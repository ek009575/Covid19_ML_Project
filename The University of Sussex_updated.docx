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7E5125" w14:textId="77777777" w:rsidR="00D900E6" w:rsidRPr="00D900E6" w:rsidRDefault="00D900E6" w:rsidP="00D900E6">
      <w:pPr>
        <w:jc w:val="center"/>
        <w:rPr>
          <w:rFonts w:ascii="Aharoni" w:hAnsi="Aharoni" w:cs="Aharoni"/>
          <w:sz w:val="36"/>
          <w:szCs w:val="36"/>
        </w:rPr>
      </w:pPr>
      <w:r w:rsidRPr="00D900E6">
        <w:rPr>
          <w:rFonts w:ascii="Aharoni" w:hAnsi="Aharoni" w:cs="Aharoni" w:hint="cs"/>
          <w:sz w:val="36"/>
          <w:szCs w:val="36"/>
        </w:rPr>
        <w:t>The University of Sussex</w:t>
      </w:r>
      <w:r w:rsidRPr="00D900E6">
        <w:rPr>
          <w:rFonts w:ascii="Aharoni" w:hAnsi="Aharoni" w:cs="Aharoni" w:hint="cs"/>
          <w:sz w:val="36"/>
          <w:szCs w:val="36"/>
        </w:rPr>
        <w:br/>
        <w:t xml:space="preserve">       School of Engineering &amp; Information</w:t>
      </w:r>
    </w:p>
    <w:p w14:paraId="39D6445B" w14:textId="6D873424" w:rsidR="00D900E6" w:rsidRPr="00D900E6" w:rsidRDefault="00D900E6" w:rsidP="00D900E6">
      <w:pPr>
        <w:jc w:val="center"/>
        <w:rPr>
          <w:rFonts w:ascii="Aharoni" w:hAnsi="Aharoni" w:cs="Aharoni"/>
          <w:sz w:val="36"/>
          <w:szCs w:val="36"/>
          <w:u w:val="single"/>
          <w:lang w:val="tr-TR"/>
        </w:rPr>
      </w:pPr>
      <w:r w:rsidRPr="00D900E6">
        <w:rPr>
          <w:rFonts w:ascii="Aharoni" w:hAnsi="Aharoni" w:cs="Aharoni" w:hint="cs"/>
          <w:sz w:val="36"/>
          <w:szCs w:val="36"/>
          <w:u w:val="single"/>
        </w:rPr>
        <w:t xml:space="preserve"> </w:t>
      </w:r>
      <w:r w:rsidR="00160F12" w:rsidRPr="00D900E6">
        <w:rPr>
          <w:rFonts w:ascii="Aharoni" w:hAnsi="Aharoni" w:cs="Aharoni"/>
          <w:sz w:val="36"/>
          <w:szCs w:val="36"/>
          <w:u w:val="single"/>
        </w:rPr>
        <w:t>Master’s</w:t>
      </w:r>
      <w:r w:rsidRPr="00D900E6">
        <w:rPr>
          <w:rFonts w:ascii="Aharoni" w:hAnsi="Aharoni" w:cs="Aharoni" w:hint="cs"/>
          <w:sz w:val="36"/>
          <w:szCs w:val="36"/>
          <w:u w:val="single"/>
        </w:rPr>
        <w:t xml:space="preserve"> Dissertation</w:t>
      </w:r>
    </w:p>
    <w:p w14:paraId="3929C7C5" w14:textId="77777777" w:rsidR="00D900E6" w:rsidRDefault="00D900E6">
      <w:pPr>
        <w:rPr>
          <w:sz w:val="32"/>
          <w:szCs w:val="32"/>
          <w:lang w:val="tr-TR"/>
        </w:rPr>
      </w:pPr>
    </w:p>
    <w:p w14:paraId="30B24609" w14:textId="77777777" w:rsidR="00271B48" w:rsidRDefault="00271B48" w:rsidP="00271B48">
      <w:pPr>
        <w:jc w:val="center"/>
        <w:rPr>
          <w:rFonts w:ascii="Calibri" w:hAnsi="Calibri" w:cs="Calibri"/>
          <w:b/>
          <w:bCs/>
          <w:sz w:val="32"/>
          <w:szCs w:val="32"/>
        </w:rPr>
      </w:pPr>
      <w:r w:rsidRPr="00271B48">
        <w:rPr>
          <w:rFonts w:ascii="Calibri" w:hAnsi="Calibri" w:cs="Calibri"/>
          <w:b/>
          <w:bCs/>
          <w:sz w:val="32"/>
          <w:szCs w:val="32"/>
        </w:rPr>
        <w:t>Prophet modelling of Covid-19 cases in the United Kingdom</w:t>
      </w:r>
    </w:p>
    <w:p w14:paraId="5D623B6E" w14:textId="31C3697A" w:rsidR="00D900E6" w:rsidRDefault="00D900E6" w:rsidP="00271B48">
      <w:pPr>
        <w:jc w:val="center"/>
        <w:rPr>
          <w:rFonts w:ascii="Calibri" w:hAnsi="Calibri" w:cs="Calibri"/>
          <w:b/>
          <w:bCs/>
          <w:sz w:val="32"/>
          <w:szCs w:val="32"/>
          <w:lang w:val="tr-TR"/>
        </w:rPr>
      </w:pPr>
      <w:r>
        <w:rPr>
          <w:rFonts w:ascii="Calibri" w:hAnsi="Calibri" w:cs="Calibri"/>
          <w:b/>
          <w:bCs/>
          <w:sz w:val="32"/>
          <w:szCs w:val="32"/>
          <w:lang w:val="tr-TR"/>
        </w:rPr>
        <w:t>Candidate Number:276270</w:t>
      </w:r>
    </w:p>
    <w:p w14:paraId="79E9E0BB" w14:textId="38299106" w:rsidR="00D900E6" w:rsidRDefault="00D900E6" w:rsidP="008736DA">
      <w:pPr>
        <w:jc w:val="center"/>
        <w:rPr>
          <w:rFonts w:ascii="Calibri" w:hAnsi="Calibri" w:cs="Calibri"/>
          <w:b/>
          <w:bCs/>
          <w:sz w:val="32"/>
          <w:szCs w:val="32"/>
          <w:lang w:val="tr-TR"/>
        </w:rPr>
      </w:pPr>
      <w:r w:rsidRPr="162924B0">
        <w:rPr>
          <w:rFonts w:ascii="Calibri" w:hAnsi="Calibri" w:cs="Calibri"/>
          <w:b/>
          <w:bCs/>
          <w:sz w:val="32"/>
          <w:szCs w:val="32"/>
          <w:lang w:val="tr-TR"/>
        </w:rPr>
        <w:t>Supervisor:</w:t>
      </w:r>
      <w:ins w:id="0" w:author="Maxine Sherman" w:date="2024-08-15T09:15:00Z">
        <w:r w:rsidR="6454E01F" w:rsidRPr="162924B0">
          <w:rPr>
            <w:rFonts w:ascii="Calibri" w:hAnsi="Calibri" w:cs="Calibri"/>
            <w:b/>
            <w:bCs/>
            <w:sz w:val="32"/>
            <w:szCs w:val="32"/>
            <w:lang w:val="tr-TR"/>
          </w:rPr>
          <w:t xml:space="preserve"> </w:t>
        </w:r>
      </w:ins>
      <w:r w:rsidRPr="162924B0">
        <w:rPr>
          <w:rFonts w:ascii="Calibri" w:hAnsi="Calibri" w:cs="Calibri"/>
          <w:b/>
          <w:bCs/>
          <w:sz w:val="32"/>
          <w:szCs w:val="32"/>
          <w:lang w:val="tr-TR"/>
        </w:rPr>
        <w:t>Maxine Sherman</w:t>
      </w:r>
    </w:p>
    <w:p w14:paraId="10D745D8" w14:textId="327A2F2C" w:rsidR="00D900E6" w:rsidRDefault="00955EE0" w:rsidP="00D900E6">
      <w:pPr>
        <w:jc w:val="center"/>
        <w:rPr>
          <w:rFonts w:ascii="Calibri" w:hAnsi="Calibri" w:cs="Calibri"/>
          <w:b/>
          <w:bCs/>
          <w:sz w:val="32"/>
          <w:szCs w:val="32"/>
          <w:lang w:val="tr-TR"/>
        </w:rPr>
      </w:pPr>
      <w:r>
        <w:rPr>
          <w:rFonts w:ascii="Calibri" w:hAnsi="Calibri" w:cs="Calibri"/>
          <w:b/>
          <w:bCs/>
          <w:sz w:val="32"/>
          <w:szCs w:val="32"/>
          <w:lang w:val="tr-TR"/>
        </w:rPr>
        <w:t>Word Count:</w:t>
      </w:r>
      <w:r w:rsidR="00727BBD">
        <w:rPr>
          <w:rFonts w:ascii="Calibri" w:hAnsi="Calibri" w:cs="Calibri"/>
          <w:b/>
          <w:bCs/>
          <w:sz w:val="32"/>
          <w:szCs w:val="32"/>
          <w:lang w:val="tr-TR"/>
        </w:rPr>
        <w:t xml:space="preserve"> 9676</w:t>
      </w:r>
    </w:p>
    <w:p w14:paraId="50C9A485" w14:textId="07712AD5" w:rsidR="00D900E6" w:rsidRDefault="008736DA" w:rsidP="00D900E6">
      <w:pPr>
        <w:jc w:val="center"/>
        <w:rPr>
          <w:rFonts w:ascii="Calibri" w:hAnsi="Calibri" w:cs="Calibri"/>
          <w:b/>
          <w:bCs/>
          <w:sz w:val="32"/>
          <w:szCs w:val="32"/>
          <w:lang w:val="tr-TR"/>
        </w:rPr>
      </w:pPr>
      <w:r w:rsidRPr="008736DA">
        <w:rPr>
          <w:rFonts w:ascii="Calibri" w:hAnsi="Calibri" w:cs="Calibri"/>
          <w:b/>
          <w:bCs/>
          <w:noProof/>
          <w:sz w:val="32"/>
          <w:szCs w:val="32"/>
          <w:lang w:val="tr-TR"/>
        </w:rPr>
        <w:drawing>
          <wp:inline distT="0" distB="0" distL="0" distR="0" wp14:anchorId="1B84DB3D" wp14:editId="6C194BE4">
            <wp:extent cx="3543300" cy="3279888"/>
            <wp:effectExtent l="0" t="0" r="0" b="0"/>
            <wp:docPr id="1989776118"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76118" name="Picture 1" descr="A close-up of a logo&#10;&#10;Description automatically generated"/>
                    <pic:cNvPicPr/>
                  </pic:nvPicPr>
                  <pic:blipFill>
                    <a:blip r:embed="rId8"/>
                    <a:stretch>
                      <a:fillRect/>
                    </a:stretch>
                  </pic:blipFill>
                  <pic:spPr>
                    <a:xfrm>
                      <a:off x="0" y="0"/>
                      <a:ext cx="3548024" cy="3284261"/>
                    </a:xfrm>
                    <a:prstGeom prst="rect">
                      <a:avLst/>
                    </a:prstGeom>
                  </pic:spPr>
                </pic:pic>
              </a:graphicData>
            </a:graphic>
          </wp:inline>
        </w:drawing>
      </w:r>
    </w:p>
    <w:p w14:paraId="795DBCF9" w14:textId="6EECDDF1" w:rsidR="00D900E6" w:rsidRDefault="008736DA" w:rsidP="008736DA">
      <w:pPr>
        <w:rPr>
          <w:rFonts w:ascii="Calibri" w:hAnsi="Calibri" w:cs="Calibri"/>
          <w:b/>
          <w:bCs/>
          <w:sz w:val="32"/>
          <w:szCs w:val="32"/>
          <w:lang w:val="tr-TR"/>
        </w:rPr>
      </w:pPr>
      <w:r>
        <w:rPr>
          <w:rFonts w:ascii="Calibri" w:hAnsi="Calibri" w:cs="Calibri"/>
          <w:b/>
          <w:bCs/>
          <w:sz w:val="32"/>
          <w:szCs w:val="32"/>
          <w:lang w:val="tr-TR"/>
        </w:rPr>
        <w:t xml:space="preserve">                                         </w:t>
      </w:r>
      <w:r w:rsidR="00D900E6">
        <w:rPr>
          <w:rFonts w:ascii="Calibri" w:hAnsi="Calibri" w:cs="Calibri"/>
          <w:b/>
          <w:bCs/>
          <w:sz w:val="32"/>
          <w:szCs w:val="32"/>
          <w:lang w:val="tr-TR"/>
        </w:rPr>
        <w:t>Computer Science MSc</w:t>
      </w:r>
    </w:p>
    <w:p w14:paraId="1C34AD2E" w14:textId="6A535E23" w:rsidR="00D900E6" w:rsidRDefault="00D900E6" w:rsidP="00D900E6">
      <w:pPr>
        <w:jc w:val="center"/>
        <w:rPr>
          <w:rFonts w:ascii="Calibri" w:hAnsi="Calibri" w:cs="Calibri"/>
          <w:b/>
          <w:bCs/>
          <w:sz w:val="32"/>
          <w:szCs w:val="32"/>
          <w:lang w:val="tr-TR"/>
        </w:rPr>
      </w:pPr>
      <w:r>
        <w:rPr>
          <w:rFonts w:ascii="Calibri" w:hAnsi="Calibri" w:cs="Calibri"/>
          <w:b/>
          <w:bCs/>
          <w:sz w:val="32"/>
          <w:szCs w:val="32"/>
          <w:lang w:val="tr-TR"/>
        </w:rPr>
        <w:t>Informatics Department</w:t>
      </w:r>
    </w:p>
    <w:p w14:paraId="4BE2EAF4" w14:textId="77777777" w:rsidR="00D900E6" w:rsidRDefault="00D900E6" w:rsidP="00D900E6">
      <w:pPr>
        <w:jc w:val="center"/>
        <w:rPr>
          <w:rFonts w:ascii="Calibri" w:hAnsi="Calibri" w:cs="Calibri"/>
          <w:b/>
          <w:bCs/>
          <w:sz w:val="32"/>
          <w:szCs w:val="32"/>
          <w:lang w:val="tr-TR"/>
        </w:rPr>
      </w:pPr>
    </w:p>
    <w:p w14:paraId="046F9436" w14:textId="77777777" w:rsidR="00D900E6" w:rsidRDefault="00D900E6" w:rsidP="00D900E6">
      <w:pPr>
        <w:jc w:val="center"/>
        <w:rPr>
          <w:rFonts w:ascii="Calibri" w:hAnsi="Calibri" w:cs="Calibri"/>
          <w:b/>
          <w:bCs/>
          <w:sz w:val="32"/>
          <w:szCs w:val="32"/>
          <w:lang w:val="tr-TR"/>
        </w:rPr>
      </w:pPr>
    </w:p>
    <w:p w14:paraId="50E42EC7" w14:textId="77777777" w:rsidR="00D900E6" w:rsidRDefault="00D900E6" w:rsidP="00D900E6">
      <w:pPr>
        <w:jc w:val="center"/>
        <w:rPr>
          <w:rFonts w:ascii="Calibri" w:hAnsi="Calibri" w:cs="Calibri"/>
          <w:b/>
          <w:bCs/>
          <w:sz w:val="32"/>
          <w:szCs w:val="32"/>
          <w:lang w:val="tr-TR"/>
        </w:rPr>
      </w:pPr>
    </w:p>
    <w:p w14:paraId="195B2DFC" w14:textId="77777777" w:rsidR="00D900E6" w:rsidRDefault="00D900E6" w:rsidP="00D900E6">
      <w:pPr>
        <w:jc w:val="center"/>
        <w:rPr>
          <w:rFonts w:ascii="Calibri" w:hAnsi="Calibri" w:cs="Calibri"/>
          <w:b/>
          <w:bCs/>
          <w:sz w:val="32"/>
          <w:szCs w:val="32"/>
          <w:lang w:val="tr-TR"/>
        </w:rPr>
      </w:pPr>
    </w:p>
    <w:p w14:paraId="78E305DF" w14:textId="77777777" w:rsidR="007F0283" w:rsidRPr="008736DA" w:rsidRDefault="007F0283" w:rsidP="00D900E6">
      <w:pPr>
        <w:rPr>
          <w:rFonts w:ascii="Calibri" w:hAnsi="Calibri" w:cs="Calibri"/>
          <w:b/>
          <w:bCs/>
          <w:sz w:val="28"/>
          <w:szCs w:val="28"/>
        </w:rPr>
      </w:pPr>
    </w:p>
    <w:p w14:paraId="08A0DF18" w14:textId="45ADAAB3" w:rsidR="00D900E6" w:rsidRPr="0049165B" w:rsidRDefault="00342E04" w:rsidP="00D900E6">
      <w:pPr>
        <w:rPr>
          <w:rFonts w:ascii="Calibri" w:hAnsi="Calibri" w:cs="Calibri"/>
        </w:rPr>
      </w:pPr>
      <w:r>
        <w:rPr>
          <w:rFonts w:ascii="Calibri" w:hAnsi="Calibri" w:cs="Calibri"/>
          <w:b/>
          <w:bCs/>
          <w:sz w:val="28"/>
          <w:szCs w:val="28"/>
        </w:rPr>
        <w:t>The</w:t>
      </w:r>
      <w:r w:rsidR="00D900E6" w:rsidRPr="008736DA">
        <w:rPr>
          <w:rFonts w:ascii="Calibri" w:hAnsi="Calibri" w:cs="Calibri"/>
          <w:b/>
          <w:bCs/>
          <w:sz w:val="28"/>
          <w:szCs w:val="28"/>
        </w:rPr>
        <w:t xml:space="preserve"> Proclamation</w:t>
      </w:r>
      <w:r w:rsidR="00D900E6" w:rsidRPr="008736DA">
        <w:rPr>
          <w:rFonts w:ascii="Calibri" w:hAnsi="Calibri" w:cs="Calibri"/>
          <w:sz w:val="22"/>
          <w:szCs w:val="22"/>
        </w:rPr>
        <w:t xml:space="preserve"> </w:t>
      </w:r>
      <w:r w:rsidR="00D900E6" w:rsidRPr="008736DA">
        <w:rPr>
          <w:rFonts w:ascii="Calibri" w:hAnsi="Calibri" w:cs="Calibri"/>
          <w:sz w:val="22"/>
          <w:szCs w:val="22"/>
        </w:rPr>
        <w:br/>
      </w:r>
      <w:r w:rsidR="00D900E6" w:rsidRPr="0049165B">
        <w:rPr>
          <w:rFonts w:ascii="Calibri" w:hAnsi="Calibri" w:cs="Calibri"/>
        </w:rPr>
        <w:t>I confirm the reliability of the data on this cover sheet.</w:t>
      </w:r>
      <w:r w:rsidR="00D900E6" w:rsidRPr="0049165B">
        <w:rPr>
          <w:rFonts w:ascii="Calibri" w:hAnsi="Calibri" w:cs="Calibri"/>
        </w:rPr>
        <w:br/>
        <w:t xml:space="preserve">I confirm that the ideas presented in this dissertation are original to me and that my work </w:t>
      </w:r>
      <w:r w:rsidR="00D900E6" w:rsidRPr="0049165B">
        <w:rPr>
          <w:rFonts w:ascii="Calibri" w:hAnsi="Calibri" w:cs="Calibri"/>
        </w:rPr>
        <w:br/>
      </w:r>
      <w:r w:rsidR="00D900E6" w:rsidRPr="0049165B">
        <w:rPr>
          <w:rFonts w:ascii="Calibri" w:hAnsi="Calibri" w:cs="Calibri"/>
        </w:rPr>
        <w:br/>
      </w:r>
      <w:r w:rsidR="001950E8" w:rsidRPr="0049165B">
        <w:rPr>
          <w:rFonts w:ascii="Calibri" w:hAnsi="Calibri" w:cs="Calibri"/>
        </w:rPr>
        <w:t>does not</w:t>
      </w:r>
      <w:r w:rsidR="00D900E6" w:rsidRPr="0049165B">
        <w:rPr>
          <w:rFonts w:ascii="Calibri" w:hAnsi="Calibri" w:cs="Calibri"/>
        </w:rPr>
        <w:t xml:space="preserve"> include any instances of misconduct, such as plagiarism, collusion, or result fabrication.</w:t>
      </w:r>
    </w:p>
    <w:p w14:paraId="2B8D5E2A" w14:textId="410199AC" w:rsidR="00D900E6" w:rsidRPr="0049165B" w:rsidRDefault="00D900E6" w:rsidP="00D900E6">
      <w:pPr>
        <w:rPr>
          <w:rFonts w:ascii="Calibri" w:hAnsi="Calibri" w:cs="Calibri"/>
        </w:rPr>
      </w:pPr>
      <w:r w:rsidRPr="0049165B">
        <w:rPr>
          <w:rFonts w:ascii="Calibri" w:hAnsi="Calibri" w:cs="Calibri"/>
        </w:rPr>
        <w:t xml:space="preserve">                                                       </w:t>
      </w:r>
      <w:r w:rsidR="006A071A" w:rsidRPr="0049165B">
        <w:rPr>
          <w:rFonts w:ascii="Calibri" w:hAnsi="Calibri" w:cs="Calibri"/>
        </w:rPr>
        <w:t>Enes Karaduman</w:t>
      </w:r>
      <w:r w:rsidRPr="0049165B">
        <w:rPr>
          <w:rFonts w:ascii="Calibri" w:hAnsi="Calibri" w:cs="Calibri"/>
        </w:rPr>
        <w:br/>
        <w:t>Candidate’s signature .........................................................................</w:t>
      </w:r>
    </w:p>
    <w:p w14:paraId="16400461" w14:textId="02ED72A7" w:rsidR="00D900E6" w:rsidRDefault="00F57FEE" w:rsidP="00D900E6">
      <w:pPr>
        <w:rPr>
          <w:rFonts w:ascii="Calibri" w:hAnsi="Calibri" w:cs="Calibri"/>
        </w:rPr>
      </w:pPr>
      <w:r>
        <w:rPr>
          <w:rFonts w:ascii="Calibri" w:hAnsi="Calibri" w:cs="Calibri"/>
          <w:noProof/>
        </w:rPr>
        <mc:AlternateContent>
          <mc:Choice Requires="wpi">
            <w:drawing>
              <wp:anchor distT="0" distB="0" distL="114300" distR="114300" simplePos="0" relativeHeight="251659264" behindDoc="0" locked="0" layoutInCell="1" allowOverlap="1" wp14:anchorId="6A541E39" wp14:editId="0B7F3A31">
                <wp:simplePos x="0" y="0"/>
                <wp:positionH relativeFrom="column">
                  <wp:posOffset>1546965</wp:posOffset>
                </wp:positionH>
                <wp:positionV relativeFrom="paragraph">
                  <wp:posOffset>-306325</wp:posOffset>
                </wp:positionV>
                <wp:extent cx="1693800" cy="727200"/>
                <wp:effectExtent l="38100" t="38100" r="1905" b="34925"/>
                <wp:wrapNone/>
                <wp:docPr id="923713597" name="Ink 3"/>
                <wp:cNvGraphicFramePr/>
                <a:graphic xmlns:a="http://schemas.openxmlformats.org/drawingml/2006/main">
                  <a:graphicData uri="http://schemas.microsoft.com/office/word/2010/wordprocessingInk">
                    <w14:contentPart bwMode="auto" r:id="rId9">
                      <w14:nvContentPartPr>
                        <w14:cNvContentPartPr/>
                      </w14:nvContentPartPr>
                      <w14:xfrm>
                        <a:off x="0" y="0"/>
                        <a:ext cx="1693800" cy="727200"/>
                      </w14:xfrm>
                    </w14:contentPart>
                  </a:graphicData>
                </a:graphic>
              </wp:anchor>
            </w:drawing>
          </mc:Choice>
          <mc:Fallback>
            <w:pict>
              <v:shapetype w14:anchorId="1DAF852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121.3pt;margin-top:-24.6pt;width:134.35pt;height:58.2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&#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">
                <v:imagedata r:id="rId10" o:title=""/>
              </v:shape>
            </w:pict>
          </mc:Fallback>
        </mc:AlternateContent>
      </w:r>
    </w:p>
    <w:p w14:paraId="359994C0" w14:textId="77777777" w:rsidR="00D900E6" w:rsidRDefault="00D900E6" w:rsidP="00D900E6">
      <w:pPr>
        <w:rPr>
          <w:rFonts w:ascii="Calibri" w:hAnsi="Calibri" w:cs="Calibri"/>
        </w:rPr>
      </w:pPr>
    </w:p>
    <w:p w14:paraId="07A4ACD6" w14:textId="77777777" w:rsidR="00D900E6" w:rsidRDefault="00D900E6" w:rsidP="00D900E6">
      <w:pPr>
        <w:rPr>
          <w:rFonts w:ascii="Calibri" w:hAnsi="Calibri" w:cs="Calibri"/>
        </w:rPr>
      </w:pPr>
    </w:p>
    <w:p w14:paraId="08AC9E33" w14:textId="77777777" w:rsidR="00D900E6" w:rsidRDefault="00D900E6" w:rsidP="00D900E6">
      <w:pPr>
        <w:rPr>
          <w:rFonts w:ascii="Calibri" w:hAnsi="Calibri" w:cs="Calibri"/>
        </w:rPr>
      </w:pPr>
    </w:p>
    <w:p w14:paraId="16EBB258" w14:textId="77777777" w:rsidR="00D900E6" w:rsidRDefault="00D900E6" w:rsidP="00D900E6">
      <w:pPr>
        <w:rPr>
          <w:rFonts w:ascii="Calibri" w:hAnsi="Calibri" w:cs="Calibri"/>
        </w:rPr>
      </w:pPr>
    </w:p>
    <w:p w14:paraId="19D889CA" w14:textId="77777777" w:rsidR="00D900E6" w:rsidRDefault="00D900E6" w:rsidP="00D900E6">
      <w:pPr>
        <w:rPr>
          <w:rFonts w:ascii="Calibri" w:hAnsi="Calibri" w:cs="Calibri"/>
        </w:rPr>
      </w:pPr>
    </w:p>
    <w:p w14:paraId="3A076F7E" w14:textId="77777777" w:rsidR="00D900E6" w:rsidRDefault="00D900E6" w:rsidP="00D900E6">
      <w:pPr>
        <w:rPr>
          <w:rFonts w:ascii="Calibri" w:hAnsi="Calibri" w:cs="Calibri"/>
        </w:rPr>
      </w:pPr>
    </w:p>
    <w:p w14:paraId="05D255C4" w14:textId="77777777" w:rsidR="00D900E6" w:rsidRDefault="00D900E6" w:rsidP="00D900E6">
      <w:pPr>
        <w:rPr>
          <w:rFonts w:ascii="Calibri" w:hAnsi="Calibri" w:cs="Calibri"/>
        </w:rPr>
      </w:pPr>
    </w:p>
    <w:p w14:paraId="00798F6F" w14:textId="77777777" w:rsidR="00D900E6" w:rsidRDefault="00D900E6" w:rsidP="00D900E6">
      <w:pPr>
        <w:rPr>
          <w:rFonts w:ascii="Calibri" w:hAnsi="Calibri" w:cs="Calibri"/>
        </w:rPr>
      </w:pPr>
    </w:p>
    <w:p w14:paraId="20869A5A" w14:textId="77777777" w:rsidR="00D900E6" w:rsidRDefault="00D900E6" w:rsidP="00D900E6">
      <w:pPr>
        <w:rPr>
          <w:rFonts w:ascii="Calibri" w:hAnsi="Calibri" w:cs="Calibri"/>
        </w:rPr>
      </w:pPr>
    </w:p>
    <w:p w14:paraId="29174121" w14:textId="77777777" w:rsidR="00D900E6" w:rsidRDefault="00D900E6" w:rsidP="00D900E6">
      <w:pPr>
        <w:rPr>
          <w:rFonts w:ascii="Calibri" w:hAnsi="Calibri" w:cs="Calibri"/>
        </w:rPr>
      </w:pPr>
    </w:p>
    <w:p w14:paraId="7E07EC98" w14:textId="77777777" w:rsidR="00D900E6" w:rsidRDefault="00D900E6" w:rsidP="00D900E6">
      <w:pPr>
        <w:rPr>
          <w:rFonts w:ascii="Calibri" w:hAnsi="Calibri" w:cs="Calibri"/>
        </w:rPr>
      </w:pPr>
    </w:p>
    <w:p w14:paraId="28D28FB5" w14:textId="77777777" w:rsidR="00D900E6" w:rsidRDefault="00D900E6" w:rsidP="00D900E6">
      <w:pPr>
        <w:rPr>
          <w:rFonts w:ascii="Calibri" w:hAnsi="Calibri" w:cs="Calibri"/>
        </w:rPr>
      </w:pPr>
    </w:p>
    <w:p w14:paraId="1576A395" w14:textId="77777777" w:rsidR="00D900E6" w:rsidRDefault="00D900E6" w:rsidP="00D900E6">
      <w:pPr>
        <w:rPr>
          <w:rFonts w:ascii="Calibri" w:hAnsi="Calibri" w:cs="Calibri"/>
        </w:rPr>
      </w:pPr>
    </w:p>
    <w:p w14:paraId="360E815F" w14:textId="77777777" w:rsidR="00D900E6" w:rsidRDefault="00D900E6" w:rsidP="00D900E6">
      <w:pPr>
        <w:rPr>
          <w:rFonts w:ascii="Calibri" w:hAnsi="Calibri" w:cs="Calibri"/>
        </w:rPr>
      </w:pPr>
    </w:p>
    <w:p w14:paraId="5D85447F" w14:textId="77777777" w:rsidR="00D900E6" w:rsidRDefault="00D900E6" w:rsidP="00D900E6">
      <w:pPr>
        <w:rPr>
          <w:rFonts w:ascii="Calibri" w:hAnsi="Calibri" w:cs="Calibri"/>
        </w:rPr>
      </w:pPr>
    </w:p>
    <w:p w14:paraId="4136A4A2" w14:textId="77777777" w:rsidR="00D900E6" w:rsidRDefault="00D900E6" w:rsidP="00D900E6">
      <w:pPr>
        <w:rPr>
          <w:rFonts w:ascii="Calibri" w:hAnsi="Calibri" w:cs="Calibri"/>
        </w:rPr>
      </w:pPr>
    </w:p>
    <w:p w14:paraId="6383C345" w14:textId="77777777" w:rsidR="00D900E6" w:rsidRDefault="00D900E6" w:rsidP="00D900E6">
      <w:pPr>
        <w:rPr>
          <w:rFonts w:ascii="Calibri" w:hAnsi="Calibri" w:cs="Calibri"/>
        </w:rPr>
      </w:pPr>
    </w:p>
    <w:p w14:paraId="4CDBE1C9" w14:textId="77777777" w:rsidR="00D900E6" w:rsidRDefault="00D900E6" w:rsidP="00D900E6">
      <w:pPr>
        <w:rPr>
          <w:rFonts w:ascii="Calibri" w:hAnsi="Calibri" w:cs="Calibri"/>
        </w:rPr>
      </w:pPr>
    </w:p>
    <w:p w14:paraId="67ED23FF" w14:textId="77777777" w:rsidR="00D900E6" w:rsidRDefault="00D900E6" w:rsidP="00D900E6">
      <w:pPr>
        <w:rPr>
          <w:rFonts w:ascii="Calibri" w:hAnsi="Calibri" w:cs="Calibri"/>
        </w:rPr>
      </w:pPr>
    </w:p>
    <w:p w14:paraId="5D01A33D" w14:textId="77777777" w:rsidR="00D900E6" w:rsidRDefault="00D900E6" w:rsidP="00D900E6">
      <w:pPr>
        <w:rPr>
          <w:rFonts w:ascii="Calibri" w:hAnsi="Calibri" w:cs="Calibri"/>
        </w:rPr>
      </w:pPr>
    </w:p>
    <w:p w14:paraId="0E1635E9" w14:textId="77777777" w:rsidR="00D900E6" w:rsidRDefault="00D900E6" w:rsidP="00D900E6">
      <w:pPr>
        <w:rPr>
          <w:rFonts w:ascii="Calibri" w:hAnsi="Calibri" w:cs="Calibri"/>
        </w:rPr>
      </w:pPr>
    </w:p>
    <w:p w14:paraId="33A13655" w14:textId="77777777" w:rsidR="00FA44DF" w:rsidRDefault="00FA44DF" w:rsidP="00D900E6">
      <w:pPr>
        <w:rPr>
          <w:rFonts w:ascii="Calibri" w:hAnsi="Calibri" w:cs="Calibri"/>
          <w:b/>
          <w:bCs/>
          <w:sz w:val="28"/>
          <w:szCs w:val="28"/>
        </w:rPr>
      </w:pPr>
    </w:p>
    <w:p w14:paraId="14C80F72" w14:textId="77777777" w:rsidR="00FA44DF" w:rsidRDefault="00FA44DF" w:rsidP="00D900E6">
      <w:pPr>
        <w:rPr>
          <w:rFonts w:ascii="Calibri" w:hAnsi="Calibri" w:cs="Calibri"/>
          <w:b/>
          <w:bCs/>
          <w:sz w:val="28"/>
          <w:szCs w:val="28"/>
        </w:rPr>
      </w:pPr>
    </w:p>
    <w:p w14:paraId="17B1B62A" w14:textId="77777777" w:rsidR="00FA44DF" w:rsidRDefault="00FA44DF" w:rsidP="00D900E6">
      <w:pPr>
        <w:rPr>
          <w:rFonts w:ascii="Calibri" w:hAnsi="Calibri" w:cs="Calibri"/>
          <w:b/>
          <w:bCs/>
          <w:sz w:val="28"/>
          <w:szCs w:val="28"/>
        </w:rPr>
      </w:pPr>
    </w:p>
    <w:p w14:paraId="5C2D3882" w14:textId="77777777" w:rsidR="00FA44DF" w:rsidRDefault="00FA44DF" w:rsidP="00D900E6">
      <w:pPr>
        <w:rPr>
          <w:rFonts w:ascii="Calibri" w:hAnsi="Calibri" w:cs="Calibri"/>
          <w:b/>
          <w:bCs/>
          <w:sz w:val="28"/>
          <w:szCs w:val="28"/>
        </w:rPr>
      </w:pPr>
    </w:p>
    <w:p w14:paraId="4F10F6A5" w14:textId="77777777" w:rsidR="00FA44DF" w:rsidRDefault="00FA44DF" w:rsidP="00D900E6">
      <w:pPr>
        <w:rPr>
          <w:rFonts w:ascii="Calibri" w:hAnsi="Calibri" w:cs="Calibri"/>
          <w:b/>
          <w:bCs/>
          <w:sz w:val="28"/>
          <w:szCs w:val="28"/>
        </w:rPr>
      </w:pPr>
    </w:p>
    <w:p w14:paraId="30F3E76C" w14:textId="77777777" w:rsidR="00FA44DF" w:rsidRDefault="00FA44DF" w:rsidP="00D900E6">
      <w:pPr>
        <w:rPr>
          <w:rFonts w:ascii="Calibri" w:hAnsi="Calibri" w:cs="Calibri"/>
          <w:b/>
          <w:bCs/>
          <w:sz w:val="28"/>
          <w:szCs w:val="28"/>
        </w:rPr>
      </w:pPr>
    </w:p>
    <w:p w14:paraId="1CB2BD73" w14:textId="77777777" w:rsidR="00FA44DF" w:rsidRDefault="00FA44DF" w:rsidP="00D900E6">
      <w:pPr>
        <w:rPr>
          <w:rFonts w:ascii="Calibri" w:hAnsi="Calibri" w:cs="Calibri"/>
          <w:b/>
          <w:bCs/>
          <w:sz w:val="28"/>
          <w:szCs w:val="28"/>
        </w:rPr>
      </w:pPr>
    </w:p>
    <w:p w14:paraId="07DFC754" w14:textId="1801EB76" w:rsidR="00001B24" w:rsidRPr="00FA44DF" w:rsidRDefault="00001B24" w:rsidP="00D900E6">
      <w:pPr>
        <w:rPr>
          <w:rFonts w:ascii="Calibri" w:hAnsi="Calibri" w:cs="Calibri"/>
          <w:b/>
          <w:bCs/>
          <w:sz w:val="44"/>
          <w:szCs w:val="44"/>
        </w:rPr>
      </w:pPr>
      <w:r w:rsidRPr="00FA44DF">
        <w:rPr>
          <w:rFonts w:ascii="Calibri" w:hAnsi="Calibri" w:cs="Calibri"/>
          <w:b/>
          <w:bCs/>
          <w:sz w:val="44"/>
          <w:szCs w:val="44"/>
        </w:rPr>
        <w:t>Acknowledgments</w:t>
      </w:r>
    </w:p>
    <w:p w14:paraId="18B1DED2" w14:textId="77777777" w:rsidR="00FA44DF" w:rsidRPr="00FA44DF" w:rsidRDefault="00FA44DF" w:rsidP="00FA44DF">
      <w:pPr>
        <w:rPr>
          <w:rFonts w:ascii="Calibri" w:hAnsi="Calibri" w:cs="Calibri"/>
          <w:sz w:val="28"/>
          <w:szCs w:val="28"/>
        </w:rPr>
      </w:pPr>
      <w:r w:rsidRPr="00FA44DF">
        <w:rPr>
          <w:rFonts w:ascii="Calibri" w:hAnsi="Calibri" w:cs="Calibri"/>
          <w:sz w:val="28"/>
          <w:szCs w:val="28"/>
        </w:rPr>
        <w:t>I want to sincerely thank my supervisor, Maxine Sherman, for her support and guidance throughout this project. Her advice and encouragement have been incredibly helpful. I'm very grateful for her time and dedication.</w:t>
      </w:r>
    </w:p>
    <w:p w14:paraId="4A56260B" w14:textId="77777777" w:rsidR="00FA44DF" w:rsidRDefault="00FA44DF" w:rsidP="00D900E6">
      <w:pPr>
        <w:rPr>
          <w:rFonts w:ascii="Calibri" w:hAnsi="Calibri" w:cs="Calibri"/>
          <w:b/>
          <w:bCs/>
        </w:rPr>
      </w:pPr>
    </w:p>
    <w:p w14:paraId="0A21F77E" w14:textId="77777777" w:rsidR="00FA44DF" w:rsidRDefault="00FA44DF" w:rsidP="00D900E6">
      <w:pPr>
        <w:rPr>
          <w:rFonts w:ascii="Calibri" w:hAnsi="Calibri" w:cs="Calibri"/>
          <w:b/>
          <w:bCs/>
        </w:rPr>
      </w:pPr>
    </w:p>
    <w:p w14:paraId="797978FA" w14:textId="77777777" w:rsidR="00FA44DF" w:rsidRDefault="00FA44DF" w:rsidP="00D900E6">
      <w:pPr>
        <w:rPr>
          <w:rFonts w:ascii="Calibri" w:hAnsi="Calibri" w:cs="Calibri"/>
          <w:b/>
          <w:bCs/>
        </w:rPr>
      </w:pPr>
    </w:p>
    <w:p w14:paraId="0CE22EF0" w14:textId="77777777" w:rsidR="00FA44DF" w:rsidRDefault="00FA44DF" w:rsidP="00D900E6">
      <w:pPr>
        <w:rPr>
          <w:rFonts w:ascii="Calibri" w:hAnsi="Calibri" w:cs="Calibri"/>
          <w:b/>
          <w:bCs/>
        </w:rPr>
      </w:pPr>
    </w:p>
    <w:p w14:paraId="205FCE26" w14:textId="77777777" w:rsidR="00FA44DF" w:rsidRDefault="00FA44DF" w:rsidP="00D900E6">
      <w:pPr>
        <w:rPr>
          <w:rFonts w:ascii="Calibri" w:hAnsi="Calibri" w:cs="Calibri"/>
          <w:b/>
          <w:bCs/>
        </w:rPr>
      </w:pPr>
    </w:p>
    <w:p w14:paraId="057A5AAB" w14:textId="77777777" w:rsidR="00FA44DF" w:rsidRDefault="00FA44DF" w:rsidP="00D900E6">
      <w:pPr>
        <w:rPr>
          <w:rFonts w:ascii="Calibri" w:hAnsi="Calibri" w:cs="Calibri"/>
          <w:b/>
          <w:bCs/>
        </w:rPr>
      </w:pPr>
    </w:p>
    <w:p w14:paraId="6D5DCD5A" w14:textId="77777777" w:rsidR="00FA44DF" w:rsidRDefault="00FA44DF" w:rsidP="00D900E6">
      <w:pPr>
        <w:rPr>
          <w:rFonts w:ascii="Calibri" w:hAnsi="Calibri" w:cs="Calibri"/>
          <w:b/>
          <w:bCs/>
        </w:rPr>
      </w:pPr>
    </w:p>
    <w:p w14:paraId="6F5E61F7" w14:textId="77777777" w:rsidR="00FA44DF" w:rsidRDefault="00FA44DF" w:rsidP="00D900E6">
      <w:pPr>
        <w:rPr>
          <w:rFonts w:ascii="Calibri" w:hAnsi="Calibri" w:cs="Calibri"/>
          <w:b/>
          <w:bCs/>
        </w:rPr>
      </w:pPr>
    </w:p>
    <w:p w14:paraId="626BB1D9" w14:textId="77777777" w:rsidR="00FA44DF" w:rsidRDefault="00FA44DF" w:rsidP="00D900E6">
      <w:pPr>
        <w:rPr>
          <w:rFonts w:ascii="Calibri" w:hAnsi="Calibri" w:cs="Calibri"/>
          <w:b/>
          <w:bCs/>
        </w:rPr>
      </w:pPr>
    </w:p>
    <w:p w14:paraId="1109B20B" w14:textId="77777777" w:rsidR="00FA44DF" w:rsidRDefault="00FA44DF" w:rsidP="00D900E6">
      <w:pPr>
        <w:rPr>
          <w:rFonts w:ascii="Calibri" w:hAnsi="Calibri" w:cs="Calibri"/>
          <w:b/>
          <w:bCs/>
        </w:rPr>
      </w:pPr>
    </w:p>
    <w:p w14:paraId="687AE027" w14:textId="77777777" w:rsidR="00FA44DF" w:rsidRDefault="00FA44DF" w:rsidP="00D900E6">
      <w:pPr>
        <w:rPr>
          <w:rFonts w:ascii="Calibri" w:hAnsi="Calibri" w:cs="Calibri"/>
          <w:b/>
          <w:bCs/>
        </w:rPr>
      </w:pPr>
    </w:p>
    <w:p w14:paraId="18C43564" w14:textId="77777777" w:rsidR="00FA44DF" w:rsidRDefault="00FA44DF" w:rsidP="00D900E6">
      <w:pPr>
        <w:rPr>
          <w:rFonts w:ascii="Calibri" w:hAnsi="Calibri" w:cs="Calibri"/>
          <w:b/>
          <w:bCs/>
        </w:rPr>
      </w:pPr>
    </w:p>
    <w:p w14:paraId="69853372" w14:textId="77777777" w:rsidR="00FA44DF" w:rsidRDefault="00FA44DF" w:rsidP="00D900E6">
      <w:pPr>
        <w:rPr>
          <w:rFonts w:ascii="Calibri" w:hAnsi="Calibri" w:cs="Calibri"/>
          <w:b/>
          <w:bCs/>
        </w:rPr>
      </w:pPr>
    </w:p>
    <w:p w14:paraId="2478841B" w14:textId="77777777" w:rsidR="00FA44DF" w:rsidRDefault="00FA44DF" w:rsidP="00D900E6">
      <w:pPr>
        <w:rPr>
          <w:rFonts w:ascii="Calibri" w:hAnsi="Calibri" w:cs="Calibri"/>
          <w:b/>
          <w:bCs/>
        </w:rPr>
      </w:pPr>
    </w:p>
    <w:p w14:paraId="420F46DE" w14:textId="77777777" w:rsidR="00FA44DF" w:rsidRDefault="00FA44DF" w:rsidP="00D900E6">
      <w:pPr>
        <w:rPr>
          <w:rFonts w:ascii="Calibri" w:hAnsi="Calibri" w:cs="Calibri"/>
          <w:b/>
          <w:bCs/>
        </w:rPr>
      </w:pPr>
    </w:p>
    <w:p w14:paraId="30C79601" w14:textId="77777777" w:rsidR="00AE035A" w:rsidRPr="00001B24" w:rsidRDefault="00AE035A" w:rsidP="00D900E6">
      <w:pPr>
        <w:rPr>
          <w:rFonts w:ascii="Calibri" w:hAnsi="Calibri" w:cs="Calibri"/>
          <w:b/>
          <w:bCs/>
        </w:rPr>
      </w:pPr>
    </w:p>
    <w:p w14:paraId="6AB44AAC" w14:textId="77777777" w:rsidR="00AA316E" w:rsidRDefault="00AA316E" w:rsidP="00AA316E">
      <w:pPr>
        <w:rPr>
          <w:rFonts w:ascii="Calibri" w:hAnsi="Calibri" w:cs="Calibri"/>
          <w:b/>
          <w:bCs/>
          <w:sz w:val="28"/>
          <w:szCs w:val="28"/>
        </w:rPr>
      </w:pPr>
      <w:r w:rsidRPr="00AA316E">
        <w:rPr>
          <w:rFonts w:ascii="Calibri" w:hAnsi="Calibri" w:cs="Calibri"/>
          <w:b/>
          <w:bCs/>
          <w:sz w:val="28"/>
          <w:szCs w:val="28"/>
        </w:rPr>
        <w:t>Table of Contents</w:t>
      </w:r>
    </w:p>
    <w:p w14:paraId="1FD93350" w14:textId="03F3E155" w:rsidR="00B711A9" w:rsidRPr="00365C23" w:rsidRDefault="00B711A9" w:rsidP="00AA316E">
      <w:pPr>
        <w:rPr>
          <w:rFonts w:ascii="Calibri" w:hAnsi="Calibri" w:cs="Calibri"/>
          <w:b/>
          <w:bCs/>
          <w:sz w:val="22"/>
          <w:szCs w:val="22"/>
        </w:rPr>
      </w:pPr>
      <w:r w:rsidRPr="00365C23">
        <w:rPr>
          <w:rFonts w:ascii="Calibri" w:hAnsi="Calibri" w:cs="Calibri"/>
          <w:b/>
          <w:bCs/>
          <w:sz w:val="22"/>
          <w:szCs w:val="22"/>
        </w:rPr>
        <w:t xml:space="preserve">            The proclamatio</w:t>
      </w:r>
      <w:r w:rsidR="009E1FBE" w:rsidRPr="00365C23">
        <w:rPr>
          <w:rFonts w:ascii="Calibri" w:hAnsi="Calibri" w:cs="Calibri"/>
          <w:b/>
          <w:bCs/>
          <w:sz w:val="22"/>
          <w:szCs w:val="22"/>
        </w:rPr>
        <w:t>n …………………………</w:t>
      </w:r>
      <w:r w:rsidR="00342E04" w:rsidRPr="00365C23">
        <w:rPr>
          <w:rFonts w:ascii="Calibri" w:hAnsi="Calibri" w:cs="Calibri"/>
          <w:b/>
          <w:bCs/>
          <w:sz w:val="22"/>
          <w:szCs w:val="22"/>
        </w:rPr>
        <w:t>….</w:t>
      </w:r>
      <w:r w:rsidR="00342E04">
        <w:rPr>
          <w:rFonts w:ascii="Calibri" w:hAnsi="Calibri" w:cs="Calibri"/>
          <w:b/>
          <w:bCs/>
          <w:sz w:val="22"/>
          <w:szCs w:val="22"/>
        </w:rPr>
        <w:t xml:space="preserve"> 2</w:t>
      </w:r>
    </w:p>
    <w:p w14:paraId="5F4E1458" w14:textId="407F8E82" w:rsidR="00B711A9" w:rsidRPr="00365C23" w:rsidRDefault="00B711A9" w:rsidP="00AA316E">
      <w:pPr>
        <w:rPr>
          <w:rFonts w:ascii="Calibri" w:hAnsi="Calibri" w:cs="Calibri"/>
          <w:b/>
          <w:bCs/>
          <w:sz w:val="22"/>
          <w:szCs w:val="22"/>
        </w:rPr>
      </w:pPr>
      <w:r w:rsidRPr="00365C23">
        <w:rPr>
          <w:rFonts w:ascii="Calibri" w:hAnsi="Calibri" w:cs="Calibri"/>
          <w:b/>
          <w:bCs/>
          <w:sz w:val="22"/>
          <w:szCs w:val="22"/>
        </w:rPr>
        <w:t xml:space="preserve">            Acknowledgements</w:t>
      </w:r>
      <w:r w:rsidR="009E1FBE" w:rsidRPr="00365C23">
        <w:rPr>
          <w:rFonts w:ascii="Calibri" w:hAnsi="Calibri" w:cs="Calibri"/>
          <w:b/>
          <w:bCs/>
          <w:sz w:val="22"/>
          <w:szCs w:val="22"/>
        </w:rPr>
        <w:t xml:space="preserve"> ………………………….</w:t>
      </w:r>
      <w:r w:rsidR="00342E04">
        <w:rPr>
          <w:rFonts w:ascii="Calibri" w:hAnsi="Calibri" w:cs="Calibri"/>
          <w:b/>
          <w:bCs/>
          <w:sz w:val="22"/>
          <w:szCs w:val="22"/>
        </w:rPr>
        <w:t xml:space="preserve"> 3</w:t>
      </w:r>
    </w:p>
    <w:p w14:paraId="21A1A757" w14:textId="70180608" w:rsidR="00AA316E" w:rsidRPr="00365C23" w:rsidRDefault="009E1FBE" w:rsidP="009E1FBE">
      <w:pPr>
        <w:rPr>
          <w:rFonts w:ascii="Calibri" w:hAnsi="Calibri" w:cs="Calibri"/>
          <w:b/>
          <w:bCs/>
          <w:sz w:val="22"/>
          <w:szCs w:val="22"/>
        </w:rPr>
      </w:pPr>
      <w:r w:rsidRPr="00365C23">
        <w:rPr>
          <w:rFonts w:ascii="Calibri" w:hAnsi="Calibri" w:cs="Calibri"/>
          <w:b/>
          <w:bCs/>
          <w:sz w:val="22"/>
          <w:szCs w:val="22"/>
        </w:rPr>
        <w:t xml:space="preserve">            </w:t>
      </w:r>
      <w:r w:rsidR="00AA316E" w:rsidRPr="00365C23">
        <w:rPr>
          <w:rFonts w:ascii="Calibri" w:hAnsi="Calibri" w:cs="Calibri"/>
          <w:b/>
          <w:bCs/>
          <w:sz w:val="22"/>
          <w:szCs w:val="22"/>
        </w:rPr>
        <w:t xml:space="preserve">Abstract .............................................. </w:t>
      </w:r>
      <w:r w:rsidR="00342E04">
        <w:rPr>
          <w:rFonts w:ascii="Calibri" w:hAnsi="Calibri" w:cs="Calibri"/>
          <w:b/>
          <w:bCs/>
          <w:sz w:val="22"/>
          <w:szCs w:val="22"/>
        </w:rPr>
        <w:t>5</w:t>
      </w:r>
    </w:p>
    <w:p w14:paraId="519D7BF0" w14:textId="43304B44" w:rsidR="00AA316E" w:rsidRPr="00365C23" w:rsidRDefault="00AA316E" w:rsidP="00AA316E">
      <w:pPr>
        <w:numPr>
          <w:ilvl w:val="0"/>
          <w:numId w:val="16"/>
        </w:numPr>
        <w:rPr>
          <w:rFonts w:ascii="Calibri" w:hAnsi="Calibri" w:cs="Calibri"/>
          <w:b/>
          <w:bCs/>
          <w:sz w:val="22"/>
          <w:szCs w:val="22"/>
        </w:rPr>
      </w:pPr>
      <w:r w:rsidRPr="00365C23">
        <w:rPr>
          <w:rFonts w:ascii="Calibri" w:hAnsi="Calibri" w:cs="Calibri"/>
          <w:b/>
          <w:bCs/>
          <w:sz w:val="22"/>
          <w:szCs w:val="22"/>
        </w:rPr>
        <w:t xml:space="preserve">Introduction ....................................... </w:t>
      </w:r>
      <w:r w:rsidR="00342E04">
        <w:rPr>
          <w:rFonts w:ascii="Calibri" w:hAnsi="Calibri" w:cs="Calibri"/>
          <w:b/>
          <w:bCs/>
          <w:sz w:val="22"/>
          <w:szCs w:val="22"/>
        </w:rPr>
        <w:t>6</w:t>
      </w:r>
      <w:r w:rsidRPr="00365C23">
        <w:rPr>
          <w:rFonts w:ascii="Calibri" w:hAnsi="Calibri" w:cs="Calibri"/>
          <w:b/>
          <w:bCs/>
          <w:sz w:val="22"/>
          <w:szCs w:val="22"/>
        </w:rPr>
        <w:br/>
        <w:t>2.1. Overview of the Dissertation ........ 6</w:t>
      </w:r>
    </w:p>
    <w:p w14:paraId="21A87D08" w14:textId="37F8476B" w:rsidR="00AA316E" w:rsidRPr="00365C23" w:rsidRDefault="00AA316E" w:rsidP="00AA316E">
      <w:pPr>
        <w:numPr>
          <w:ilvl w:val="0"/>
          <w:numId w:val="16"/>
        </w:numPr>
        <w:rPr>
          <w:rFonts w:ascii="Calibri" w:hAnsi="Calibri" w:cs="Calibri"/>
          <w:b/>
          <w:bCs/>
          <w:sz w:val="22"/>
          <w:szCs w:val="22"/>
        </w:rPr>
      </w:pPr>
      <w:r w:rsidRPr="00365C23">
        <w:rPr>
          <w:rFonts w:ascii="Calibri" w:hAnsi="Calibri" w:cs="Calibri"/>
          <w:b/>
          <w:bCs/>
          <w:sz w:val="22"/>
          <w:szCs w:val="22"/>
        </w:rPr>
        <w:t xml:space="preserve">Literature Review ................................ </w:t>
      </w:r>
      <w:r w:rsidR="00F575D1">
        <w:rPr>
          <w:rFonts w:ascii="Calibri" w:hAnsi="Calibri" w:cs="Calibri"/>
          <w:b/>
          <w:bCs/>
          <w:sz w:val="22"/>
          <w:szCs w:val="22"/>
        </w:rPr>
        <w:t>7</w:t>
      </w:r>
      <w:r w:rsidRPr="00365C23">
        <w:rPr>
          <w:rFonts w:ascii="Calibri" w:hAnsi="Calibri" w:cs="Calibri"/>
          <w:b/>
          <w:bCs/>
          <w:sz w:val="22"/>
          <w:szCs w:val="22"/>
        </w:rPr>
        <w:br/>
      </w:r>
      <w:r w:rsidR="00F575D1">
        <w:rPr>
          <w:rFonts w:ascii="Calibri" w:hAnsi="Calibri" w:cs="Calibri"/>
          <w:b/>
          <w:bCs/>
          <w:sz w:val="22"/>
          <w:szCs w:val="22"/>
        </w:rPr>
        <w:t>2</w:t>
      </w:r>
      <w:r w:rsidRPr="00365C23">
        <w:rPr>
          <w:rFonts w:ascii="Calibri" w:hAnsi="Calibri" w:cs="Calibri"/>
          <w:b/>
          <w:bCs/>
          <w:sz w:val="22"/>
          <w:szCs w:val="22"/>
        </w:rPr>
        <w:t xml:space="preserve">.1. Introduction to Predictive Models ...... </w:t>
      </w:r>
      <w:r w:rsidR="00F575D1">
        <w:rPr>
          <w:rFonts w:ascii="Calibri" w:hAnsi="Calibri" w:cs="Calibri"/>
          <w:b/>
          <w:bCs/>
          <w:sz w:val="22"/>
          <w:szCs w:val="22"/>
        </w:rPr>
        <w:t>7</w:t>
      </w:r>
      <w:r w:rsidRPr="00365C23">
        <w:rPr>
          <w:rFonts w:ascii="Calibri" w:hAnsi="Calibri" w:cs="Calibri"/>
          <w:b/>
          <w:bCs/>
          <w:sz w:val="22"/>
          <w:szCs w:val="22"/>
        </w:rPr>
        <w:br/>
      </w:r>
      <w:r w:rsidR="00F575D1">
        <w:rPr>
          <w:rFonts w:ascii="Calibri" w:hAnsi="Calibri" w:cs="Calibri"/>
          <w:b/>
          <w:bCs/>
          <w:sz w:val="22"/>
          <w:szCs w:val="22"/>
        </w:rPr>
        <w:t>2</w:t>
      </w:r>
      <w:r w:rsidRPr="00365C23">
        <w:rPr>
          <w:rFonts w:ascii="Calibri" w:hAnsi="Calibri" w:cs="Calibri"/>
          <w:b/>
          <w:bCs/>
          <w:sz w:val="22"/>
          <w:szCs w:val="22"/>
        </w:rPr>
        <w:t xml:space="preserve">.2. Logistic Growth Model for Epidemic ... </w:t>
      </w:r>
      <w:r w:rsidR="00F575D1">
        <w:rPr>
          <w:rFonts w:ascii="Calibri" w:hAnsi="Calibri" w:cs="Calibri"/>
          <w:b/>
          <w:bCs/>
          <w:sz w:val="22"/>
          <w:szCs w:val="22"/>
        </w:rPr>
        <w:t>7</w:t>
      </w:r>
      <w:r w:rsidRPr="00365C23">
        <w:rPr>
          <w:rFonts w:ascii="Calibri" w:hAnsi="Calibri" w:cs="Calibri"/>
          <w:b/>
          <w:bCs/>
          <w:sz w:val="22"/>
          <w:szCs w:val="22"/>
        </w:rPr>
        <w:br/>
      </w:r>
      <w:r w:rsidR="00B15878">
        <w:rPr>
          <w:rFonts w:ascii="Calibri" w:hAnsi="Calibri" w:cs="Calibri"/>
          <w:b/>
          <w:bCs/>
          <w:sz w:val="22"/>
          <w:szCs w:val="22"/>
        </w:rPr>
        <w:t>2</w:t>
      </w:r>
      <w:r w:rsidRPr="00365C23">
        <w:rPr>
          <w:rFonts w:ascii="Calibri" w:hAnsi="Calibri" w:cs="Calibri"/>
          <w:b/>
          <w:bCs/>
          <w:sz w:val="22"/>
          <w:szCs w:val="22"/>
        </w:rPr>
        <w:t xml:space="preserve">.3. Prophet Model ................................. </w:t>
      </w:r>
      <w:r w:rsidR="00B15878">
        <w:rPr>
          <w:rFonts w:ascii="Calibri" w:hAnsi="Calibri" w:cs="Calibri"/>
          <w:b/>
          <w:bCs/>
          <w:sz w:val="22"/>
          <w:szCs w:val="22"/>
        </w:rPr>
        <w:t>8</w:t>
      </w:r>
      <w:r w:rsidRPr="00365C23">
        <w:rPr>
          <w:rFonts w:ascii="Calibri" w:hAnsi="Calibri" w:cs="Calibri"/>
          <w:b/>
          <w:bCs/>
          <w:sz w:val="22"/>
          <w:szCs w:val="22"/>
        </w:rPr>
        <w:br/>
      </w:r>
      <w:r w:rsidR="00B15878">
        <w:rPr>
          <w:rFonts w:ascii="Calibri" w:hAnsi="Calibri" w:cs="Calibri"/>
          <w:b/>
          <w:bCs/>
          <w:sz w:val="22"/>
          <w:szCs w:val="22"/>
        </w:rPr>
        <w:t>2</w:t>
      </w:r>
      <w:r w:rsidRPr="00365C23">
        <w:rPr>
          <w:rFonts w:ascii="Calibri" w:hAnsi="Calibri" w:cs="Calibri"/>
          <w:b/>
          <w:bCs/>
          <w:sz w:val="22"/>
          <w:szCs w:val="22"/>
        </w:rPr>
        <w:t>.4. Comparative Studies with Other Models ... 8</w:t>
      </w:r>
    </w:p>
    <w:p w14:paraId="26F6A48C" w14:textId="5E9ED82F" w:rsidR="005874B8" w:rsidRPr="0053370F" w:rsidRDefault="00AA316E" w:rsidP="0053370F">
      <w:pPr>
        <w:pStyle w:val="ListParagraph"/>
        <w:numPr>
          <w:ilvl w:val="0"/>
          <w:numId w:val="16"/>
        </w:numPr>
        <w:rPr>
          <w:rFonts w:ascii="Calibri" w:eastAsiaTheme="minorEastAsia" w:hAnsi="Calibri" w:cs="Calibri"/>
          <w:b/>
          <w:bCs/>
          <w:iCs/>
        </w:rPr>
      </w:pPr>
      <w:r w:rsidRPr="0053370F">
        <w:rPr>
          <w:rFonts w:ascii="Calibri" w:hAnsi="Calibri" w:cs="Calibri"/>
          <w:b/>
          <w:bCs/>
          <w:sz w:val="22"/>
          <w:szCs w:val="22"/>
        </w:rPr>
        <w:t xml:space="preserve">Methodology ........................................ </w:t>
      </w:r>
      <w:r w:rsidR="001D244D" w:rsidRPr="0053370F">
        <w:rPr>
          <w:rFonts w:ascii="Calibri" w:hAnsi="Calibri" w:cs="Calibri"/>
          <w:b/>
          <w:bCs/>
          <w:sz w:val="22"/>
          <w:szCs w:val="22"/>
        </w:rPr>
        <w:t>9</w:t>
      </w:r>
      <w:r w:rsidRPr="0053370F">
        <w:rPr>
          <w:rFonts w:ascii="Calibri" w:hAnsi="Calibri" w:cs="Calibri"/>
          <w:b/>
          <w:bCs/>
          <w:sz w:val="22"/>
          <w:szCs w:val="22"/>
        </w:rPr>
        <w:br/>
      </w:r>
      <w:r w:rsidR="00E01AA7" w:rsidRPr="0053370F">
        <w:rPr>
          <w:rFonts w:ascii="Calibri" w:hAnsi="Calibri" w:cs="Calibri"/>
          <w:b/>
          <w:bCs/>
          <w:sz w:val="22"/>
          <w:szCs w:val="22"/>
        </w:rPr>
        <w:t>3</w:t>
      </w:r>
      <w:r w:rsidRPr="0053370F">
        <w:rPr>
          <w:rFonts w:ascii="Calibri" w:hAnsi="Calibri" w:cs="Calibri"/>
          <w:b/>
          <w:bCs/>
          <w:sz w:val="22"/>
          <w:szCs w:val="22"/>
        </w:rPr>
        <w:t xml:space="preserve">.1. Ethical Considerations .................... </w:t>
      </w:r>
      <w:r w:rsidR="001D244D" w:rsidRPr="0053370F">
        <w:rPr>
          <w:rFonts w:ascii="Calibri" w:hAnsi="Calibri" w:cs="Calibri"/>
          <w:b/>
          <w:bCs/>
          <w:sz w:val="22"/>
          <w:szCs w:val="22"/>
        </w:rPr>
        <w:t>9</w:t>
      </w:r>
      <w:r w:rsidRPr="0053370F">
        <w:rPr>
          <w:rFonts w:ascii="Calibri" w:hAnsi="Calibri" w:cs="Calibri"/>
          <w:b/>
          <w:bCs/>
          <w:sz w:val="22"/>
          <w:szCs w:val="22"/>
        </w:rPr>
        <w:br/>
      </w:r>
      <w:r w:rsidR="00E01AA7" w:rsidRPr="0053370F">
        <w:rPr>
          <w:rFonts w:ascii="Calibri" w:hAnsi="Calibri" w:cs="Calibri"/>
          <w:b/>
          <w:bCs/>
          <w:sz w:val="22"/>
          <w:szCs w:val="22"/>
        </w:rPr>
        <w:t>3</w:t>
      </w:r>
      <w:r w:rsidRPr="0053370F">
        <w:rPr>
          <w:rFonts w:ascii="Calibri" w:hAnsi="Calibri" w:cs="Calibri"/>
          <w:b/>
          <w:bCs/>
          <w:sz w:val="22"/>
          <w:szCs w:val="22"/>
        </w:rPr>
        <w:t xml:space="preserve">.2. Dataset Resource ............................ </w:t>
      </w:r>
      <w:r w:rsidR="001D244D" w:rsidRPr="0053370F">
        <w:rPr>
          <w:rFonts w:ascii="Calibri" w:hAnsi="Calibri" w:cs="Calibri"/>
          <w:b/>
          <w:bCs/>
          <w:sz w:val="22"/>
          <w:szCs w:val="22"/>
        </w:rPr>
        <w:t>9</w:t>
      </w:r>
      <w:r w:rsidRPr="0053370F">
        <w:rPr>
          <w:rFonts w:ascii="Calibri" w:hAnsi="Calibri" w:cs="Calibri"/>
          <w:b/>
          <w:bCs/>
          <w:sz w:val="22"/>
          <w:szCs w:val="22"/>
        </w:rPr>
        <w:br/>
      </w:r>
      <w:r w:rsidR="00E01AA7" w:rsidRPr="0053370F">
        <w:rPr>
          <w:rFonts w:ascii="Calibri" w:hAnsi="Calibri" w:cs="Calibri"/>
          <w:b/>
          <w:bCs/>
          <w:sz w:val="22"/>
          <w:szCs w:val="22"/>
        </w:rPr>
        <w:t>3</w:t>
      </w:r>
      <w:r w:rsidRPr="0053370F">
        <w:rPr>
          <w:rFonts w:ascii="Calibri" w:hAnsi="Calibri" w:cs="Calibri"/>
          <w:b/>
          <w:bCs/>
          <w:sz w:val="22"/>
          <w:szCs w:val="22"/>
        </w:rPr>
        <w:t xml:space="preserve">.3. Logistic Growth Model ................... </w:t>
      </w:r>
      <w:r w:rsidR="00AF5E21" w:rsidRPr="0053370F">
        <w:rPr>
          <w:rFonts w:ascii="Calibri" w:hAnsi="Calibri" w:cs="Calibri"/>
          <w:b/>
          <w:bCs/>
          <w:sz w:val="22"/>
          <w:szCs w:val="22"/>
        </w:rPr>
        <w:t>10</w:t>
      </w:r>
      <w:r w:rsidRPr="0053370F">
        <w:rPr>
          <w:rFonts w:ascii="Calibri" w:hAnsi="Calibri" w:cs="Calibri"/>
          <w:b/>
          <w:bCs/>
          <w:sz w:val="22"/>
          <w:szCs w:val="22"/>
        </w:rPr>
        <w:br/>
      </w:r>
      <w:r w:rsidR="00E01AA7" w:rsidRPr="0053370F">
        <w:rPr>
          <w:rFonts w:ascii="Calibri" w:hAnsi="Calibri" w:cs="Calibri"/>
          <w:b/>
          <w:bCs/>
          <w:sz w:val="22"/>
          <w:szCs w:val="22"/>
        </w:rPr>
        <w:t>3</w:t>
      </w:r>
      <w:r w:rsidRPr="0053370F">
        <w:rPr>
          <w:rFonts w:ascii="Calibri" w:hAnsi="Calibri" w:cs="Calibri"/>
          <w:b/>
          <w:bCs/>
          <w:sz w:val="22"/>
          <w:szCs w:val="22"/>
        </w:rPr>
        <w:t xml:space="preserve">.4. Prophet Model ............................... </w:t>
      </w:r>
      <w:r w:rsidR="005874B8" w:rsidRPr="0053370F">
        <w:rPr>
          <w:rFonts w:ascii="Calibri" w:hAnsi="Calibri" w:cs="Calibri"/>
          <w:b/>
          <w:bCs/>
          <w:sz w:val="22"/>
          <w:szCs w:val="22"/>
        </w:rPr>
        <w:t xml:space="preserve">11                                                                                                                      3.5 Cap Value </w:t>
      </w:r>
      <w:r w:rsidR="00BC263E" w:rsidRPr="0053370F">
        <w:rPr>
          <w:rFonts w:ascii="Calibri" w:hAnsi="Calibri" w:cs="Calibri"/>
          <w:b/>
          <w:bCs/>
          <w:sz w:val="22"/>
          <w:szCs w:val="22"/>
        </w:rPr>
        <w:t>Estimation …</w:t>
      </w:r>
      <w:r w:rsidR="005874B8" w:rsidRPr="0053370F">
        <w:rPr>
          <w:rFonts w:ascii="Calibri" w:hAnsi="Calibri" w:cs="Calibri"/>
          <w:b/>
          <w:bCs/>
          <w:sz w:val="22"/>
          <w:szCs w:val="22"/>
        </w:rPr>
        <w:t>………………</w:t>
      </w:r>
      <w:r w:rsidR="00BC263E" w:rsidRPr="0053370F">
        <w:rPr>
          <w:rFonts w:ascii="Calibri" w:hAnsi="Calibri" w:cs="Calibri"/>
          <w:b/>
          <w:bCs/>
          <w:sz w:val="22"/>
          <w:szCs w:val="22"/>
        </w:rPr>
        <w:t>….</w:t>
      </w:r>
      <w:r w:rsidR="005874B8" w:rsidRPr="0053370F">
        <w:rPr>
          <w:rFonts w:ascii="Calibri" w:hAnsi="Calibri" w:cs="Calibri"/>
          <w:b/>
          <w:bCs/>
          <w:sz w:val="22"/>
          <w:szCs w:val="22"/>
        </w:rPr>
        <w:t xml:space="preserve"> </w:t>
      </w:r>
      <w:r w:rsidR="00BC263E" w:rsidRPr="0053370F">
        <w:rPr>
          <w:rFonts w:ascii="Calibri" w:hAnsi="Calibri" w:cs="Calibri"/>
          <w:b/>
          <w:bCs/>
          <w:sz w:val="22"/>
          <w:szCs w:val="22"/>
        </w:rPr>
        <w:t xml:space="preserve">13                                                                                                                     3.6 </w:t>
      </w:r>
      <w:r w:rsidR="00394F40" w:rsidRPr="0053370F">
        <w:rPr>
          <w:rFonts w:ascii="Calibri" w:eastAsiaTheme="minorEastAsia" w:hAnsi="Calibri" w:cs="Calibri"/>
          <w:b/>
          <w:bCs/>
          <w:iCs/>
          <w:sz w:val="22"/>
          <w:szCs w:val="22"/>
        </w:rPr>
        <w:t xml:space="preserve">Data Split and Model Training </w:t>
      </w:r>
      <w:r w:rsidR="00BC263E" w:rsidRPr="0053370F">
        <w:rPr>
          <w:rFonts w:ascii="Calibri" w:eastAsiaTheme="minorEastAsia" w:hAnsi="Calibri" w:cs="Calibri"/>
          <w:b/>
          <w:bCs/>
          <w:iCs/>
          <w:sz w:val="22"/>
          <w:szCs w:val="22"/>
        </w:rPr>
        <w:t>……….</w:t>
      </w:r>
      <w:r w:rsidR="00394F40" w:rsidRPr="0053370F">
        <w:rPr>
          <w:rFonts w:ascii="Calibri" w:eastAsiaTheme="minorEastAsia" w:hAnsi="Calibri" w:cs="Calibri"/>
          <w:b/>
          <w:bCs/>
          <w:iCs/>
          <w:sz w:val="22"/>
          <w:szCs w:val="22"/>
        </w:rPr>
        <w:t xml:space="preserve"> 15</w:t>
      </w:r>
    </w:p>
    <w:p w14:paraId="16DEB1BF" w14:textId="299D6FD6" w:rsidR="00AA316E" w:rsidRPr="00365C23" w:rsidRDefault="0053370F" w:rsidP="00AA316E">
      <w:pPr>
        <w:numPr>
          <w:ilvl w:val="0"/>
          <w:numId w:val="16"/>
        </w:numPr>
        <w:rPr>
          <w:rFonts w:ascii="Calibri" w:hAnsi="Calibri" w:cs="Calibri"/>
          <w:b/>
          <w:bCs/>
          <w:sz w:val="22"/>
          <w:szCs w:val="22"/>
        </w:rPr>
      </w:pPr>
      <w:r w:rsidRPr="0053370F">
        <w:rPr>
          <w:rFonts w:ascii="Calibri" w:eastAsiaTheme="minorEastAsia" w:hAnsi="Calibri" w:cs="Calibri"/>
          <w:b/>
          <w:bCs/>
          <w:iCs/>
          <w:sz w:val="22"/>
          <w:szCs w:val="22"/>
        </w:rPr>
        <w:t>Data Collection, Preprocessing and Exploratory Data Analysis</w:t>
      </w:r>
      <w:r w:rsidR="00AA316E" w:rsidRPr="0053370F">
        <w:rPr>
          <w:rFonts w:ascii="Calibri" w:hAnsi="Calibri" w:cs="Calibri"/>
          <w:b/>
          <w:bCs/>
          <w:sz w:val="22"/>
          <w:szCs w:val="22"/>
        </w:rPr>
        <w:t>......</w:t>
      </w:r>
      <w:r w:rsidR="00AA316E" w:rsidRPr="00365C23">
        <w:rPr>
          <w:rFonts w:ascii="Calibri" w:hAnsi="Calibri" w:cs="Calibri"/>
          <w:b/>
          <w:bCs/>
          <w:sz w:val="22"/>
          <w:szCs w:val="22"/>
        </w:rPr>
        <w:t xml:space="preserve"> </w:t>
      </w:r>
      <w:r w:rsidR="009F6F37">
        <w:rPr>
          <w:rFonts w:ascii="Calibri" w:hAnsi="Calibri" w:cs="Calibri"/>
          <w:b/>
          <w:bCs/>
          <w:sz w:val="22"/>
          <w:szCs w:val="22"/>
        </w:rPr>
        <w:t>16</w:t>
      </w:r>
    </w:p>
    <w:p w14:paraId="7855ABA0" w14:textId="3A3B580F" w:rsidR="00AA316E" w:rsidRDefault="00AA316E" w:rsidP="00AA316E">
      <w:pPr>
        <w:numPr>
          <w:ilvl w:val="0"/>
          <w:numId w:val="16"/>
        </w:numPr>
        <w:rPr>
          <w:rFonts w:ascii="Calibri" w:hAnsi="Calibri" w:cs="Calibri"/>
          <w:b/>
          <w:bCs/>
          <w:sz w:val="22"/>
          <w:szCs w:val="22"/>
        </w:rPr>
      </w:pPr>
      <w:r w:rsidRPr="00365C23">
        <w:rPr>
          <w:rFonts w:ascii="Calibri" w:hAnsi="Calibri" w:cs="Calibri"/>
          <w:b/>
          <w:bCs/>
          <w:sz w:val="22"/>
          <w:szCs w:val="22"/>
        </w:rPr>
        <w:t xml:space="preserve">Seasonality and Holiday Effect </w:t>
      </w:r>
      <w:r w:rsidR="009F6F37">
        <w:rPr>
          <w:rFonts w:ascii="Calibri" w:hAnsi="Calibri" w:cs="Calibri"/>
          <w:b/>
          <w:bCs/>
          <w:sz w:val="22"/>
          <w:szCs w:val="22"/>
        </w:rPr>
        <w:t xml:space="preserve">Exploratory </w:t>
      </w:r>
      <w:r w:rsidR="009F6F37" w:rsidRPr="00365C23">
        <w:rPr>
          <w:rFonts w:ascii="Calibri" w:hAnsi="Calibri" w:cs="Calibri"/>
          <w:b/>
          <w:bCs/>
          <w:sz w:val="22"/>
          <w:szCs w:val="22"/>
        </w:rPr>
        <w:t>Analysis</w:t>
      </w:r>
      <w:r w:rsidR="009F6F37">
        <w:rPr>
          <w:rFonts w:ascii="Calibri" w:hAnsi="Calibri" w:cs="Calibri"/>
          <w:b/>
          <w:bCs/>
          <w:sz w:val="22"/>
          <w:szCs w:val="22"/>
        </w:rPr>
        <w:t>. 22</w:t>
      </w:r>
      <w:r w:rsidRPr="00365C23">
        <w:rPr>
          <w:rFonts w:ascii="Calibri" w:hAnsi="Calibri" w:cs="Calibri"/>
          <w:b/>
          <w:bCs/>
          <w:sz w:val="22"/>
          <w:szCs w:val="22"/>
        </w:rPr>
        <w:br/>
        <w:t xml:space="preserve">6.1. Seasonality Analysis ......................... </w:t>
      </w:r>
      <w:r w:rsidR="009F6F37">
        <w:rPr>
          <w:rFonts w:ascii="Calibri" w:hAnsi="Calibri" w:cs="Calibri"/>
          <w:b/>
          <w:bCs/>
          <w:sz w:val="22"/>
          <w:szCs w:val="22"/>
        </w:rPr>
        <w:t>23</w:t>
      </w:r>
      <w:r w:rsidRPr="00365C23">
        <w:rPr>
          <w:rFonts w:ascii="Calibri" w:hAnsi="Calibri" w:cs="Calibri"/>
          <w:b/>
          <w:bCs/>
          <w:sz w:val="22"/>
          <w:szCs w:val="22"/>
        </w:rPr>
        <w:br/>
        <w:t xml:space="preserve">6.2. Holiday Analysis ................................ </w:t>
      </w:r>
      <w:r w:rsidR="009F6F37">
        <w:rPr>
          <w:rFonts w:ascii="Calibri" w:hAnsi="Calibri" w:cs="Calibri"/>
          <w:b/>
          <w:bCs/>
          <w:sz w:val="22"/>
          <w:szCs w:val="22"/>
        </w:rPr>
        <w:t>24</w:t>
      </w:r>
    </w:p>
    <w:p w14:paraId="5A451ECF" w14:textId="461A0694" w:rsidR="009F6F37" w:rsidRPr="009F6F37" w:rsidRDefault="009F6F37" w:rsidP="00AA316E">
      <w:pPr>
        <w:numPr>
          <w:ilvl w:val="0"/>
          <w:numId w:val="16"/>
        </w:numPr>
        <w:rPr>
          <w:rFonts w:ascii="Calibri" w:hAnsi="Calibri" w:cs="Calibri"/>
          <w:b/>
          <w:bCs/>
          <w:sz w:val="22"/>
          <w:szCs w:val="22"/>
        </w:rPr>
      </w:pPr>
      <w:r w:rsidRPr="009F6F37">
        <w:rPr>
          <w:rFonts w:ascii="Calibri" w:eastAsia="Times New Roman" w:hAnsi="Calibri" w:cs="Calibri"/>
          <w:b/>
          <w:bCs/>
          <w:color w:val="000000"/>
          <w:kern w:val="0"/>
          <w:sz w:val="22"/>
          <w:szCs w:val="22"/>
          <w:lang w:eastAsia="en-GB"/>
          <w14:ligatures w14:val="none"/>
        </w:rPr>
        <w:t>Logistic Growth and Prophet Model Integration: Methodology and Block Diagram</w:t>
      </w:r>
      <w:r w:rsidR="00EC05AA">
        <w:rPr>
          <w:rFonts w:ascii="Calibri" w:eastAsia="Times New Roman" w:hAnsi="Calibri" w:cs="Calibri"/>
          <w:b/>
          <w:bCs/>
          <w:color w:val="000000"/>
          <w:kern w:val="0"/>
          <w:sz w:val="22"/>
          <w:szCs w:val="22"/>
          <w:lang w:eastAsia="en-GB"/>
          <w14:ligatures w14:val="none"/>
        </w:rPr>
        <w:t xml:space="preserve"> …26</w:t>
      </w:r>
    </w:p>
    <w:p w14:paraId="09A5FEA8" w14:textId="15E882E6" w:rsidR="00AA316E" w:rsidRPr="00365C23" w:rsidRDefault="00AA316E" w:rsidP="00AA316E">
      <w:pPr>
        <w:numPr>
          <w:ilvl w:val="0"/>
          <w:numId w:val="16"/>
        </w:numPr>
        <w:rPr>
          <w:rFonts w:ascii="Calibri" w:hAnsi="Calibri" w:cs="Calibri"/>
          <w:b/>
          <w:bCs/>
          <w:sz w:val="22"/>
          <w:szCs w:val="22"/>
        </w:rPr>
      </w:pPr>
      <w:r w:rsidRPr="00365C23">
        <w:rPr>
          <w:rFonts w:ascii="Calibri" w:hAnsi="Calibri" w:cs="Calibri"/>
          <w:b/>
          <w:bCs/>
          <w:sz w:val="22"/>
          <w:szCs w:val="22"/>
        </w:rPr>
        <w:t xml:space="preserve">Results and Performance Evaluation .... </w:t>
      </w:r>
      <w:r w:rsidR="00EC05AA">
        <w:rPr>
          <w:rFonts w:ascii="Calibri" w:hAnsi="Calibri" w:cs="Calibri"/>
          <w:b/>
          <w:bCs/>
          <w:sz w:val="22"/>
          <w:szCs w:val="22"/>
        </w:rPr>
        <w:t>27</w:t>
      </w:r>
      <w:r w:rsidRPr="00365C23">
        <w:rPr>
          <w:rFonts w:ascii="Calibri" w:hAnsi="Calibri" w:cs="Calibri"/>
          <w:b/>
          <w:bCs/>
          <w:sz w:val="22"/>
          <w:szCs w:val="22"/>
        </w:rPr>
        <w:br/>
        <w:t xml:space="preserve">7.1. Performance Metrics ......................... </w:t>
      </w:r>
      <w:r w:rsidR="00EC05AA">
        <w:rPr>
          <w:rFonts w:ascii="Calibri" w:hAnsi="Calibri" w:cs="Calibri"/>
          <w:b/>
          <w:bCs/>
          <w:sz w:val="22"/>
          <w:szCs w:val="22"/>
        </w:rPr>
        <w:t>28</w:t>
      </w:r>
      <w:r w:rsidRPr="00365C23">
        <w:rPr>
          <w:rFonts w:ascii="Calibri" w:hAnsi="Calibri" w:cs="Calibri"/>
          <w:b/>
          <w:bCs/>
          <w:sz w:val="22"/>
          <w:szCs w:val="22"/>
        </w:rPr>
        <w:br/>
        <w:t xml:space="preserve">7.2. Observations ..................................... </w:t>
      </w:r>
      <w:r w:rsidR="00EC05AA">
        <w:rPr>
          <w:rFonts w:ascii="Calibri" w:hAnsi="Calibri" w:cs="Calibri"/>
          <w:b/>
          <w:bCs/>
          <w:sz w:val="22"/>
          <w:szCs w:val="22"/>
        </w:rPr>
        <w:t>29</w:t>
      </w:r>
    </w:p>
    <w:p w14:paraId="40272B4D" w14:textId="41A70E8A" w:rsidR="00AA316E" w:rsidRPr="00365C23" w:rsidRDefault="00AA316E" w:rsidP="00AA316E">
      <w:pPr>
        <w:numPr>
          <w:ilvl w:val="0"/>
          <w:numId w:val="16"/>
        </w:numPr>
        <w:rPr>
          <w:rFonts w:ascii="Calibri" w:hAnsi="Calibri" w:cs="Calibri"/>
          <w:b/>
          <w:bCs/>
          <w:sz w:val="22"/>
          <w:szCs w:val="22"/>
        </w:rPr>
      </w:pPr>
      <w:r w:rsidRPr="00365C23">
        <w:rPr>
          <w:rFonts w:ascii="Calibri" w:hAnsi="Calibri" w:cs="Calibri"/>
          <w:b/>
          <w:bCs/>
          <w:sz w:val="22"/>
          <w:szCs w:val="22"/>
        </w:rPr>
        <w:t xml:space="preserve">Discussion ............................................ </w:t>
      </w:r>
      <w:r w:rsidR="00EC05AA">
        <w:rPr>
          <w:rFonts w:ascii="Calibri" w:hAnsi="Calibri" w:cs="Calibri"/>
          <w:b/>
          <w:bCs/>
          <w:sz w:val="22"/>
          <w:szCs w:val="22"/>
        </w:rPr>
        <w:t>39</w:t>
      </w:r>
    </w:p>
    <w:p w14:paraId="39B5129F" w14:textId="43ADE4D9" w:rsidR="00AA316E" w:rsidRPr="00365C23" w:rsidRDefault="00AA316E" w:rsidP="00AA316E">
      <w:pPr>
        <w:numPr>
          <w:ilvl w:val="0"/>
          <w:numId w:val="16"/>
        </w:numPr>
        <w:rPr>
          <w:rFonts w:ascii="Calibri" w:hAnsi="Calibri" w:cs="Calibri"/>
          <w:b/>
          <w:bCs/>
          <w:sz w:val="22"/>
          <w:szCs w:val="22"/>
        </w:rPr>
      </w:pPr>
      <w:r w:rsidRPr="00365C23">
        <w:rPr>
          <w:rFonts w:ascii="Calibri" w:hAnsi="Calibri" w:cs="Calibri"/>
          <w:b/>
          <w:bCs/>
          <w:sz w:val="22"/>
          <w:szCs w:val="22"/>
        </w:rPr>
        <w:t xml:space="preserve">Conclusion ........................................... </w:t>
      </w:r>
      <w:r w:rsidR="00EC05AA">
        <w:rPr>
          <w:rFonts w:ascii="Calibri" w:hAnsi="Calibri" w:cs="Calibri"/>
          <w:b/>
          <w:bCs/>
          <w:sz w:val="22"/>
          <w:szCs w:val="22"/>
        </w:rPr>
        <w:t>4</w:t>
      </w:r>
      <w:r w:rsidRPr="00365C23">
        <w:rPr>
          <w:rFonts w:ascii="Calibri" w:hAnsi="Calibri" w:cs="Calibri"/>
          <w:b/>
          <w:bCs/>
          <w:sz w:val="22"/>
          <w:szCs w:val="22"/>
        </w:rPr>
        <w:t>0</w:t>
      </w:r>
    </w:p>
    <w:p w14:paraId="72983BF2" w14:textId="2CAEE53C" w:rsidR="00AA316E" w:rsidRPr="00365C23" w:rsidRDefault="00AA316E" w:rsidP="00AA316E">
      <w:pPr>
        <w:numPr>
          <w:ilvl w:val="0"/>
          <w:numId w:val="16"/>
        </w:numPr>
        <w:rPr>
          <w:rFonts w:ascii="Calibri" w:hAnsi="Calibri" w:cs="Calibri"/>
          <w:b/>
          <w:bCs/>
          <w:sz w:val="22"/>
          <w:szCs w:val="22"/>
        </w:rPr>
      </w:pPr>
      <w:r w:rsidRPr="00365C23">
        <w:rPr>
          <w:rFonts w:ascii="Calibri" w:hAnsi="Calibri" w:cs="Calibri"/>
          <w:b/>
          <w:bCs/>
          <w:sz w:val="22"/>
          <w:szCs w:val="22"/>
        </w:rPr>
        <w:t xml:space="preserve">References .......................................... </w:t>
      </w:r>
      <w:r w:rsidR="00EC05AA">
        <w:rPr>
          <w:rFonts w:ascii="Calibri" w:hAnsi="Calibri" w:cs="Calibri"/>
          <w:b/>
          <w:bCs/>
          <w:sz w:val="22"/>
          <w:szCs w:val="22"/>
        </w:rPr>
        <w:t>41</w:t>
      </w:r>
    </w:p>
    <w:p w14:paraId="780CB62F" w14:textId="173020A5" w:rsidR="00365C23" w:rsidRPr="00365C23" w:rsidRDefault="00365C23" w:rsidP="00365C23">
      <w:pPr>
        <w:ind w:left="720"/>
        <w:rPr>
          <w:rFonts w:ascii="Calibri" w:hAnsi="Calibri" w:cs="Calibri"/>
          <w:b/>
          <w:bCs/>
          <w:sz w:val="22"/>
          <w:szCs w:val="22"/>
        </w:rPr>
      </w:pPr>
      <w:r w:rsidRPr="00365C23">
        <w:rPr>
          <w:rFonts w:ascii="Calibri" w:hAnsi="Calibri" w:cs="Calibri"/>
          <w:b/>
          <w:bCs/>
          <w:sz w:val="22"/>
          <w:szCs w:val="22"/>
        </w:rPr>
        <w:t>List of Figures</w:t>
      </w:r>
      <w:r>
        <w:rPr>
          <w:rFonts w:ascii="Calibri" w:hAnsi="Calibri" w:cs="Calibri"/>
          <w:b/>
          <w:bCs/>
          <w:sz w:val="22"/>
          <w:szCs w:val="22"/>
        </w:rPr>
        <w:t xml:space="preserve"> …………………………………….</w:t>
      </w:r>
      <w:r w:rsidR="00EC05AA">
        <w:rPr>
          <w:rFonts w:ascii="Calibri" w:hAnsi="Calibri" w:cs="Calibri"/>
          <w:b/>
          <w:bCs/>
          <w:sz w:val="22"/>
          <w:szCs w:val="22"/>
        </w:rPr>
        <w:t xml:space="preserve"> 43</w:t>
      </w:r>
    </w:p>
    <w:p w14:paraId="03A3E596" w14:textId="0839585C" w:rsidR="00365C23" w:rsidRDefault="00365C23" w:rsidP="00365C23">
      <w:pPr>
        <w:ind w:left="720"/>
        <w:rPr>
          <w:rFonts w:ascii="Calibri" w:hAnsi="Calibri" w:cs="Calibri"/>
          <w:b/>
          <w:bCs/>
          <w:sz w:val="22"/>
          <w:szCs w:val="22"/>
        </w:rPr>
      </w:pPr>
      <w:r w:rsidRPr="00365C23">
        <w:rPr>
          <w:rFonts w:ascii="Calibri" w:hAnsi="Calibri" w:cs="Calibri"/>
          <w:b/>
          <w:bCs/>
          <w:sz w:val="22"/>
          <w:szCs w:val="22"/>
        </w:rPr>
        <w:t>List of Figures</w:t>
      </w:r>
      <w:r>
        <w:rPr>
          <w:rFonts w:ascii="Calibri" w:hAnsi="Calibri" w:cs="Calibri"/>
          <w:b/>
          <w:bCs/>
          <w:sz w:val="22"/>
          <w:szCs w:val="22"/>
        </w:rPr>
        <w:t xml:space="preserve"> …………………………………….</w:t>
      </w:r>
      <w:r w:rsidR="00EC05AA">
        <w:rPr>
          <w:rFonts w:ascii="Calibri" w:hAnsi="Calibri" w:cs="Calibri"/>
          <w:b/>
          <w:bCs/>
          <w:sz w:val="22"/>
          <w:szCs w:val="22"/>
        </w:rPr>
        <w:t xml:space="preserve"> 44</w:t>
      </w:r>
    </w:p>
    <w:p w14:paraId="68609566" w14:textId="11F257C5" w:rsidR="00365C23" w:rsidRPr="00365C23" w:rsidRDefault="00365C23" w:rsidP="00365C23">
      <w:pPr>
        <w:ind w:left="720"/>
        <w:rPr>
          <w:rFonts w:ascii="Calibri" w:hAnsi="Calibri" w:cs="Calibri"/>
          <w:b/>
          <w:bCs/>
          <w:sz w:val="22"/>
          <w:szCs w:val="22"/>
        </w:rPr>
      </w:pPr>
      <w:r>
        <w:rPr>
          <w:rFonts w:ascii="Calibri" w:hAnsi="Calibri" w:cs="Calibri"/>
          <w:b/>
          <w:bCs/>
          <w:sz w:val="22"/>
          <w:szCs w:val="22"/>
        </w:rPr>
        <w:t xml:space="preserve">Appendix </w:t>
      </w:r>
      <w:r>
        <w:rPr>
          <w:rFonts w:ascii="Calibri" w:hAnsi="Calibri" w:cs="Calibri"/>
          <w:b/>
          <w:bCs/>
          <w:sz w:val="22"/>
          <w:szCs w:val="22"/>
        </w:rPr>
        <w:t>……………………………………</w:t>
      </w:r>
      <w:r>
        <w:rPr>
          <w:rFonts w:ascii="Calibri" w:hAnsi="Calibri" w:cs="Calibri"/>
          <w:b/>
          <w:bCs/>
          <w:sz w:val="22"/>
          <w:szCs w:val="22"/>
        </w:rPr>
        <w:t>………</w:t>
      </w:r>
      <w:r w:rsidR="00EC05AA">
        <w:rPr>
          <w:rFonts w:ascii="Calibri" w:hAnsi="Calibri" w:cs="Calibri"/>
          <w:b/>
          <w:bCs/>
          <w:sz w:val="22"/>
          <w:szCs w:val="22"/>
        </w:rPr>
        <w:t xml:space="preserve"> 45</w:t>
      </w:r>
    </w:p>
    <w:p w14:paraId="7115B228" w14:textId="77777777" w:rsidR="00365C23" w:rsidRPr="00365C23" w:rsidRDefault="00365C23" w:rsidP="00365C23">
      <w:pPr>
        <w:ind w:left="720"/>
        <w:rPr>
          <w:rFonts w:ascii="Calibri" w:hAnsi="Calibri" w:cs="Calibri"/>
          <w:b/>
          <w:bCs/>
          <w:sz w:val="22"/>
          <w:szCs w:val="22"/>
        </w:rPr>
      </w:pPr>
    </w:p>
    <w:p w14:paraId="381FB959" w14:textId="41AB54B4" w:rsidR="00365C23" w:rsidRPr="00AA316E" w:rsidRDefault="00365C23" w:rsidP="00365C23">
      <w:pPr>
        <w:rPr>
          <w:rFonts w:ascii="Calibri" w:hAnsi="Calibri" w:cs="Calibri"/>
          <w:b/>
          <w:bCs/>
          <w:sz w:val="28"/>
          <w:szCs w:val="28"/>
        </w:rPr>
      </w:pPr>
    </w:p>
    <w:p w14:paraId="66547454" w14:textId="77777777" w:rsidR="00934003" w:rsidRDefault="00934003" w:rsidP="00D900E6">
      <w:pPr>
        <w:rPr>
          <w:rFonts w:ascii="Calibri" w:hAnsi="Calibri" w:cs="Calibri"/>
          <w:b/>
          <w:bCs/>
          <w:sz w:val="28"/>
          <w:szCs w:val="28"/>
        </w:rPr>
      </w:pPr>
    </w:p>
    <w:p w14:paraId="3036487B" w14:textId="77777777" w:rsidR="0003012F" w:rsidRDefault="0003012F" w:rsidP="00D900E6">
      <w:pPr>
        <w:rPr>
          <w:rFonts w:ascii="Calibri" w:hAnsi="Calibri" w:cs="Calibri"/>
          <w:b/>
          <w:bCs/>
          <w:sz w:val="28"/>
          <w:szCs w:val="28"/>
        </w:rPr>
      </w:pPr>
    </w:p>
    <w:p w14:paraId="40C0AD2B" w14:textId="77777777" w:rsidR="0003012F" w:rsidRDefault="0003012F" w:rsidP="00D900E6">
      <w:pPr>
        <w:rPr>
          <w:rFonts w:ascii="Calibri" w:hAnsi="Calibri" w:cs="Calibri"/>
          <w:b/>
          <w:bCs/>
          <w:sz w:val="28"/>
          <w:szCs w:val="28"/>
        </w:rPr>
      </w:pPr>
    </w:p>
    <w:p w14:paraId="3970B14D" w14:textId="77777777" w:rsidR="00031CE9" w:rsidRPr="00031CE9" w:rsidRDefault="00031CE9" w:rsidP="00031CE9">
      <w:pPr>
        <w:rPr>
          <w:rFonts w:ascii="Calibri" w:hAnsi="Calibri" w:cs="Calibri"/>
          <w:b/>
          <w:bCs/>
          <w:sz w:val="28"/>
          <w:szCs w:val="28"/>
        </w:rPr>
      </w:pPr>
      <w:r w:rsidRPr="00031CE9">
        <w:rPr>
          <w:rFonts w:ascii="Calibri" w:hAnsi="Calibri" w:cs="Calibri"/>
          <w:b/>
          <w:bCs/>
          <w:sz w:val="28"/>
          <w:szCs w:val="28"/>
        </w:rPr>
        <w:t>Abstract</w:t>
      </w:r>
    </w:p>
    <w:p w14:paraId="334E9876" w14:textId="77777777" w:rsidR="00031CE9" w:rsidRPr="00031CE9" w:rsidRDefault="00031CE9" w:rsidP="00031CE9">
      <w:pPr>
        <w:rPr>
          <w:rFonts w:ascii="Calibri" w:hAnsi="Calibri" w:cs="Calibri"/>
          <w:sz w:val="22"/>
          <w:szCs w:val="22"/>
        </w:rPr>
      </w:pPr>
      <w:r w:rsidRPr="00031CE9">
        <w:rPr>
          <w:rFonts w:ascii="Calibri" w:hAnsi="Calibri" w:cs="Calibri"/>
          <w:sz w:val="22"/>
          <w:szCs w:val="22"/>
        </w:rPr>
        <w:t>In this study, Prophet and logistic model approaches were used to predict the number of COVID-19 according to a provided period. epidemic diseases show a tendency to reduce when seasons are getting warmer, which is why we can talk about seasonality as an important factor, which needs to be considered. Prophet’s seasonality feature is quite helpful in providing more accurate results. The same thing is also valid for holiday effects. Therefore, prophets can capture the cyclic nature of COVID-19 transmission by using its seasonality and holiday effects.</w:t>
      </w:r>
    </w:p>
    <w:p w14:paraId="693BB743" w14:textId="7B237A3F" w:rsidR="00031CE9" w:rsidRPr="00031CE9" w:rsidRDefault="00031CE9" w:rsidP="00031CE9">
      <w:pPr>
        <w:rPr>
          <w:rFonts w:ascii="Calibri" w:hAnsi="Calibri" w:cs="Calibri"/>
          <w:sz w:val="22"/>
          <w:szCs w:val="22"/>
        </w:rPr>
      </w:pPr>
      <w:r w:rsidRPr="00031CE9">
        <w:rPr>
          <w:rFonts w:ascii="Calibri" w:hAnsi="Calibri" w:cs="Calibri"/>
          <w:sz w:val="22"/>
          <w:szCs w:val="22"/>
        </w:rPr>
        <w:t xml:space="preserve">On the other hand, </w:t>
      </w:r>
      <w:r w:rsidR="00727F8D" w:rsidRPr="00031CE9">
        <w:rPr>
          <w:rFonts w:ascii="Calibri" w:hAnsi="Calibri" w:cs="Calibri"/>
          <w:sz w:val="22"/>
          <w:szCs w:val="22"/>
        </w:rPr>
        <w:t>the</w:t>
      </w:r>
      <w:r w:rsidRPr="00031CE9">
        <w:rPr>
          <w:rFonts w:ascii="Calibri" w:hAnsi="Calibri" w:cs="Calibri"/>
          <w:sz w:val="22"/>
          <w:szCs w:val="22"/>
        </w:rPr>
        <w:t xml:space="preserve"> predictions were made using data from the United Kingdom’s National Health Service. The primary objective of this research is to obtain a model that provides high accuracy while predicting the number of COVID-19 for given periods. The main reason why the Prophet model was picked is that the model can utilize daily, weekly, and seasonality effects in addition to its holiday effects, which is why the model is quite useful and able to reach more accurate prediction outcomes. At the same time, a logistic cap, a value limiting a maximum number of cases, is integrated into the model so that the model will not be able to exceed certain cap values, which will be quite beneficial to reach more accurate results by minimizing errors on predicted values.</w:t>
      </w:r>
    </w:p>
    <w:p w14:paraId="77AB611B" w14:textId="2DAD6C59" w:rsidR="0035664B" w:rsidRPr="008736DA" w:rsidRDefault="00072EEC" w:rsidP="008736DA">
      <w:pPr>
        <w:rPr>
          <w:rFonts w:ascii="Calibri" w:hAnsi="Calibri" w:cs="Calibri"/>
          <w:sz w:val="22"/>
          <w:szCs w:val="22"/>
        </w:rPr>
      </w:pPr>
      <w:r w:rsidRPr="008736DA">
        <w:rPr>
          <w:rFonts w:ascii="Calibri" w:hAnsi="Calibri" w:cs="Calibri"/>
          <w:sz w:val="22"/>
          <w:szCs w:val="22"/>
        </w:rPr>
        <w:t>The logistic model provides have more robust framework</w:t>
      </w:r>
      <w:r w:rsidR="25DE566E" w:rsidRPr="008736DA">
        <w:rPr>
          <w:rFonts w:ascii="Calibri" w:hAnsi="Calibri" w:cs="Calibri"/>
          <w:sz w:val="22"/>
          <w:szCs w:val="22"/>
        </w:rPr>
        <w:t xml:space="preserve"> to </w:t>
      </w:r>
      <w:r w:rsidR="3D407A7B" w:rsidRPr="008736DA">
        <w:rPr>
          <w:rFonts w:ascii="Calibri" w:hAnsi="Calibri" w:cs="Calibri"/>
          <w:sz w:val="22"/>
          <w:szCs w:val="22"/>
        </w:rPr>
        <w:t xml:space="preserve">the </w:t>
      </w:r>
      <w:r w:rsidR="25DE566E" w:rsidRPr="008736DA">
        <w:rPr>
          <w:rFonts w:ascii="Calibri" w:hAnsi="Calibri" w:cs="Calibri"/>
          <w:sz w:val="22"/>
          <w:szCs w:val="22"/>
        </w:rPr>
        <w:t>machine learning model</w:t>
      </w:r>
      <w:r w:rsidRPr="008736DA">
        <w:rPr>
          <w:rFonts w:ascii="Calibri" w:hAnsi="Calibri" w:cs="Calibri"/>
          <w:sz w:val="22"/>
          <w:szCs w:val="22"/>
        </w:rPr>
        <w:t xml:space="preserve"> </w:t>
      </w:r>
      <w:r w:rsidR="18644893" w:rsidRPr="008736DA">
        <w:rPr>
          <w:rFonts w:ascii="Calibri" w:hAnsi="Calibri" w:cs="Calibri"/>
          <w:sz w:val="22"/>
          <w:szCs w:val="22"/>
        </w:rPr>
        <w:t xml:space="preserve">because it will not exceed </w:t>
      </w:r>
      <w:r w:rsidR="54B044FA" w:rsidRPr="008736DA">
        <w:rPr>
          <w:rFonts w:ascii="Calibri" w:hAnsi="Calibri" w:cs="Calibri"/>
          <w:sz w:val="22"/>
          <w:szCs w:val="22"/>
        </w:rPr>
        <w:t>thanks to feeding with</w:t>
      </w:r>
      <w:r w:rsidR="18644893" w:rsidRPr="008736DA">
        <w:rPr>
          <w:rFonts w:ascii="Calibri" w:hAnsi="Calibri" w:cs="Calibri"/>
          <w:sz w:val="22"/>
          <w:szCs w:val="22"/>
        </w:rPr>
        <w:t xml:space="preserve"> cap value, which will provide reliable predictions</w:t>
      </w:r>
      <w:r w:rsidR="207F39A6" w:rsidRPr="008736DA">
        <w:rPr>
          <w:rFonts w:ascii="Calibri" w:hAnsi="Calibri" w:cs="Calibri"/>
          <w:sz w:val="22"/>
          <w:szCs w:val="22"/>
        </w:rPr>
        <w:t>.</w:t>
      </w:r>
      <w:r w:rsidRPr="008736DA">
        <w:rPr>
          <w:rFonts w:ascii="Calibri" w:hAnsi="Calibri" w:cs="Calibri"/>
          <w:sz w:val="22"/>
          <w:szCs w:val="22"/>
        </w:rPr>
        <w:t xml:space="preserve"> This dual model approach might be quite beneficial to understanding potential case increases for public health authorities. The outcomes emphasize the importance of temporal and external dynamics in epidemiological forecasting. Overall, it is possible to adapt this study to any epidemiological study like COVID-19, Spanish Flu, Swine Flu, etc. Most of the epidemic diseases have the same increase trend, which is a logistic trend. The study with the help of true adjustments like a holiday, and seasonality effects can be integrated into another epidemiological study as long as they have logistic trends.</w:t>
      </w:r>
      <w:r w:rsidR="56760A91" w:rsidRPr="008736DA">
        <w:rPr>
          <w:rFonts w:ascii="Calibri" w:hAnsi="Calibri" w:cs="Calibri"/>
          <w:sz w:val="22"/>
          <w:szCs w:val="22"/>
        </w:rPr>
        <w:t xml:space="preserve"> In addition to that</w:t>
      </w:r>
      <w:r w:rsidR="395E67B3" w:rsidRPr="008736DA">
        <w:rPr>
          <w:rFonts w:ascii="Calibri" w:hAnsi="Calibri" w:cs="Calibri"/>
          <w:sz w:val="22"/>
          <w:szCs w:val="22"/>
        </w:rPr>
        <w:t>, It is possible to adapt the project</w:t>
      </w:r>
      <w:ins w:id="1" w:author="Enes Karaduman" w:date="2024-08-19T18:09:00Z">
        <w:r w:rsidR="395E67B3" w:rsidRPr="008736DA">
          <w:rPr>
            <w:rFonts w:ascii="Calibri" w:hAnsi="Calibri" w:cs="Calibri"/>
            <w:sz w:val="22"/>
            <w:szCs w:val="22"/>
          </w:rPr>
          <w:t xml:space="preserve"> </w:t>
        </w:r>
      </w:ins>
      <w:r w:rsidR="56760A91" w:rsidRPr="008736DA">
        <w:rPr>
          <w:rFonts w:ascii="Calibri" w:hAnsi="Calibri" w:cs="Calibri"/>
          <w:sz w:val="22"/>
          <w:szCs w:val="22"/>
        </w:rPr>
        <w:t xml:space="preserve">the number of countries can be increased as long as they have the same features involved </w:t>
      </w:r>
      <w:r w:rsidR="096C0738" w:rsidRPr="008736DA">
        <w:rPr>
          <w:rFonts w:ascii="Calibri" w:hAnsi="Calibri" w:cs="Calibri"/>
          <w:sz w:val="22"/>
          <w:szCs w:val="22"/>
        </w:rPr>
        <w:t>i</w:t>
      </w:r>
      <w:r w:rsidR="56760A91" w:rsidRPr="008736DA">
        <w:rPr>
          <w:rFonts w:ascii="Calibri" w:hAnsi="Calibri" w:cs="Calibri"/>
          <w:sz w:val="22"/>
          <w:szCs w:val="22"/>
        </w:rPr>
        <w:t xml:space="preserve">n the model. </w:t>
      </w:r>
    </w:p>
    <w:p w14:paraId="4BBD1DC9" w14:textId="77777777" w:rsidR="008736DA" w:rsidRDefault="008736DA" w:rsidP="008736DA">
      <w:pPr>
        <w:rPr>
          <w:rFonts w:ascii="Calibri" w:hAnsi="Calibri" w:cs="Calibri"/>
        </w:rPr>
      </w:pPr>
    </w:p>
    <w:p w14:paraId="113FC076" w14:textId="77777777" w:rsidR="008736DA" w:rsidRDefault="008736DA" w:rsidP="008736DA">
      <w:pPr>
        <w:rPr>
          <w:rFonts w:ascii="Calibri" w:hAnsi="Calibri" w:cs="Calibri"/>
        </w:rPr>
      </w:pPr>
    </w:p>
    <w:p w14:paraId="5634FC58" w14:textId="77777777" w:rsidR="008736DA" w:rsidRDefault="008736DA" w:rsidP="008736DA">
      <w:pPr>
        <w:rPr>
          <w:rFonts w:ascii="Calibri" w:hAnsi="Calibri" w:cs="Calibri"/>
        </w:rPr>
      </w:pPr>
    </w:p>
    <w:p w14:paraId="22917864" w14:textId="77777777" w:rsidR="008736DA" w:rsidRDefault="008736DA" w:rsidP="008736DA">
      <w:pPr>
        <w:rPr>
          <w:rFonts w:ascii="Calibri" w:hAnsi="Calibri" w:cs="Calibri"/>
        </w:rPr>
      </w:pPr>
    </w:p>
    <w:p w14:paraId="246A9FD6" w14:textId="77777777" w:rsidR="008736DA" w:rsidRDefault="008736DA" w:rsidP="008736DA">
      <w:pPr>
        <w:rPr>
          <w:rFonts w:ascii="Calibri" w:hAnsi="Calibri" w:cs="Calibri"/>
        </w:rPr>
      </w:pPr>
    </w:p>
    <w:p w14:paraId="0FB09E05" w14:textId="77777777" w:rsidR="008736DA" w:rsidRDefault="008736DA" w:rsidP="008736DA">
      <w:pPr>
        <w:rPr>
          <w:rFonts w:ascii="Calibri" w:hAnsi="Calibri" w:cs="Calibri"/>
        </w:rPr>
      </w:pPr>
    </w:p>
    <w:p w14:paraId="0D68F888" w14:textId="77777777" w:rsidR="008736DA" w:rsidRDefault="008736DA" w:rsidP="008736DA">
      <w:pPr>
        <w:rPr>
          <w:rFonts w:ascii="Calibri" w:hAnsi="Calibri" w:cs="Calibri"/>
        </w:rPr>
      </w:pPr>
    </w:p>
    <w:p w14:paraId="597A6B60" w14:textId="77777777" w:rsidR="000405AE" w:rsidRDefault="000405AE" w:rsidP="008736DA">
      <w:pPr>
        <w:rPr>
          <w:rFonts w:ascii="Calibri" w:hAnsi="Calibri" w:cs="Calibri"/>
        </w:rPr>
      </w:pPr>
    </w:p>
    <w:p w14:paraId="6FCA1375" w14:textId="77777777" w:rsidR="008736DA" w:rsidRDefault="008736DA" w:rsidP="008736DA">
      <w:pPr>
        <w:rPr>
          <w:rFonts w:ascii="Calibri" w:hAnsi="Calibri" w:cs="Calibri"/>
        </w:rPr>
      </w:pPr>
    </w:p>
    <w:p w14:paraId="27081305" w14:textId="77777777" w:rsidR="0003012F" w:rsidRDefault="0003012F" w:rsidP="008736DA">
      <w:pPr>
        <w:rPr>
          <w:rFonts w:ascii="Calibri" w:hAnsi="Calibri" w:cs="Calibri"/>
        </w:rPr>
      </w:pPr>
    </w:p>
    <w:p w14:paraId="1EEE9236" w14:textId="77777777" w:rsidR="008736DA" w:rsidRPr="008736DA" w:rsidRDefault="008736DA" w:rsidP="008736DA">
      <w:pPr>
        <w:rPr>
          <w:rFonts w:ascii="Calibri" w:hAnsi="Calibri" w:cs="Calibri"/>
        </w:rPr>
      </w:pPr>
    </w:p>
    <w:p w14:paraId="7771A1EB" w14:textId="21EA52F7" w:rsidR="0035664B" w:rsidRPr="008736DA" w:rsidRDefault="0035664B" w:rsidP="008736DA">
      <w:pPr>
        <w:pStyle w:val="ListParagraph"/>
        <w:numPr>
          <w:ilvl w:val="0"/>
          <w:numId w:val="1"/>
        </w:numPr>
        <w:rPr>
          <w:rFonts w:ascii="Calibri" w:hAnsi="Calibri" w:cs="Calibri"/>
          <w:b/>
          <w:bCs/>
          <w:sz w:val="28"/>
          <w:szCs w:val="28"/>
        </w:rPr>
      </w:pPr>
      <w:r w:rsidRPr="008736DA">
        <w:rPr>
          <w:rFonts w:ascii="Calibri" w:hAnsi="Calibri" w:cs="Calibri"/>
          <w:b/>
          <w:bCs/>
          <w:sz w:val="28"/>
          <w:szCs w:val="28"/>
        </w:rPr>
        <w:t>Introduction</w:t>
      </w:r>
    </w:p>
    <w:p w14:paraId="21D59E2D" w14:textId="77777777" w:rsidR="006D7CFE" w:rsidRPr="006D7CFE" w:rsidRDefault="006D7CFE" w:rsidP="006D7CFE">
      <w:pPr>
        <w:spacing w:after="0" w:line="240" w:lineRule="auto"/>
        <w:ind w:left="360"/>
        <w:rPr>
          <w:rFonts w:ascii="Calibri" w:eastAsia="Times New Roman" w:hAnsi="Calibri" w:cs="Calibri"/>
          <w:kern w:val="0"/>
          <w:sz w:val="22"/>
          <w:szCs w:val="22"/>
          <w:lang w:eastAsia="en-GB"/>
          <w14:ligatures w14:val="none"/>
        </w:rPr>
      </w:pPr>
      <w:r w:rsidRPr="006D7CFE">
        <w:rPr>
          <w:rFonts w:ascii="Calibri" w:eastAsia="Times New Roman" w:hAnsi="Calibri" w:cs="Calibri"/>
          <w:kern w:val="0"/>
          <w:sz w:val="22"/>
          <w:szCs w:val="22"/>
          <w:lang w:eastAsia="en-GB"/>
          <w14:ligatures w14:val="none"/>
        </w:rPr>
        <w:t>A severe acute respiratory syndrome coronavirus 2 (SARS-CoV-2) outbreak, which started in late December 2019, has significantly impacted the lives of individuals and professionals. The viral infection, also called COVID-19, can trigger severe respiratory conditions, including atypical pneumonia, and is characterized by strong human-to-human transmission through airborne particles. It is believed that the virus may have spread from bats to humans through another intermediate host. On January 31, 2020, the World Health Organization (WHO) announced an international emergency</w:t>
      </w:r>
    </w:p>
    <w:p w14:paraId="1B21E756" w14:textId="77777777" w:rsidR="006D7CFE" w:rsidRPr="006D7CFE" w:rsidRDefault="006D7CFE" w:rsidP="006D7CFE">
      <w:pPr>
        <w:spacing w:after="0" w:line="240" w:lineRule="auto"/>
        <w:ind w:left="360"/>
        <w:rPr>
          <w:rFonts w:ascii="Calibri" w:eastAsia="Times New Roman" w:hAnsi="Calibri" w:cs="Calibri"/>
          <w:kern w:val="0"/>
          <w:sz w:val="22"/>
          <w:szCs w:val="22"/>
          <w:lang w:eastAsia="en-GB"/>
          <w14:ligatures w14:val="none"/>
        </w:rPr>
      </w:pPr>
    </w:p>
    <w:p w14:paraId="7EB4908D" w14:textId="77777777" w:rsidR="006D7CFE" w:rsidRPr="006D7CFE" w:rsidRDefault="006D7CFE" w:rsidP="006D7CFE">
      <w:pPr>
        <w:spacing w:after="0" w:line="240" w:lineRule="auto"/>
        <w:ind w:left="360"/>
        <w:rPr>
          <w:rFonts w:ascii="Calibri" w:eastAsia="Times New Roman" w:hAnsi="Calibri" w:cs="Calibri"/>
          <w:kern w:val="0"/>
          <w:sz w:val="22"/>
          <w:szCs w:val="22"/>
          <w:lang w:eastAsia="en-GB"/>
          <w14:ligatures w14:val="none"/>
        </w:rPr>
      </w:pPr>
      <w:r w:rsidRPr="006D7CFE">
        <w:rPr>
          <w:rFonts w:ascii="Calibri" w:eastAsia="Times New Roman" w:hAnsi="Calibri" w:cs="Calibri"/>
          <w:kern w:val="0"/>
          <w:sz w:val="22"/>
          <w:szCs w:val="22"/>
          <w:lang w:eastAsia="en-GB"/>
          <w14:ligatures w14:val="none"/>
        </w:rPr>
        <w:t>The virus has reached more than 100 countries globally since its initial discovery and, despite stringent control measures, was considered a global pandemic, becoming a serious threat and challenge for both the world's healthcare system and the worldwide economy. The pandemic was declared over after three years of challenge, which resulted in significant damage to the economy and adversely had an impact on people's lives.</w:t>
      </w:r>
    </w:p>
    <w:p w14:paraId="701A67E8" w14:textId="5FB5B430" w:rsidR="006D7CFE" w:rsidRPr="006D7CFE" w:rsidRDefault="006D7CFE" w:rsidP="006D7CFE">
      <w:pPr>
        <w:spacing w:after="0" w:line="240" w:lineRule="auto"/>
        <w:ind w:left="360"/>
        <w:rPr>
          <w:rFonts w:ascii="Calibri" w:eastAsia="Times New Roman" w:hAnsi="Calibri" w:cs="Calibri"/>
          <w:kern w:val="0"/>
          <w:sz w:val="22"/>
          <w:szCs w:val="22"/>
          <w:lang w:eastAsia="en-GB"/>
          <w14:ligatures w14:val="none"/>
        </w:rPr>
      </w:pPr>
      <w:r w:rsidRPr="006D7CFE">
        <w:rPr>
          <w:rFonts w:ascii="Calibri" w:eastAsia="Times New Roman" w:hAnsi="Calibri" w:cs="Calibri"/>
          <w:kern w:val="0"/>
          <w:sz w:val="22"/>
          <w:szCs w:val="22"/>
          <w:lang w:eastAsia="en-GB"/>
          <w14:ligatures w14:val="none"/>
        </w:rPr>
        <w:t xml:space="preserve">As of August 2024, the United Kingdom government published ongoing reports and statistical analyses about COVID-19 cases. The Office for National Statistics (ONS) indicates that the global epidemic has killed a significant number of people; since the outbreak's start, over 7,057,145 </w:t>
      </w:r>
      <w:r w:rsidR="0012162C" w:rsidRPr="006D7CFE">
        <w:rPr>
          <w:rFonts w:ascii="Calibri" w:eastAsia="Times New Roman" w:hAnsi="Calibri" w:cs="Calibri"/>
          <w:kern w:val="0"/>
          <w:sz w:val="22"/>
          <w:szCs w:val="22"/>
          <w:lang w:eastAsia="en-GB"/>
          <w14:ligatures w14:val="none"/>
        </w:rPr>
        <w:t>million</w:t>
      </w:r>
      <w:r w:rsidRPr="006D7CFE">
        <w:rPr>
          <w:rFonts w:ascii="Calibri" w:eastAsia="Times New Roman" w:hAnsi="Calibri" w:cs="Calibri"/>
          <w:kern w:val="0"/>
          <w:sz w:val="22"/>
          <w:szCs w:val="22"/>
          <w:lang w:eastAsia="en-GB"/>
          <w14:ligatures w14:val="none"/>
        </w:rPr>
        <w:t xml:space="preserve"> deaths have been associated with COVID-19[11]. When it comes to the United Kingdom, the fatality rate was shown as 1.74% but when you consider the fatality rate all around the world is 5.72% [11]. The main reason for the changes originates from the emergence of new variants like omicron, the rollout of vaccination programs, and changes in public health measures. The United Kingdom government took necessary precautions to minimize those deaths and spread the epidemic like social distancing, lockdown, the closure of businesses and schools, and bans on travel and outdoor activities. The application of precautions shows a change tendency from country to country, which is why the epidemic’s peak point, or swings are going to be different for each country. epidemics have the same trend, which is the logistic trend when it comes to cumulative death, cases, etc [1]. The important thing about an epidemic is when it will reach a steadiness level for the trend since all epidemics are the same. The same thing is also valid for Covid-19 too just like any other epidemic ailments. Therefore, prediction of the pandemic and where it will stop is quite important regardless of covid-19. </w:t>
      </w:r>
    </w:p>
    <w:p w14:paraId="5CDF9160" w14:textId="401124B2" w:rsidR="008736DA" w:rsidRDefault="006D7CFE" w:rsidP="006D7CFE">
      <w:pPr>
        <w:spacing w:after="0" w:line="240" w:lineRule="auto"/>
        <w:ind w:left="360"/>
        <w:rPr>
          <w:rFonts w:ascii="Calibri" w:eastAsia="Times New Roman" w:hAnsi="Calibri" w:cs="Calibri"/>
          <w:b/>
          <w:bCs/>
          <w:kern w:val="0"/>
          <w:lang w:eastAsia="en-GB"/>
          <w14:ligatures w14:val="none"/>
        </w:rPr>
      </w:pPr>
      <w:r w:rsidRPr="006D7CFE">
        <w:rPr>
          <w:rFonts w:ascii="Calibri" w:eastAsia="Times New Roman" w:hAnsi="Calibri" w:cs="Calibri"/>
          <w:kern w:val="0"/>
          <w:sz w:val="22"/>
          <w:szCs w:val="22"/>
          <w:lang w:eastAsia="en-GB"/>
          <w14:ligatures w14:val="none"/>
        </w:rPr>
        <w:t>The primary objective of this research is to develop a predictive model forecasting the number of COVID-19 cases in the United Kingdom over a given period. The ultimate purpose of the research is to utilize and compare the Prophet model and logistic growth model to comprehend their effectiveness in predicting the trajectory of COVID-19 cases, which consider a certain number of factors such as seasonality, holidays, and external events like the occurrence of variants. The main research for this study is: "How long and accurately can the combination of the Prophet and logistic growth models predict the future spread of COVID-19 in the United Kingdom, considering seasonal, external effects and public health interventions?"</w:t>
      </w:r>
    </w:p>
    <w:p w14:paraId="27F512E0" w14:textId="3A2CA59C" w:rsidR="00803D32" w:rsidRPr="00803D32" w:rsidRDefault="008736DA" w:rsidP="008736DA">
      <w:pPr>
        <w:spacing w:after="0" w:line="240" w:lineRule="auto"/>
        <w:rPr>
          <w:ins w:id="2" w:author="Enes Karaduman" w:date="2024-08-20T18:21:00Z"/>
          <w:rFonts w:ascii="Calibri" w:eastAsia="Times New Roman" w:hAnsi="Calibri" w:cs="Calibri"/>
          <w:kern w:val="0"/>
          <w:lang w:eastAsia="en-GB"/>
          <w14:ligatures w14:val="none"/>
        </w:rPr>
      </w:pPr>
      <w:r>
        <w:rPr>
          <w:rFonts w:ascii="Calibri" w:eastAsia="Times New Roman" w:hAnsi="Calibri" w:cs="Calibri"/>
          <w:b/>
          <w:bCs/>
          <w:kern w:val="0"/>
          <w:lang w:eastAsia="en-GB"/>
          <w14:ligatures w14:val="none"/>
        </w:rPr>
        <w:t xml:space="preserve">      1.1 </w:t>
      </w:r>
      <w:ins w:id="3" w:author="Enes Karaduman" w:date="2024-08-20T18:21:00Z">
        <w:r w:rsidR="00803D32" w:rsidRPr="00803D32">
          <w:rPr>
            <w:rFonts w:ascii="Calibri" w:eastAsia="Times New Roman" w:hAnsi="Calibri" w:cs="Calibri"/>
            <w:b/>
            <w:bCs/>
            <w:kern w:val="0"/>
            <w:lang w:eastAsia="en-GB"/>
            <w14:ligatures w14:val="none"/>
          </w:rPr>
          <w:t>Overview of the Dissertation</w:t>
        </w:r>
      </w:ins>
    </w:p>
    <w:p w14:paraId="620391D8" w14:textId="5F03A43E" w:rsidR="00803D32" w:rsidRDefault="00F40CD4" w:rsidP="00803D32">
      <w:pPr>
        <w:spacing w:after="0" w:line="240" w:lineRule="auto"/>
        <w:ind w:left="360"/>
        <w:rPr>
          <w:ins w:id="4" w:author="Enes Karaduman" w:date="2024-08-20T18:15:00Z" w16du:dateUtc="2024-08-20T17:15:00Z"/>
          <w:rFonts w:ascii="Calibri" w:eastAsia="Times New Roman" w:hAnsi="Calibri" w:cs="Calibri"/>
          <w:kern w:val="0"/>
          <w:lang w:eastAsia="en-GB"/>
          <w14:ligatures w14:val="none"/>
        </w:rPr>
      </w:pPr>
      <w:r w:rsidRPr="00F40CD4">
        <w:rPr>
          <w:rFonts w:ascii="Calibri" w:eastAsia="Times New Roman" w:hAnsi="Calibri" w:cs="Calibri"/>
          <w:kern w:val="0"/>
          <w:sz w:val="22"/>
          <w:szCs w:val="22"/>
          <w:lang w:eastAsia="en-GB"/>
          <w14:ligatures w14:val="none"/>
        </w:rPr>
        <w:t xml:space="preserve">This dissertation will contain the use of COVID-19 case data from the National Health Service (NHS) in England and Scotland, which provides quite reliable and comprehensive datasets. The </w:t>
      </w:r>
      <w:r w:rsidRPr="00F40CD4">
        <w:rPr>
          <w:rFonts w:ascii="Calibri" w:eastAsia="Times New Roman" w:hAnsi="Calibri" w:cs="Calibri"/>
          <w:kern w:val="0"/>
          <w:sz w:val="22"/>
          <w:szCs w:val="22"/>
          <w:lang w:eastAsia="en-GB"/>
          <w14:ligatures w14:val="none"/>
        </w:rPr>
        <w:lastRenderedPageBreak/>
        <w:t>data will undergo preprocessing due to some issues about the data such as getting rid of missing values and shifting vaccination data over time. Later on, the study will implement the Prophet model with the integration of logistic growth to cap predictions and will also explore how seasonality and holiday effects can affect the spread of the virus over the country. Furthermore, the dissertation has a detailed literature review on predictive models in epidemiology, which is a methodology section demonstrating the implementation of the models, and an analysis of the outputs to be able to assess model performance on the given dataset. Discussions associated with the implications of the results and recommendations for additional study will round out the dissertation.</w:t>
      </w:r>
    </w:p>
    <w:p w14:paraId="488BE8AA" w14:textId="77777777" w:rsidR="00803D32" w:rsidRPr="002D698F" w:rsidRDefault="00803D32" w:rsidP="00AF36B4">
      <w:pPr>
        <w:spacing w:after="0" w:line="240" w:lineRule="auto"/>
        <w:ind w:left="360"/>
        <w:rPr>
          <w:rFonts w:ascii="Calibri" w:eastAsia="Times New Roman" w:hAnsi="Calibri" w:cs="Calibri"/>
          <w:kern w:val="0"/>
          <w:lang w:eastAsia="en-GB"/>
          <w14:ligatures w14:val="none"/>
        </w:rPr>
      </w:pPr>
    </w:p>
    <w:p w14:paraId="6A8686E1" w14:textId="443C25B9" w:rsidR="00BC205A" w:rsidRPr="008736DA" w:rsidDel="00803D32" w:rsidRDefault="00AF36B4" w:rsidP="008736DA">
      <w:pPr>
        <w:pStyle w:val="ListParagraph"/>
        <w:numPr>
          <w:ilvl w:val="0"/>
          <w:numId w:val="1"/>
        </w:numPr>
        <w:rPr>
          <w:del w:id="5" w:author="Enes Karaduman" w:date="2024-08-20T18:23:00Z" w16du:dateUtc="2024-08-20T17:23:00Z"/>
          <w:rFonts w:ascii="Calibri" w:eastAsia="Times New Roman" w:hAnsi="Calibri" w:cs="Calibri"/>
          <w:kern w:val="0"/>
          <w:sz w:val="28"/>
          <w:szCs w:val="28"/>
          <w:lang w:eastAsia="en-GB"/>
          <w14:ligatures w14:val="none"/>
        </w:rPr>
      </w:pPr>
      <w:del w:id="6" w:author="Enes Karaduman" w:date="2024-08-20T18:23:00Z" w16du:dateUtc="2024-08-20T17:23:00Z">
        <w:r w:rsidRPr="008736DA" w:rsidDel="00803D32">
          <w:rPr>
            <w:rFonts w:ascii="Calibri" w:eastAsia="Times New Roman" w:hAnsi="Calibri" w:cs="Calibri"/>
            <w:kern w:val="0"/>
            <w:sz w:val="28"/>
            <w:szCs w:val="28"/>
            <w:lang w:eastAsia="en-GB"/>
            <w14:ligatures w14:val="none"/>
          </w:rPr>
          <w:delText xml:space="preserve">Thanks to its straightforward theory and effective computation, logistic regression fitting of time series data is often used. To illustrate, logistic growth starts with a slow rise and then increases suddenly. After a sudden increase in value, the growth reaches the maximum value, which is called a cap. When you examine the growth trend of Covid-19, you will see the same trend. That’s why, feeding the model with a cap might be beneficial to reach more accurate predicted outcomes for the model. You have an opportunity to use the approach on the </w:delText>
        </w:r>
        <w:commentRangeStart w:id="7"/>
        <w:r w:rsidRPr="008736DA" w:rsidDel="00803D32">
          <w:rPr>
            <w:rFonts w:ascii="Calibri" w:eastAsia="Times New Roman" w:hAnsi="Calibri" w:cs="Calibri"/>
            <w:kern w:val="0"/>
            <w:sz w:val="28"/>
            <w:szCs w:val="28"/>
            <w:lang w:eastAsia="en-GB"/>
            <w14:ligatures w14:val="none"/>
          </w:rPr>
          <w:delText>prophet model</w:delText>
        </w:r>
        <w:commentRangeEnd w:id="7"/>
        <w:r w:rsidRPr="008736DA" w:rsidDel="00803D32">
          <w:rPr>
            <w:sz w:val="28"/>
            <w:szCs w:val="28"/>
          </w:rPr>
          <w:commentReference w:id="7"/>
        </w:r>
        <w:r w:rsidRPr="008736DA" w:rsidDel="00803D32">
          <w:rPr>
            <w:rFonts w:ascii="Calibri" w:eastAsia="Times New Roman" w:hAnsi="Calibri" w:cs="Calibri"/>
            <w:kern w:val="0"/>
            <w:sz w:val="28"/>
            <w:szCs w:val="28"/>
            <w:lang w:eastAsia="en-GB"/>
            <w14:ligatures w14:val="none"/>
          </w:rPr>
          <w:delText xml:space="preserve"> and feed the model their variables. That’s why, the use of the prophet model looks robust for that sort of approach. The ultimate purpose of the paper is to create a reliable model providing reliable results in terms of both long-term and short-term. The use of logistic trend, </w:delText>
        </w:r>
        <w:commentRangeStart w:id="8"/>
        <w:r w:rsidRPr="008736DA" w:rsidDel="00803D32">
          <w:rPr>
            <w:rFonts w:ascii="Calibri" w:eastAsia="Times New Roman" w:hAnsi="Calibri" w:cs="Calibri"/>
            <w:kern w:val="0"/>
            <w:sz w:val="28"/>
            <w:szCs w:val="28"/>
            <w:lang w:eastAsia="en-GB"/>
            <w14:ligatures w14:val="none"/>
          </w:rPr>
          <w:delText xml:space="preserve">including seasonality, and holiday effects </w:delText>
        </w:r>
        <w:commentRangeEnd w:id="8"/>
        <w:r w:rsidRPr="008736DA" w:rsidDel="00803D32">
          <w:rPr>
            <w:sz w:val="28"/>
            <w:szCs w:val="28"/>
          </w:rPr>
          <w:commentReference w:id="8"/>
        </w:r>
        <w:r w:rsidRPr="008736DA" w:rsidDel="00803D32">
          <w:rPr>
            <w:rFonts w:ascii="Calibri" w:eastAsia="Times New Roman" w:hAnsi="Calibri" w:cs="Calibri"/>
            <w:kern w:val="0"/>
            <w:sz w:val="28"/>
            <w:szCs w:val="28"/>
            <w:lang w:eastAsia="en-GB"/>
            <w14:ligatures w14:val="none"/>
          </w:rPr>
          <w:delText xml:space="preserve">might help </w:delText>
        </w:r>
        <w:r w:rsidR="00B34EEF" w:rsidRPr="008736DA" w:rsidDel="00803D32">
          <w:rPr>
            <w:rFonts w:ascii="Calibri" w:eastAsia="Times New Roman" w:hAnsi="Calibri" w:cs="Calibri"/>
            <w:kern w:val="0"/>
            <w:sz w:val="28"/>
            <w:szCs w:val="28"/>
            <w:lang w:eastAsia="en-GB"/>
            <w14:ligatures w14:val="none"/>
          </w:rPr>
          <w:delText>to able to acquire more definite results. Those elements will help to determine when an epidemic will reach its peak value so that the model will produce more reliable results by limiting with the aid of cap.</w:delText>
        </w:r>
        <w:r w:rsidR="00925DAF" w:rsidRPr="008736DA" w:rsidDel="00803D32">
          <w:rPr>
            <w:rFonts w:ascii="Calibri" w:eastAsia="Times New Roman" w:hAnsi="Calibri" w:cs="Calibri"/>
            <w:kern w:val="0"/>
            <w:sz w:val="28"/>
            <w:szCs w:val="28"/>
            <w:lang w:eastAsia="en-GB"/>
            <w14:ligatures w14:val="none"/>
          </w:rPr>
          <w:delText xml:space="preserve"> </w:delText>
        </w:r>
      </w:del>
    </w:p>
    <w:p w14:paraId="3BF05E51" w14:textId="77777777" w:rsidR="00F61199" w:rsidRPr="008736DA" w:rsidRDefault="00F61199" w:rsidP="008736DA">
      <w:pPr>
        <w:pStyle w:val="ListParagraph"/>
        <w:numPr>
          <w:ilvl w:val="0"/>
          <w:numId w:val="1"/>
        </w:numPr>
        <w:rPr>
          <w:ins w:id="9" w:author="Enes Karaduman" w:date="2024-08-20T19:57:00Z" w16du:dateUtc="2024-08-20T18:57:00Z"/>
          <w:b/>
          <w:bCs/>
          <w:sz w:val="28"/>
          <w:szCs w:val="28"/>
          <w:lang w:eastAsia="en-GB"/>
        </w:rPr>
      </w:pPr>
      <w:r w:rsidRPr="008736DA">
        <w:rPr>
          <w:b/>
          <w:bCs/>
          <w:sz w:val="28"/>
          <w:szCs w:val="28"/>
          <w:lang w:eastAsia="en-GB"/>
        </w:rPr>
        <w:t>Literature Review</w:t>
      </w:r>
    </w:p>
    <w:p w14:paraId="7677983A" w14:textId="6B4412DA" w:rsidR="003E6410" w:rsidRDefault="00C97343" w:rsidP="00F61199">
      <w:pPr>
        <w:spacing w:after="0" w:line="240" w:lineRule="auto"/>
        <w:ind w:left="360"/>
        <w:rPr>
          <w:rFonts w:ascii="Calibri" w:eastAsia="Times New Roman" w:hAnsi="Calibri" w:cs="Calibri"/>
          <w:kern w:val="0"/>
          <w:sz w:val="22"/>
          <w:szCs w:val="22"/>
          <w:lang w:eastAsia="en-GB"/>
          <w14:ligatures w14:val="none"/>
        </w:rPr>
      </w:pPr>
      <w:r w:rsidRPr="00C97343">
        <w:rPr>
          <w:rFonts w:ascii="Calibri" w:eastAsia="Times New Roman" w:hAnsi="Calibri" w:cs="Calibri"/>
          <w:kern w:val="0"/>
          <w:sz w:val="22"/>
          <w:szCs w:val="22"/>
          <w:lang w:eastAsia="en-GB"/>
          <w14:ligatures w14:val="none"/>
        </w:rPr>
        <w:t>COVID-19 is an illness caused by the SARS-CoV-2 virus, which occurred in late 2019. The virus spreads rapidly and easily, leading to widespread health crises and significant social and economic disruptions worldwide. The pandemic has negatively affected daily life and posed considerable troubles on a global scale including overwhelming healthcare systems due to high spread rates, causing economic downturns due to lockdowns, and changing education and social structures. After a long lockdown, companies, schools, and the government found a way to adapt themselves by remote working to this catastrophic term.</w:t>
      </w:r>
    </w:p>
    <w:p w14:paraId="264224E0" w14:textId="77777777" w:rsidR="00C97343" w:rsidRPr="00753719" w:rsidRDefault="00C97343" w:rsidP="00F61199">
      <w:pPr>
        <w:spacing w:after="0" w:line="240" w:lineRule="auto"/>
        <w:ind w:left="360"/>
        <w:rPr>
          <w:rFonts w:ascii="Calibri" w:eastAsia="Times New Roman" w:hAnsi="Calibri" w:cs="Calibri"/>
          <w:b/>
          <w:bCs/>
          <w:kern w:val="0"/>
          <w:lang w:eastAsia="en-GB"/>
          <w14:ligatures w14:val="none"/>
        </w:rPr>
      </w:pPr>
    </w:p>
    <w:p w14:paraId="0F5F0FA3" w14:textId="1AF56F8D" w:rsidR="00F61199" w:rsidRPr="00753719" w:rsidRDefault="00926448" w:rsidP="00F61199">
      <w:pPr>
        <w:spacing w:after="0" w:line="240" w:lineRule="auto"/>
        <w:ind w:left="360"/>
        <w:rPr>
          <w:rFonts w:ascii="Calibri" w:eastAsia="Times New Roman" w:hAnsi="Calibri" w:cs="Calibri"/>
          <w:b/>
          <w:bCs/>
          <w:kern w:val="0"/>
          <w:lang w:eastAsia="en-GB"/>
          <w14:ligatures w14:val="none"/>
        </w:rPr>
      </w:pPr>
      <w:r>
        <w:rPr>
          <w:rFonts w:ascii="Calibri" w:eastAsia="Times New Roman" w:hAnsi="Calibri" w:cs="Calibri"/>
          <w:b/>
          <w:bCs/>
          <w:kern w:val="0"/>
          <w:lang w:eastAsia="en-GB"/>
          <w14:ligatures w14:val="none"/>
        </w:rPr>
        <w:t xml:space="preserve">2.1 </w:t>
      </w:r>
      <w:r w:rsidR="00F61199" w:rsidRPr="00753719">
        <w:rPr>
          <w:rFonts w:ascii="Calibri" w:eastAsia="Times New Roman" w:hAnsi="Calibri" w:cs="Calibri"/>
          <w:b/>
          <w:bCs/>
          <w:kern w:val="0"/>
          <w:lang w:eastAsia="en-GB"/>
          <w14:ligatures w14:val="none"/>
        </w:rPr>
        <w:t>Introduction to Predictive Models in Epidemiology</w:t>
      </w:r>
    </w:p>
    <w:p w14:paraId="3839A33A" w14:textId="10ABF5C4" w:rsidR="007F4DF3" w:rsidRPr="007F4DF3" w:rsidRDefault="007F4DF3" w:rsidP="007F4DF3">
      <w:pPr>
        <w:spacing w:after="0" w:line="240" w:lineRule="auto"/>
        <w:ind w:left="360"/>
        <w:rPr>
          <w:rFonts w:ascii="Calibri" w:eastAsia="Times New Roman" w:hAnsi="Calibri" w:cs="Calibri"/>
          <w:kern w:val="0"/>
          <w:sz w:val="22"/>
          <w:szCs w:val="22"/>
          <w:lang w:eastAsia="en-GB"/>
          <w14:ligatures w14:val="none"/>
        </w:rPr>
      </w:pPr>
      <w:r w:rsidRPr="007F4DF3">
        <w:rPr>
          <w:rFonts w:ascii="Calibri" w:eastAsia="Times New Roman" w:hAnsi="Calibri" w:cs="Calibri"/>
          <w:kern w:val="0"/>
          <w:sz w:val="22"/>
          <w:szCs w:val="22"/>
          <w:lang w:eastAsia="en-GB"/>
          <w14:ligatures w14:val="none"/>
        </w:rPr>
        <w:t xml:space="preserve">Predictive modelling has always been a crucial tool in epidemiology to be able to predict the spread ratio of infectious diseases. Traditional prediction models, such as the Susceptible-Infected-Recovered (SIR) model, have historically provided a basic comprehension of the dynamics of disease. </w:t>
      </w:r>
    </w:p>
    <w:p w14:paraId="67160B03" w14:textId="0D6772BE" w:rsidR="00050BB1" w:rsidRDefault="007F4DF3" w:rsidP="007F4DF3">
      <w:pPr>
        <w:spacing w:after="0" w:line="240" w:lineRule="auto"/>
        <w:ind w:left="360"/>
        <w:rPr>
          <w:rFonts w:ascii="Calibri" w:eastAsia="Times New Roman" w:hAnsi="Calibri" w:cs="Calibri"/>
          <w:b/>
          <w:bCs/>
          <w:kern w:val="0"/>
          <w:lang w:eastAsia="en-GB"/>
          <w14:ligatures w14:val="none"/>
        </w:rPr>
      </w:pPr>
      <w:r w:rsidRPr="007F4DF3">
        <w:rPr>
          <w:rFonts w:ascii="Calibri" w:eastAsia="Times New Roman" w:hAnsi="Calibri" w:cs="Calibri"/>
          <w:kern w:val="0"/>
          <w:sz w:val="22"/>
          <w:szCs w:val="22"/>
          <w:lang w:eastAsia="en-GB"/>
          <w14:ligatures w14:val="none"/>
        </w:rPr>
        <w:t>The SIR model is a basic predictive model in epidemiology used to comprehend and forecast the spread of infectious diseases, which divides a population facing an epidemic into three parts: susceptible (S), infectious (I), and recovered (R), allowing for the estimation of significant epidemiological parameters such as the fundamental reproduction number (R0​) [3]. To illustrate, the SIR model implemented during the COVID-19 pandemic in Ecuador estimated an R0 of 2.2, meaning that each infected individual could spread the virus to 2.2 other people. It underscores the degree of interventions like quarantine and immunization strategies [3]. The value shown reflects the likelihood of an infection passing on throughout a totally vulnerable population. However, COVID-19's unique traits—such as its high transmissibility and variable incubation period—call for the growth of more advanced models that are capable of handling complex patterns and non-linear trends. Therefore, the use of old-fashioned models like SIR for COVID-19 cases does not have any meaning because of the mentioned reasons.</w:t>
      </w:r>
    </w:p>
    <w:p w14:paraId="79985224" w14:textId="77777777" w:rsidR="00050BB1" w:rsidRDefault="00050BB1" w:rsidP="00F5720F">
      <w:pPr>
        <w:spacing w:after="0" w:line="240" w:lineRule="auto"/>
        <w:ind w:left="360"/>
        <w:rPr>
          <w:rFonts w:ascii="Calibri" w:eastAsia="Times New Roman" w:hAnsi="Calibri" w:cs="Calibri"/>
          <w:b/>
          <w:bCs/>
          <w:kern w:val="0"/>
          <w:lang w:eastAsia="en-GB"/>
          <w14:ligatures w14:val="none"/>
        </w:rPr>
      </w:pPr>
    </w:p>
    <w:p w14:paraId="6C3C11E9" w14:textId="574AF9CC" w:rsidR="00F61199" w:rsidRPr="00753719" w:rsidRDefault="00926448" w:rsidP="00F5720F">
      <w:pPr>
        <w:spacing w:after="0" w:line="240" w:lineRule="auto"/>
        <w:ind w:left="360"/>
        <w:rPr>
          <w:rFonts w:ascii="Calibri" w:eastAsia="Times New Roman" w:hAnsi="Calibri" w:cs="Calibri"/>
          <w:b/>
          <w:bCs/>
          <w:kern w:val="0"/>
          <w:lang w:eastAsia="en-GB"/>
          <w14:ligatures w14:val="none"/>
        </w:rPr>
      </w:pPr>
      <w:r>
        <w:rPr>
          <w:rFonts w:ascii="Calibri" w:eastAsia="Times New Roman" w:hAnsi="Calibri" w:cs="Calibri"/>
          <w:b/>
          <w:bCs/>
          <w:kern w:val="0"/>
          <w:lang w:eastAsia="en-GB"/>
          <w14:ligatures w14:val="none"/>
        </w:rPr>
        <w:t xml:space="preserve">2.2 </w:t>
      </w:r>
      <w:r w:rsidR="00F61199" w:rsidRPr="00753719">
        <w:rPr>
          <w:rFonts w:ascii="Calibri" w:eastAsia="Times New Roman" w:hAnsi="Calibri" w:cs="Calibri"/>
          <w:b/>
          <w:bCs/>
          <w:kern w:val="0"/>
          <w:lang w:eastAsia="en-GB"/>
          <w14:ligatures w14:val="none"/>
        </w:rPr>
        <w:t xml:space="preserve">Logistic Growth Model </w:t>
      </w:r>
      <w:r w:rsidR="00E776E9" w:rsidRPr="00753719">
        <w:rPr>
          <w:rFonts w:ascii="Calibri" w:eastAsia="Times New Roman" w:hAnsi="Calibri" w:cs="Calibri"/>
          <w:b/>
          <w:bCs/>
          <w:kern w:val="0"/>
          <w:lang w:eastAsia="en-GB"/>
          <w14:ligatures w14:val="none"/>
        </w:rPr>
        <w:t>for Epidemic</w:t>
      </w:r>
    </w:p>
    <w:p w14:paraId="1BDD7464" w14:textId="7AECAD77" w:rsidR="00EA7397" w:rsidRDefault="00DB4D1C" w:rsidP="0024793F">
      <w:pPr>
        <w:spacing w:after="0" w:line="240" w:lineRule="auto"/>
        <w:ind w:left="360"/>
        <w:rPr>
          <w:rFonts w:ascii="Calibri" w:eastAsia="Times New Roman" w:hAnsi="Calibri" w:cs="Calibri"/>
          <w:kern w:val="0"/>
          <w:sz w:val="22"/>
          <w:szCs w:val="22"/>
          <w:lang w:eastAsia="en-GB"/>
          <w14:ligatures w14:val="none"/>
        </w:rPr>
      </w:pPr>
      <w:r w:rsidRPr="00DB4D1C">
        <w:rPr>
          <w:rFonts w:ascii="Calibri" w:eastAsia="Times New Roman" w:hAnsi="Calibri" w:cs="Calibri"/>
          <w:kern w:val="0"/>
          <w:sz w:val="22"/>
          <w:szCs w:val="22"/>
          <w:lang w:eastAsia="en-GB"/>
          <w14:ligatures w14:val="none"/>
        </w:rPr>
        <w:t xml:space="preserve">Because of its simplicity of use and ability to precisely show the initial rapid growth followed by a plateau as resources become scarce, the logistic growth model has been used to model epidemics. The model is especially useful for epidemic forecasting as it shows the natural course of many infectious diseases such as COVID-19. the logistic model is often used to have a prediction on the cumulative number of cases over time, capturing the entire epidemic curve from the initial outbreak to the point where the spread of the disease stabilizes. The model's S-shaped curve, which has been effectively used in previous epidemics like SARS, accurately demonstrates the progression of an epidemic by modelling the cumulative number of people suffering from COVID-19. The logistic model is also quite efficient in terms of predicting peak cases, which is the maximum number of active cases at any given time and understanding the potential effect of interventions such as lockdowns and social distancing. According to Chang et al. (2020), because of its straightforward theory and effective computation, the logistic model is </w:t>
      </w:r>
      <w:r w:rsidRPr="00DB4D1C">
        <w:rPr>
          <w:rFonts w:ascii="Calibri" w:eastAsia="Times New Roman" w:hAnsi="Calibri" w:cs="Calibri"/>
          <w:kern w:val="0"/>
          <w:sz w:val="22"/>
          <w:szCs w:val="22"/>
          <w:lang w:eastAsia="en-GB"/>
          <w14:ligatures w14:val="none"/>
        </w:rPr>
        <w:lastRenderedPageBreak/>
        <w:t>often used in regression analysis fitting of time series data, making it a helpful instrument in predicting COVID-19 trends for different nations [1]. The model has three phases when it comes to epidemic growth: a slow increase at the beginning, a fast growth duration while it approaches the peak, and a slow growth process as the outbreak reaches its maximum [1]. Due to this structure, significant turning points in the epidemic curve can be detected, including the peak infection ratio and the effects of public health initiatives [1].</w:t>
      </w:r>
    </w:p>
    <w:p w14:paraId="57E0F3A9" w14:textId="77777777" w:rsidR="0024793F" w:rsidRDefault="0024793F" w:rsidP="0024793F">
      <w:pPr>
        <w:spacing w:after="0" w:line="240" w:lineRule="auto"/>
        <w:ind w:left="360"/>
        <w:rPr>
          <w:rFonts w:ascii="Calibri" w:eastAsia="Times New Roman" w:hAnsi="Calibri" w:cs="Calibri"/>
          <w:kern w:val="0"/>
          <w:sz w:val="22"/>
          <w:szCs w:val="22"/>
          <w:lang w:eastAsia="en-GB"/>
          <w14:ligatures w14:val="none"/>
        </w:rPr>
      </w:pPr>
    </w:p>
    <w:p w14:paraId="01B39E77" w14:textId="77777777" w:rsidR="0024793F" w:rsidRDefault="0024793F" w:rsidP="0024793F">
      <w:pPr>
        <w:spacing w:after="0" w:line="240" w:lineRule="auto"/>
        <w:ind w:left="360"/>
        <w:rPr>
          <w:rFonts w:ascii="Calibri" w:eastAsia="Times New Roman" w:hAnsi="Calibri" w:cs="Calibri"/>
          <w:kern w:val="0"/>
          <w:sz w:val="22"/>
          <w:szCs w:val="22"/>
          <w:lang w:eastAsia="en-GB"/>
          <w14:ligatures w14:val="none"/>
        </w:rPr>
      </w:pPr>
    </w:p>
    <w:p w14:paraId="51CE9F69" w14:textId="77777777" w:rsidR="0024793F" w:rsidRPr="0085315F" w:rsidRDefault="0024793F" w:rsidP="0024793F">
      <w:pPr>
        <w:spacing w:after="0" w:line="240" w:lineRule="auto"/>
        <w:ind w:left="360"/>
        <w:rPr>
          <w:rFonts w:ascii="Calibri" w:eastAsia="Times New Roman" w:hAnsi="Calibri" w:cs="Calibri"/>
          <w:kern w:val="0"/>
          <w:sz w:val="22"/>
          <w:szCs w:val="22"/>
          <w:lang w:eastAsia="en-GB"/>
          <w14:ligatures w14:val="none"/>
        </w:rPr>
      </w:pPr>
    </w:p>
    <w:p w14:paraId="16140AB0" w14:textId="6C28DC9D" w:rsidR="00F61199" w:rsidRPr="00753719" w:rsidRDefault="00EA7397" w:rsidP="00292D29">
      <w:pPr>
        <w:spacing w:after="0" w:line="240" w:lineRule="auto"/>
        <w:ind w:left="360"/>
        <w:rPr>
          <w:rFonts w:ascii="Calibri" w:eastAsia="Times New Roman" w:hAnsi="Calibri" w:cs="Calibri"/>
          <w:b/>
          <w:bCs/>
          <w:kern w:val="0"/>
          <w:lang w:eastAsia="en-GB"/>
          <w14:ligatures w14:val="none"/>
        </w:rPr>
      </w:pPr>
      <w:r>
        <w:rPr>
          <w:rFonts w:ascii="Calibri" w:eastAsia="Times New Roman" w:hAnsi="Calibri" w:cs="Calibri"/>
          <w:b/>
          <w:bCs/>
          <w:kern w:val="0"/>
          <w:lang w:eastAsia="en-GB"/>
          <w14:ligatures w14:val="none"/>
        </w:rPr>
        <w:t xml:space="preserve">2.3 </w:t>
      </w:r>
      <w:r w:rsidR="00F61199" w:rsidRPr="00753719">
        <w:rPr>
          <w:rFonts w:ascii="Calibri" w:eastAsia="Times New Roman" w:hAnsi="Calibri" w:cs="Calibri"/>
          <w:b/>
          <w:bCs/>
          <w:kern w:val="0"/>
          <w:lang w:eastAsia="en-GB"/>
          <w14:ligatures w14:val="none"/>
        </w:rPr>
        <w:t xml:space="preserve">Prophet Model </w:t>
      </w:r>
    </w:p>
    <w:p w14:paraId="3D7331F1" w14:textId="77777777" w:rsidR="008D7E99" w:rsidRPr="008D7E99" w:rsidRDefault="008D7E99" w:rsidP="008D7E99">
      <w:pPr>
        <w:ind w:left="360"/>
        <w:rPr>
          <w:rFonts w:ascii="Calibri" w:eastAsia="Times New Roman" w:hAnsi="Calibri" w:cs="Calibri"/>
          <w:kern w:val="0"/>
          <w:sz w:val="22"/>
          <w:szCs w:val="22"/>
          <w:lang w:eastAsia="en-GB"/>
          <w14:ligatures w14:val="none"/>
        </w:rPr>
      </w:pPr>
      <w:r w:rsidRPr="008D7E99">
        <w:rPr>
          <w:rFonts w:ascii="Calibri" w:eastAsia="Times New Roman" w:hAnsi="Calibri" w:cs="Calibri"/>
          <w:kern w:val="0"/>
          <w:sz w:val="22"/>
          <w:szCs w:val="22"/>
          <w:lang w:eastAsia="en-GB"/>
          <w14:ligatures w14:val="none"/>
        </w:rPr>
        <w:t>The Prophet model, developed by Facebook, is a machine learning model designed for time series predictions, particularly effective for datasets with strong seasonal effects. Unlike traditional models, Prophet is specifically developed to handle missing data points and incorporate external features such as holidays and seasonal patterns, making it highly useful for COVID-19 forecasting. The trend component models show the non-periodic variations in the data, like general rises or decreases. On the other hand, Seasonality holds the information of periodic patterns, such as weekly or yearly cycles by using the Fourier series. The holiday component serves as an external regressor to adjust for the effects of holidays. Those iterative features enable the Prophet model to make reliable predictions even if data is incomplete or influenced by external factors.</w:t>
      </w:r>
    </w:p>
    <w:p w14:paraId="5C69180B" w14:textId="77777777" w:rsidR="008D7E99" w:rsidRDefault="008D7E99" w:rsidP="008D7E99">
      <w:pPr>
        <w:ind w:left="360"/>
        <w:rPr>
          <w:rFonts w:ascii="Calibri" w:eastAsia="Times New Roman" w:hAnsi="Calibri" w:cs="Calibri"/>
          <w:kern w:val="0"/>
          <w:sz w:val="22"/>
          <w:szCs w:val="22"/>
          <w:lang w:eastAsia="en-GB"/>
          <w14:ligatures w14:val="none"/>
        </w:rPr>
      </w:pPr>
      <w:r w:rsidRPr="008D7E99">
        <w:rPr>
          <w:rFonts w:ascii="Calibri" w:eastAsia="Times New Roman" w:hAnsi="Calibri" w:cs="Calibri"/>
          <w:kern w:val="0"/>
          <w:sz w:val="22"/>
          <w:szCs w:val="22"/>
          <w:lang w:eastAsia="en-GB"/>
          <w14:ligatures w14:val="none"/>
        </w:rPr>
        <w:t>Prophet has been used in a variety of studies to model and forecast pandemics and epidemics. For example, It is also used Prophet in order to predict the spread of COVID-19 in the United States, Brazil, Russia, and India by comparing with other machine learning time series models like ARIMA and SARIMA [9]. Another study by Hassani et al. (2020) implemented Prophet to predict COVID-19 cases in Morocco, demonstrating how well it captures the effects of government actions on the epidemic curve [2]. These examples emphasize. These examples show how Prophet is quite a common model in terms of predicting epidemic cases.</w:t>
      </w:r>
    </w:p>
    <w:p w14:paraId="1110560E" w14:textId="3979DEC7" w:rsidR="002456C8" w:rsidRDefault="001D244D" w:rsidP="008D7E99">
      <w:pPr>
        <w:ind w:left="360"/>
        <w:rPr>
          <w:rFonts w:ascii="Calibri" w:eastAsia="Times New Roman" w:hAnsi="Calibri" w:cs="Calibri"/>
          <w:b/>
          <w:bCs/>
          <w:color w:val="000000"/>
          <w:kern w:val="0"/>
          <w:lang w:eastAsia="en-GB"/>
          <w14:ligatures w14:val="none"/>
        </w:rPr>
      </w:pPr>
      <w:r>
        <w:rPr>
          <w:rFonts w:ascii="Calibri" w:eastAsia="Times New Roman" w:hAnsi="Calibri" w:cs="Calibri"/>
          <w:b/>
          <w:bCs/>
          <w:color w:val="000000"/>
          <w:kern w:val="0"/>
          <w:lang w:eastAsia="en-GB"/>
          <w14:ligatures w14:val="none"/>
        </w:rPr>
        <w:t xml:space="preserve">2.3.1 </w:t>
      </w:r>
      <w:r w:rsidR="002456C8" w:rsidRPr="008441F6">
        <w:rPr>
          <w:rFonts w:ascii="Calibri" w:eastAsia="Times New Roman" w:hAnsi="Calibri" w:cs="Calibri"/>
          <w:b/>
          <w:bCs/>
          <w:color w:val="000000"/>
          <w:kern w:val="0"/>
          <w:lang w:eastAsia="en-GB"/>
          <w14:ligatures w14:val="none"/>
        </w:rPr>
        <w:t>Seasonality Effect:</w:t>
      </w:r>
    </w:p>
    <w:p w14:paraId="4552065B" w14:textId="5809DB44" w:rsidR="00B16F4A" w:rsidRDefault="00B16F4A" w:rsidP="002456C8">
      <w:pPr>
        <w:ind w:left="360"/>
        <w:rPr>
          <w:rFonts w:ascii="Calibri" w:eastAsia="Times New Roman" w:hAnsi="Calibri" w:cs="Calibri"/>
          <w:color w:val="000000"/>
          <w:kern w:val="0"/>
          <w:sz w:val="22"/>
          <w:szCs w:val="22"/>
          <w:lang w:eastAsia="en-GB"/>
          <w14:ligatures w14:val="none"/>
        </w:rPr>
      </w:pPr>
      <w:r w:rsidRPr="00B16F4A">
        <w:rPr>
          <w:rFonts w:ascii="Calibri" w:eastAsia="Times New Roman" w:hAnsi="Calibri" w:cs="Calibri"/>
          <w:color w:val="000000"/>
          <w:kern w:val="0"/>
          <w:sz w:val="22"/>
          <w:szCs w:val="22"/>
          <w:lang w:eastAsia="en-GB"/>
          <w14:ligatures w14:val="none"/>
        </w:rPr>
        <w:t xml:space="preserve">It refers to regularly recurring fluctuations in data over a certain period. For instance, in the retail sector, there is an increase in sales during certain months of the year (for example, in December due to Christmas shopping) and in the agricultural sector, harvest times of seasonal products affecting production are examples of seasonality, which can be observed not only on a monthly or annual basis but also on a weekly, daily or even hourly basis. Analysis of seasonality is important for businesses to be able to predict these regular fluctuations and plan accordingly. </w:t>
      </w:r>
    </w:p>
    <w:p w14:paraId="7016F16B" w14:textId="159E62E6" w:rsidR="00342E04" w:rsidRDefault="001D244D" w:rsidP="00342E04">
      <w:pPr>
        <w:ind w:left="360"/>
        <w:rPr>
          <w:rFonts w:ascii="Calibri" w:eastAsia="Times New Roman" w:hAnsi="Calibri" w:cs="Calibri"/>
          <w:b/>
          <w:bCs/>
          <w:color w:val="000000"/>
          <w:kern w:val="0"/>
          <w:lang w:eastAsia="en-GB"/>
          <w14:ligatures w14:val="none"/>
        </w:rPr>
      </w:pPr>
      <w:r>
        <w:rPr>
          <w:rFonts w:ascii="Calibri" w:eastAsia="Times New Roman" w:hAnsi="Calibri" w:cs="Calibri"/>
          <w:b/>
          <w:bCs/>
          <w:color w:val="000000"/>
          <w:kern w:val="0"/>
          <w:lang w:eastAsia="en-GB"/>
          <w14:ligatures w14:val="none"/>
        </w:rPr>
        <w:t xml:space="preserve">2.3.2 </w:t>
      </w:r>
      <w:r w:rsidR="002456C8" w:rsidRPr="00BC1C2F">
        <w:rPr>
          <w:rFonts w:ascii="Calibri" w:eastAsia="Times New Roman" w:hAnsi="Calibri" w:cs="Calibri"/>
          <w:b/>
          <w:bCs/>
          <w:color w:val="000000"/>
          <w:kern w:val="0"/>
          <w:lang w:eastAsia="en-GB"/>
          <w14:ligatures w14:val="none"/>
        </w:rPr>
        <w:t xml:space="preserve">Holiday Effect </w:t>
      </w:r>
    </w:p>
    <w:p w14:paraId="0F2003C3" w14:textId="29C43708" w:rsidR="003C0A92" w:rsidRPr="00342E04" w:rsidRDefault="003C0A92" w:rsidP="00342E04">
      <w:pPr>
        <w:ind w:left="360"/>
        <w:rPr>
          <w:rFonts w:ascii="Calibri" w:eastAsia="Times New Roman" w:hAnsi="Calibri" w:cs="Calibri"/>
          <w:b/>
          <w:bCs/>
          <w:color w:val="000000"/>
          <w:kern w:val="0"/>
          <w:lang w:eastAsia="en-GB"/>
          <w14:ligatures w14:val="none"/>
        </w:rPr>
      </w:pPr>
      <w:r w:rsidRPr="003C0A92">
        <w:rPr>
          <w:rFonts w:ascii="Calibri" w:eastAsia="Times New Roman" w:hAnsi="Calibri" w:cs="Calibri"/>
          <w:color w:val="000000"/>
          <w:kern w:val="0"/>
          <w:sz w:val="22"/>
          <w:szCs w:val="22"/>
          <w:lang w:eastAsia="en-GB"/>
          <w14:ligatures w14:val="none"/>
        </w:rPr>
        <w:t xml:space="preserve">The holiday effect basically creates an impact for a certain period of time, which results in some deviations in seasonality patterns. As a result of the issue, it is likely to affect predictions. For instance, public holidays may encourage people to go outside. This circumstance creates an impact on consumer </w:t>
      </w:r>
      <w:r w:rsidR="00E31227" w:rsidRPr="003C0A92">
        <w:rPr>
          <w:rFonts w:ascii="Calibri" w:eastAsia="Times New Roman" w:hAnsi="Calibri" w:cs="Calibri"/>
          <w:color w:val="000000"/>
          <w:kern w:val="0"/>
          <w:sz w:val="22"/>
          <w:szCs w:val="22"/>
          <w:lang w:eastAsia="en-GB"/>
          <w14:ligatures w14:val="none"/>
        </w:rPr>
        <w:t>behaviours</w:t>
      </w:r>
      <w:r w:rsidRPr="003C0A92">
        <w:rPr>
          <w:rFonts w:ascii="Calibri" w:eastAsia="Times New Roman" w:hAnsi="Calibri" w:cs="Calibri"/>
          <w:color w:val="000000"/>
          <w:kern w:val="0"/>
          <w:sz w:val="22"/>
          <w:szCs w:val="22"/>
          <w:lang w:eastAsia="en-GB"/>
          <w14:ligatures w14:val="none"/>
        </w:rPr>
        <w:t xml:space="preserve"> and spend more money than any usual day.</w:t>
      </w:r>
      <w:r w:rsidR="00E23031">
        <w:rPr>
          <w:rFonts w:ascii="Calibri" w:eastAsia="Times New Roman" w:hAnsi="Calibri" w:cs="Calibri"/>
          <w:color w:val="000000"/>
          <w:kern w:val="0"/>
          <w:sz w:val="22"/>
          <w:szCs w:val="22"/>
          <w:lang w:eastAsia="en-GB"/>
          <w14:ligatures w14:val="none"/>
        </w:rPr>
        <w:t xml:space="preserve"> </w:t>
      </w:r>
      <w:r w:rsidR="00E23031" w:rsidRPr="00B16F4A">
        <w:rPr>
          <w:rFonts w:ascii="Calibri" w:eastAsia="Times New Roman" w:hAnsi="Calibri" w:cs="Calibri"/>
          <w:color w:val="000000"/>
          <w:kern w:val="0"/>
          <w:sz w:val="22"/>
          <w:szCs w:val="22"/>
          <w:lang w:eastAsia="en-GB"/>
          <w14:ligatures w14:val="none"/>
        </w:rPr>
        <w:t>It is important to note that holidays like Bank Holidays and Easter Sundays are not used as holidays. only the holidays included in Prophet's default UK settings were used. All holidays were treated equally without differentiation.</w:t>
      </w:r>
    </w:p>
    <w:p w14:paraId="6068E533" w14:textId="1DE8C0AC" w:rsidR="00F61199" w:rsidRPr="00753719" w:rsidRDefault="00EA7397" w:rsidP="00F61199">
      <w:pPr>
        <w:spacing w:after="0" w:line="240" w:lineRule="auto"/>
        <w:ind w:left="360"/>
        <w:rPr>
          <w:rFonts w:ascii="Calibri" w:eastAsia="Times New Roman" w:hAnsi="Calibri" w:cs="Calibri"/>
          <w:b/>
          <w:bCs/>
          <w:kern w:val="0"/>
          <w:lang w:eastAsia="en-GB"/>
          <w14:ligatures w14:val="none"/>
        </w:rPr>
      </w:pPr>
      <w:r>
        <w:rPr>
          <w:rFonts w:ascii="Calibri" w:eastAsia="Times New Roman" w:hAnsi="Calibri" w:cs="Calibri"/>
          <w:b/>
          <w:bCs/>
          <w:kern w:val="0"/>
          <w:lang w:eastAsia="en-GB"/>
          <w14:ligatures w14:val="none"/>
        </w:rPr>
        <w:lastRenderedPageBreak/>
        <w:t xml:space="preserve">2.4 </w:t>
      </w:r>
      <w:r w:rsidR="00F61199" w:rsidRPr="00753719">
        <w:rPr>
          <w:rFonts w:ascii="Calibri" w:eastAsia="Times New Roman" w:hAnsi="Calibri" w:cs="Calibri"/>
          <w:b/>
          <w:bCs/>
          <w:kern w:val="0"/>
          <w:lang w:eastAsia="en-GB"/>
          <w14:ligatures w14:val="none"/>
        </w:rPr>
        <w:t>Comparative Studies</w:t>
      </w:r>
      <w:r w:rsidR="007D2F13" w:rsidRPr="00753719">
        <w:rPr>
          <w:rFonts w:ascii="Calibri" w:eastAsia="Times New Roman" w:hAnsi="Calibri" w:cs="Calibri"/>
          <w:b/>
          <w:bCs/>
          <w:kern w:val="0"/>
          <w:lang w:eastAsia="en-GB"/>
          <w14:ligatures w14:val="none"/>
        </w:rPr>
        <w:t xml:space="preserve"> with Other Time Series Machine Learning Models</w:t>
      </w:r>
    </w:p>
    <w:p w14:paraId="4A46219C" w14:textId="135B0695" w:rsidR="00E31227" w:rsidRDefault="00E31227" w:rsidP="006B3CE3">
      <w:pPr>
        <w:spacing w:after="0" w:line="240" w:lineRule="auto"/>
        <w:ind w:left="360"/>
        <w:rPr>
          <w:rFonts w:ascii="Calibri" w:eastAsia="Times New Roman" w:hAnsi="Calibri" w:cs="Calibri"/>
          <w:kern w:val="0"/>
          <w:sz w:val="22"/>
          <w:szCs w:val="22"/>
          <w:lang w:eastAsia="en-GB"/>
          <w14:ligatures w14:val="none"/>
        </w:rPr>
      </w:pPr>
      <w:r w:rsidRPr="00E31227">
        <w:rPr>
          <w:rFonts w:ascii="Calibri" w:eastAsia="Times New Roman" w:hAnsi="Calibri" w:cs="Calibri"/>
          <w:kern w:val="0"/>
          <w:sz w:val="22"/>
          <w:szCs w:val="22"/>
          <w:lang w:eastAsia="en-GB"/>
          <w14:ligatures w14:val="none"/>
        </w:rPr>
        <w:t>Numerous comparative analyses evaluated the efficiency of different Covid-19 models for prediction, highlighting the benefits and drawbacks of each approach. When it comes to adapting to changes in the seasons and irregular schedules, like public holidays, the Prophet model is quite successful. A study compared three different time series machine learning models, which are ARIMA (Autoregressive Integrated Moving Average), SARIMA (Seasonal ARIMA), and Prophet models, to predict COVID-19 cases in the USA, Brazil, and India [9]. The Prophet model was quite effective when it came to predicting daily new and cumulative cases in the USA, demonstrating strong predictive accuracy and reliability, particularly in handling seasonal effects and missing data, and providing predictions that were consistently closer to actual outcomes when it is compared with other models [9]. On the other hand, ARIMA is more successful in predicting cumulative cases with a constant positive growth rate. When it comes to SARIMA, it shows better performance in the aspect of predicting weekly cases.[9]. When it comes to COVID-19 prediction for the United Kingdom, the prophet might be more appropriate than these models because the model must deal with seasonality effects and holiday effects, which can make an impact on the virus spread rate. Seasonality provides a piece of information about the recurring patterns in data because of seasonal alterations, such as the increased number of cases throughout colder months when people are more likely to prefer indoor places. Holiday effects tell sudden increases or drops in cases due to changes in social behaviours during public holidays, such as gatherings or travel. It is quite difficult to model the effect because there is an irregular fluctuation significantly affecting the growth rate. Due to this fact, picking Prophet seems the safest option over other models thanks to seasonality and holiday effect customizations.</w:t>
      </w:r>
    </w:p>
    <w:p w14:paraId="7B73D1E5" w14:textId="2E6DEDBC" w:rsidR="00F61199" w:rsidRPr="00753719" w:rsidRDefault="00F61199" w:rsidP="006B3CE3">
      <w:pPr>
        <w:spacing w:after="0" w:line="240" w:lineRule="auto"/>
        <w:ind w:left="360"/>
        <w:rPr>
          <w:rFonts w:ascii="Calibri" w:eastAsia="Times New Roman" w:hAnsi="Calibri" w:cs="Calibri"/>
          <w:kern w:val="0"/>
          <w:lang w:eastAsia="en-GB"/>
          <w14:ligatures w14:val="none"/>
        </w:rPr>
      </w:pPr>
      <w:r w:rsidRPr="00753719">
        <w:rPr>
          <w:rFonts w:ascii="Calibri" w:eastAsia="Times New Roman" w:hAnsi="Calibri" w:cs="Calibri"/>
          <w:b/>
          <w:bCs/>
          <w:kern w:val="0"/>
          <w:lang w:eastAsia="en-GB"/>
          <w14:ligatures w14:val="none"/>
        </w:rPr>
        <w:t>Identified Gaps and Research Contribution</w:t>
      </w:r>
    </w:p>
    <w:p w14:paraId="08461C13" w14:textId="18CAB422" w:rsidR="00D35BB6" w:rsidRPr="00D35BB6" w:rsidRDefault="00D35BB6" w:rsidP="00D35BB6">
      <w:pPr>
        <w:spacing w:after="0" w:line="240" w:lineRule="auto"/>
        <w:ind w:left="360"/>
        <w:rPr>
          <w:rFonts w:ascii="Calibri" w:eastAsia="Times New Roman" w:hAnsi="Calibri" w:cs="Calibri"/>
          <w:kern w:val="0"/>
          <w:sz w:val="22"/>
          <w:szCs w:val="22"/>
          <w:lang w:eastAsia="en-GB"/>
          <w14:ligatures w14:val="none"/>
        </w:rPr>
      </w:pPr>
      <w:r w:rsidRPr="00D35BB6">
        <w:rPr>
          <w:rFonts w:ascii="Calibri" w:eastAsia="Times New Roman" w:hAnsi="Calibri" w:cs="Calibri"/>
          <w:kern w:val="0"/>
          <w:sz w:val="22"/>
          <w:szCs w:val="22"/>
          <w:lang w:eastAsia="en-GB"/>
          <w14:ligatures w14:val="none"/>
        </w:rPr>
        <w:t>Despite the comprehensive use of these models, there are some issues and gaps in the literature, particularly associated with integrating logistic growth and Prophet models in order to increase predictive accuracy. When you examine other literature reviews, they only consider short-term effects rather than focusing long term effects. They pretend as if conditions will be the same. Especially, when a variant with a high infectious rate like omicron can occur, it is likely to have an impact on those predictions, a serious issue for epidemic predictions, which needs to be considered.</w:t>
      </w:r>
    </w:p>
    <w:p w14:paraId="7E4F18A3" w14:textId="04AFA919" w:rsidR="00F61199" w:rsidRPr="00753719" w:rsidRDefault="00D35BB6" w:rsidP="00D35BB6">
      <w:pPr>
        <w:spacing w:after="0" w:line="240" w:lineRule="auto"/>
        <w:ind w:left="360"/>
        <w:rPr>
          <w:rFonts w:ascii="Calibri" w:eastAsia="Times New Roman" w:hAnsi="Calibri" w:cs="Calibri"/>
          <w:b/>
          <w:bCs/>
          <w:kern w:val="0"/>
          <w:lang w:eastAsia="en-GB"/>
          <w14:ligatures w14:val="none"/>
        </w:rPr>
      </w:pPr>
      <w:r w:rsidRPr="00D35BB6">
        <w:rPr>
          <w:rFonts w:ascii="Calibri" w:eastAsia="Times New Roman" w:hAnsi="Calibri" w:cs="Calibri"/>
          <w:kern w:val="0"/>
          <w:sz w:val="22"/>
          <w:szCs w:val="22"/>
          <w:lang w:eastAsia="en-GB"/>
          <w14:ligatures w14:val="none"/>
        </w:rPr>
        <w:t xml:space="preserve">This study is not only focused on short-term effects but also considers long-term and potential variant effects. Then, those impacts shape model design in addition to seasonal effects. </w:t>
      </w:r>
      <w:r w:rsidR="00F61199" w:rsidRPr="00753719">
        <w:rPr>
          <w:rFonts w:ascii="Calibri" w:eastAsia="Times New Roman" w:hAnsi="Calibri" w:cs="Calibri"/>
          <w:b/>
          <w:bCs/>
          <w:kern w:val="0"/>
          <w:lang w:eastAsia="en-GB"/>
          <w14:ligatures w14:val="none"/>
        </w:rPr>
        <w:t>Conclusion of Literature Review</w:t>
      </w:r>
    </w:p>
    <w:p w14:paraId="2C8BF6E6" w14:textId="3F2CFB7C" w:rsidR="00B97A33" w:rsidRPr="00B97A33" w:rsidRDefault="00B97A33" w:rsidP="00B97A33">
      <w:pPr>
        <w:spacing w:after="0" w:line="240" w:lineRule="auto"/>
        <w:ind w:left="360"/>
        <w:rPr>
          <w:rFonts w:ascii="Calibri" w:eastAsia="Times New Roman" w:hAnsi="Calibri" w:cs="Calibri"/>
          <w:kern w:val="0"/>
          <w:sz w:val="22"/>
          <w:szCs w:val="22"/>
          <w:lang w:eastAsia="en-GB"/>
          <w14:ligatures w14:val="none"/>
        </w:rPr>
      </w:pPr>
      <w:r w:rsidRPr="00B97A33">
        <w:rPr>
          <w:rFonts w:ascii="Calibri" w:eastAsia="Times New Roman" w:hAnsi="Calibri" w:cs="Calibri"/>
          <w:kern w:val="0"/>
          <w:sz w:val="22"/>
          <w:szCs w:val="22"/>
          <w:lang w:eastAsia="en-GB"/>
          <w14:ligatures w14:val="none"/>
        </w:rPr>
        <w:t>The importance of accurate and adaptable tools for prediction is highlighted in the literature on COVID-19 predictive modelling.</w:t>
      </w:r>
    </w:p>
    <w:p w14:paraId="0F63EBFB" w14:textId="108BA79B" w:rsidR="00E34D56" w:rsidRPr="0085315F" w:rsidRDefault="00B97A33" w:rsidP="00B97A33">
      <w:pPr>
        <w:spacing w:after="0" w:line="240" w:lineRule="auto"/>
        <w:ind w:left="360"/>
        <w:rPr>
          <w:rFonts w:ascii="Calibri" w:eastAsia="Times New Roman" w:hAnsi="Calibri" w:cs="Calibri"/>
          <w:kern w:val="0"/>
          <w:sz w:val="22"/>
          <w:szCs w:val="22"/>
          <w:lang w:eastAsia="en-GB"/>
          <w14:ligatures w14:val="none"/>
        </w:rPr>
      </w:pPr>
      <w:r w:rsidRPr="00B97A33">
        <w:rPr>
          <w:rFonts w:ascii="Calibri" w:eastAsia="Times New Roman" w:hAnsi="Calibri" w:cs="Calibri"/>
          <w:kern w:val="0"/>
          <w:sz w:val="22"/>
          <w:szCs w:val="22"/>
          <w:lang w:eastAsia="en-GB"/>
          <w14:ligatures w14:val="none"/>
        </w:rPr>
        <w:t>While both the logistic growth and Prophet models present robust frameworks, their integrations provide more reliable outcomes. The study is going to make a considerable contribution to the field by trying to address current gaps and providing a reliable model adapting to the unique challenges like holidays, and variants of COVID-19 case prediction. Then, the model design is completed according to seasonality, holiday, and other external effect for the United Kingdom.</w:t>
      </w:r>
    </w:p>
    <w:p w14:paraId="601AD2E1" w14:textId="75741328" w:rsidR="00753719" w:rsidRPr="0085315F" w:rsidRDefault="00753719" w:rsidP="00AD17A7">
      <w:pPr>
        <w:pStyle w:val="ListParagraph"/>
        <w:numPr>
          <w:ilvl w:val="0"/>
          <w:numId w:val="1"/>
        </w:numPr>
        <w:spacing w:after="0" w:line="240" w:lineRule="auto"/>
        <w:rPr>
          <w:rFonts w:ascii="Calibri" w:eastAsia="Times New Roman" w:hAnsi="Calibri" w:cs="Calibri"/>
          <w:b/>
          <w:bCs/>
          <w:kern w:val="0"/>
          <w:sz w:val="28"/>
          <w:szCs w:val="28"/>
          <w:lang w:eastAsia="en-GB"/>
          <w14:ligatures w14:val="none"/>
        </w:rPr>
      </w:pPr>
      <w:r w:rsidRPr="0085315F">
        <w:rPr>
          <w:rFonts w:ascii="Calibri" w:eastAsia="Times New Roman" w:hAnsi="Calibri" w:cs="Calibri"/>
          <w:b/>
          <w:bCs/>
          <w:kern w:val="0"/>
          <w:sz w:val="28"/>
          <w:szCs w:val="28"/>
          <w:lang w:eastAsia="en-GB"/>
          <w14:ligatures w14:val="none"/>
        </w:rPr>
        <w:t>Methodology</w:t>
      </w:r>
    </w:p>
    <w:p w14:paraId="78411FF6" w14:textId="77777777" w:rsidR="00AD17A7" w:rsidRDefault="00AD17A7" w:rsidP="00AD17A7">
      <w:pPr>
        <w:spacing w:after="0" w:line="240" w:lineRule="auto"/>
        <w:ind w:left="283"/>
        <w:rPr>
          <w:rFonts w:ascii="Calibri" w:eastAsia="Times New Roman" w:hAnsi="Calibri" w:cs="Calibri"/>
          <w:kern w:val="0"/>
          <w:lang w:eastAsia="en-GB"/>
          <w14:ligatures w14:val="none"/>
        </w:rPr>
      </w:pPr>
    </w:p>
    <w:p w14:paraId="6FE8676E" w14:textId="20AE34A1" w:rsidR="00AD17A7" w:rsidRPr="00AD17A7" w:rsidRDefault="009A5F08" w:rsidP="0085315F">
      <w:pPr>
        <w:spacing w:after="0" w:line="240" w:lineRule="auto"/>
        <w:ind w:left="360"/>
        <w:rPr>
          <w:rFonts w:ascii="Calibri" w:eastAsia="Times New Roman" w:hAnsi="Calibri" w:cs="Calibri"/>
          <w:kern w:val="0"/>
          <w:lang w:eastAsia="en-GB"/>
          <w14:ligatures w14:val="none"/>
        </w:rPr>
      </w:pPr>
      <w:r>
        <w:rPr>
          <w:rFonts w:ascii="Calibri" w:eastAsia="Times New Roman" w:hAnsi="Calibri" w:cs="Calibri"/>
          <w:b/>
          <w:bCs/>
          <w:kern w:val="0"/>
          <w:lang w:eastAsia="en-GB"/>
          <w14:ligatures w14:val="none"/>
        </w:rPr>
        <w:t xml:space="preserve">3.1 </w:t>
      </w:r>
      <w:r w:rsidR="00AD17A7" w:rsidRPr="00AD17A7">
        <w:rPr>
          <w:rFonts w:ascii="Calibri" w:eastAsia="Times New Roman" w:hAnsi="Calibri" w:cs="Calibri"/>
          <w:b/>
          <w:bCs/>
          <w:kern w:val="0"/>
          <w:lang w:eastAsia="en-GB"/>
          <w14:ligatures w14:val="none"/>
        </w:rPr>
        <w:t>Ethical Considerations</w:t>
      </w:r>
    </w:p>
    <w:p w14:paraId="3DDFC530" w14:textId="08B6D84B" w:rsidR="0007368C" w:rsidRPr="0007368C" w:rsidRDefault="0007368C" w:rsidP="0007368C">
      <w:pPr>
        <w:spacing w:after="0" w:line="240" w:lineRule="auto"/>
        <w:ind w:left="360"/>
        <w:rPr>
          <w:rFonts w:ascii="Calibri" w:eastAsia="Times New Roman" w:hAnsi="Calibri" w:cs="Calibri"/>
          <w:kern w:val="0"/>
          <w:sz w:val="22"/>
          <w:szCs w:val="22"/>
          <w:lang w:eastAsia="en-GB"/>
          <w14:ligatures w14:val="none"/>
        </w:rPr>
      </w:pPr>
      <w:r w:rsidRPr="0007368C">
        <w:rPr>
          <w:rFonts w:ascii="Calibri" w:eastAsia="Times New Roman" w:hAnsi="Calibri" w:cs="Calibri"/>
          <w:kern w:val="0"/>
          <w:sz w:val="22"/>
          <w:szCs w:val="22"/>
          <w:lang w:eastAsia="en-GB"/>
          <w14:ligatures w14:val="none"/>
        </w:rPr>
        <w:t xml:space="preserve">This research is dependent on the BCS Code of Conduct stressing integrity, transparency, and </w:t>
      </w:r>
      <w:r w:rsidR="00BF03B7">
        <w:rPr>
          <w:rFonts w:ascii="Calibri" w:eastAsia="Times New Roman" w:hAnsi="Calibri" w:cs="Calibri"/>
          <w:kern w:val="0"/>
          <w:sz w:val="22"/>
          <w:szCs w:val="22"/>
          <w:lang w:eastAsia="en-GB"/>
          <w14:ligatures w14:val="none"/>
        </w:rPr>
        <w:t xml:space="preserve">    </w:t>
      </w:r>
      <w:r w:rsidRPr="0007368C">
        <w:rPr>
          <w:rFonts w:ascii="Calibri" w:eastAsia="Times New Roman" w:hAnsi="Calibri" w:cs="Calibri"/>
          <w:kern w:val="0"/>
          <w:sz w:val="22"/>
          <w:szCs w:val="22"/>
          <w:lang w:eastAsia="en-GB"/>
          <w14:ligatures w14:val="none"/>
        </w:rPr>
        <w:t xml:space="preserve">the protection of public interest, especially when handling sensitive data. The study released </w:t>
      </w:r>
      <w:r w:rsidR="00BF03B7" w:rsidRPr="0007368C">
        <w:rPr>
          <w:rFonts w:ascii="Calibri" w:eastAsia="Times New Roman" w:hAnsi="Calibri" w:cs="Calibri"/>
          <w:kern w:val="0"/>
          <w:sz w:val="22"/>
          <w:szCs w:val="22"/>
          <w:lang w:eastAsia="en-GB"/>
          <w14:ligatures w14:val="none"/>
        </w:rPr>
        <w:t xml:space="preserve">the </w:t>
      </w:r>
      <w:r w:rsidR="00BF03B7">
        <w:rPr>
          <w:rFonts w:ascii="Calibri" w:eastAsia="Times New Roman" w:hAnsi="Calibri" w:cs="Calibri"/>
          <w:kern w:val="0"/>
          <w:sz w:val="22"/>
          <w:szCs w:val="22"/>
          <w:lang w:eastAsia="en-GB"/>
          <w14:ligatures w14:val="none"/>
        </w:rPr>
        <w:t>use</w:t>
      </w:r>
      <w:r w:rsidRPr="0007368C">
        <w:rPr>
          <w:rFonts w:ascii="Calibri" w:eastAsia="Times New Roman" w:hAnsi="Calibri" w:cs="Calibri"/>
          <w:kern w:val="0"/>
          <w:sz w:val="22"/>
          <w:szCs w:val="22"/>
          <w:lang w:eastAsia="en-GB"/>
          <w14:ligatures w14:val="none"/>
        </w:rPr>
        <w:t xml:space="preserve"> of anonymized COVID-19 data ensuring it had been made publicly available via the NHS, ensuring that no personally identifying information was obtained.</w:t>
      </w:r>
    </w:p>
    <w:p w14:paraId="7B331E24" w14:textId="4C9C97B5" w:rsidR="00AD17A7" w:rsidRPr="0085315F" w:rsidRDefault="0007368C" w:rsidP="0007368C">
      <w:pPr>
        <w:spacing w:after="0" w:line="240" w:lineRule="auto"/>
        <w:ind w:left="360"/>
        <w:rPr>
          <w:rFonts w:ascii="Calibri" w:eastAsia="Times New Roman" w:hAnsi="Calibri" w:cs="Calibri"/>
          <w:kern w:val="0"/>
          <w:sz w:val="22"/>
          <w:szCs w:val="22"/>
          <w:lang w:eastAsia="en-GB"/>
          <w14:ligatures w14:val="none"/>
        </w:rPr>
      </w:pPr>
      <w:r w:rsidRPr="0007368C">
        <w:rPr>
          <w:rFonts w:ascii="Calibri" w:eastAsia="Times New Roman" w:hAnsi="Calibri" w:cs="Calibri"/>
          <w:kern w:val="0"/>
          <w:sz w:val="22"/>
          <w:szCs w:val="22"/>
          <w:lang w:eastAsia="en-GB"/>
          <w14:ligatures w14:val="none"/>
        </w:rPr>
        <w:t> All analyses adhere to ethical responsibility and aim to contribute to public health understanding while it respects to privacy and ethical standards.</w:t>
      </w:r>
    </w:p>
    <w:p w14:paraId="0018F428" w14:textId="37D06BD5" w:rsidR="00753719" w:rsidRPr="00753719" w:rsidRDefault="0085315F" w:rsidP="0085315F">
      <w:pPr>
        <w:spacing w:after="0" w:line="240" w:lineRule="auto"/>
        <w:ind w:firstLine="360"/>
        <w:rPr>
          <w:rFonts w:ascii="Calibri" w:eastAsia="Times New Roman" w:hAnsi="Calibri" w:cs="Calibri"/>
          <w:kern w:val="0"/>
          <w:lang w:eastAsia="en-GB"/>
          <w14:ligatures w14:val="none"/>
        </w:rPr>
      </w:pPr>
      <w:r>
        <w:rPr>
          <w:rFonts w:ascii="Calibri" w:eastAsia="Times New Roman" w:hAnsi="Calibri" w:cs="Calibri"/>
          <w:b/>
          <w:bCs/>
          <w:kern w:val="0"/>
          <w:lang w:eastAsia="en-GB"/>
          <w14:ligatures w14:val="none"/>
        </w:rPr>
        <w:lastRenderedPageBreak/>
        <w:t xml:space="preserve"> 3</w:t>
      </w:r>
      <w:r w:rsidR="00753719" w:rsidRPr="00753719">
        <w:rPr>
          <w:rFonts w:ascii="Calibri" w:eastAsia="Times New Roman" w:hAnsi="Calibri" w:cs="Calibri"/>
          <w:b/>
          <w:bCs/>
          <w:kern w:val="0"/>
          <w:lang w:eastAsia="en-GB"/>
          <w14:ligatures w14:val="none"/>
        </w:rPr>
        <w:t>.</w:t>
      </w:r>
      <w:r w:rsidR="009A5F08">
        <w:rPr>
          <w:rFonts w:ascii="Calibri" w:eastAsia="Times New Roman" w:hAnsi="Calibri" w:cs="Calibri"/>
          <w:b/>
          <w:bCs/>
          <w:kern w:val="0"/>
          <w:lang w:eastAsia="en-GB"/>
          <w14:ligatures w14:val="none"/>
        </w:rPr>
        <w:t>2</w:t>
      </w:r>
      <w:r w:rsidR="00753719" w:rsidRPr="00753719">
        <w:rPr>
          <w:rFonts w:ascii="Calibri" w:eastAsia="Times New Roman" w:hAnsi="Calibri" w:cs="Calibri"/>
          <w:b/>
          <w:bCs/>
          <w:kern w:val="0"/>
          <w:lang w:eastAsia="en-GB"/>
          <w14:ligatures w14:val="none"/>
        </w:rPr>
        <w:t xml:space="preserve"> Dataset Resource</w:t>
      </w:r>
    </w:p>
    <w:p w14:paraId="585B6404" w14:textId="3ABA9DF2" w:rsidR="00753719" w:rsidRPr="0085315F" w:rsidRDefault="00C95EEF" w:rsidP="0085315F">
      <w:pPr>
        <w:spacing w:after="0" w:line="240" w:lineRule="auto"/>
        <w:ind w:left="437"/>
        <w:rPr>
          <w:rFonts w:ascii="Calibri" w:eastAsia="Times New Roman" w:hAnsi="Calibri" w:cs="Calibri"/>
          <w:kern w:val="0"/>
          <w:sz w:val="22"/>
          <w:szCs w:val="22"/>
          <w:lang w:eastAsia="en-GB"/>
          <w14:ligatures w14:val="none"/>
        </w:rPr>
      </w:pPr>
      <w:r w:rsidRPr="00C95EEF">
        <w:rPr>
          <w:rFonts w:ascii="Calibri" w:eastAsia="Times New Roman" w:hAnsi="Calibri" w:cs="Calibri"/>
          <w:kern w:val="0"/>
          <w:sz w:val="22"/>
          <w:szCs w:val="22"/>
          <w:lang w:eastAsia="en-GB"/>
          <w14:ligatures w14:val="none"/>
        </w:rPr>
        <w:t xml:space="preserve">The most recent COVID-19 data was obtained from the NHS, which utilizes datasets from the national health services of England and Scotland for the model. Wales and Northern Ireland had a myriad of missing and filling data, which is why they were not involved in the NHS dataset. The main reason why the National Health Service data was chosen is the data is provided by the government since the National Health Service is a sub-institution of the United Kingdom government. The dataset contains daily records from 3rd January 2020 to 2nd October 2023, which involves various features such as daily and cumulative COVID-19 case numbers, new and cumulative first episodes, reinfections, PCR testing data, vaccination doses (first, second, and third), and hospital admissions. The dataset also includes flags for significant events such as the first, second, and third lockdowns, as well as the Omicron variant date flags. This dataset provides comprehensive information on the COVID-19 pandemic's progression in England and Scotland. It will be mentioned to further details on data processing and cleaning and will be discussed in further sections. </w:t>
      </w:r>
      <w:r w:rsidR="00801E6F" w:rsidRPr="0085315F">
        <w:rPr>
          <w:rFonts w:ascii="Calibri" w:eastAsia="Times New Roman" w:hAnsi="Calibri" w:cs="Calibri"/>
          <w:kern w:val="0"/>
          <w:sz w:val="22"/>
          <w:szCs w:val="22"/>
          <w:lang w:eastAsia="en-GB"/>
          <w14:ligatures w14:val="none"/>
        </w:rPr>
        <w:t>The</w:t>
      </w:r>
      <w:r w:rsidR="00BD4F3F" w:rsidRPr="0085315F">
        <w:rPr>
          <w:rFonts w:ascii="Calibri" w:eastAsia="Times New Roman" w:hAnsi="Calibri" w:cs="Calibri"/>
          <w:kern w:val="0"/>
          <w:sz w:val="22"/>
          <w:szCs w:val="22"/>
          <w:lang w:eastAsia="en-GB"/>
          <w14:ligatures w14:val="none"/>
        </w:rPr>
        <w:t xml:space="preserve"> dataset used can be accessed via </w:t>
      </w:r>
      <w:hyperlink r:id="rId15" w:tgtFrame="_new" w:history="1">
        <w:r w:rsidR="00BD4F3F" w:rsidRPr="0085315F">
          <w:rPr>
            <w:rStyle w:val="Hyperlink"/>
            <w:rFonts w:ascii="Calibri" w:eastAsia="Times New Roman" w:hAnsi="Calibri" w:cs="Calibri"/>
            <w:kern w:val="0"/>
            <w:sz w:val="22"/>
            <w:szCs w:val="22"/>
            <w:lang w:eastAsia="en-GB"/>
            <w14:ligatures w14:val="none"/>
          </w:rPr>
          <w:t>Kaggle</w:t>
        </w:r>
      </w:hyperlink>
      <w:r w:rsidR="00BD4F3F" w:rsidRPr="0085315F">
        <w:rPr>
          <w:rFonts w:ascii="Calibri" w:eastAsia="Times New Roman" w:hAnsi="Calibri" w:cs="Calibri"/>
          <w:kern w:val="0"/>
          <w:sz w:val="22"/>
          <w:szCs w:val="22"/>
          <w:lang w:eastAsia="en-GB"/>
          <w14:ligatures w14:val="none"/>
        </w:rPr>
        <w:t xml:space="preserve"> at this </w:t>
      </w:r>
      <w:hyperlink r:id="rId16" w:history="1">
        <w:r w:rsidR="00BD4F3F" w:rsidRPr="0085315F">
          <w:rPr>
            <w:rStyle w:val="Hyperlink"/>
            <w:rFonts w:ascii="Calibri" w:eastAsia="Times New Roman" w:hAnsi="Calibri" w:cs="Calibri"/>
            <w:kern w:val="0"/>
            <w:sz w:val="22"/>
            <w:szCs w:val="22"/>
            <w:lang w:eastAsia="en-GB"/>
            <w14:ligatures w14:val="none"/>
          </w:rPr>
          <w:t>https://www.kaggle.com/datasets/albertovidalrod/uk-daily-covid-data-countries-and-regions/data</w:t>
        </w:r>
      </w:hyperlink>
      <w:r w:rsidR="00801E6F" w:rsidRPr="0085315F">
        <w:rPr>
          <w:rFonts w:ascii="Calibri" w:eastAsia="Times New Roman" w:hAnsi="Calibri" w:cs="Calibri"/>
          <w:kern w:val="0"/>
          <w:sz w:val="22"/>
          <w:szCs w:val="22"/>
          <w:lang w:eastAsia="en-GB"/>
          <w14:ligatures w14:val="none"/>
        </w:rPr>
        <w:t>, which is the raw version of dataset without applying any preprocessing operation.</w:t>
      </w:r>
    </w:p>
    <w:p w14:paraId="5B24644C" w14:textId="77777777" w:rsidR="0085315F" w:rsidRPr="00753719" w:rsidRDefault="0085315F" w:rsidP="0085315F">
      <w:pPr>
        <w:spacing w:after="0" w:line="240" w:lineRule="auto"/>
        <w:ind w:left="437"/>
        <w:rPr>
          <w:ins w:id="10" w:author="Enes Karaduman" w:date="2024-08-19T18:29:00Z" w16du:dateUtc="2024-08-19T18:29:30Z"/>
          <w:rFonts w:ascii="Calibri" w:eastAsia="Times New Roman" w:hAnsi="Calibri" w:cs="Calibri"/>
          <w:kern w:val="0"/>
          <w:lang w:eastAsia="en-GB"/>
          <w14:ligatures w14:val="none"/>
        </w:rPr>
      </w:pPr>
    </w:p>
    <w:p w14:paraId="4518E437" w14:textId="251A56F3" w:rsidR="00753719" w:rsidRPr="00753719" w:rsidRDefault="0085315F" w:rsidP="0085315F">
      <w:pPr>
        <w:spacing w:after="0" w:line="240" w:lineRule="auto"/>
        <w:ind w:firstLine="360"/>
        <w:rPr>
          <w:rFonts w:ascii="Calibri" w:eastAsia="Times New Roman" w:hAnsi="Calibri" w:cs="Calibri"/>
          <w:kern w:val="0"/>
          <w:lang w:eastAsia="en-GB"/>
          <w14:ligatures w14:val="none"/>
        </w:rPr>
      </w:pPr>
      <w:r>
        <w:rPr>
          <w:rFonts w:ascii="Calibri" w:eastAsia="Times New Roman" w:hAnsi="Calibri" w:cs="Calibri"/>
          <w:b/>
          <w:bCs/>
          <w:kern w:val="0"/>
          <w:lang w:eastAsia="en-GB"/>
          <w14:ligatures w14:val="none"/>
        </w:rPr>
        <w:t>3</w:t>
      </w:r>
      <w:r w:rsidR="00753719" w:rsidRPr="00753719">
        <w:rPr>
          <w:rFonts w:ascii="Calibri" w:eastAsia="Times New Roman" w:hAnsi="Calibri" w:cs="Calibri"/>
          <w:b/>
          <w:bCs/>
          <w:kern w:val="0"/>
          <w:lang w:eastAsia="en-GB"/>
          <w14:ligatures w14:val="none"/>
        </w:rPr>
        <w:t>.</w:t>
      </w:r>
      <w:r w:rsidR="009A5F08">
        <w:rPr>
          <w:rFonts w:ascii="Calibri" w:eastAsia="Times New Roman" w:hAnsi="Calibri" w:cs="Calibri"/>
          <w:b/>
          <w:bCs/>
          <w:kern w:val="0"/>
          <w:lang w:eastAsia="en-GB"/>
          <w14:ligatures w14:val="none"/>
        </w:rPr>
        <w:t>3</w:t>
      </w:r>
      <w:r w:rsidR="00753719" w:rsidRPr="00753719">
        <w:rPr>
          <w:rFonts w:ascii="Calibri" w:eastAsia="Times New Roman" w:hAnsi="Calibri" w:cs="Calibri"/>
          <w:b/>
          <w:bCs/>
          <w:kern w:val="0"/>
          <w:lang w:eastAsia="en-GB"/>
          <w14:ligatures w14:val="none"/>
        </w:rPr>
        <w:t xml:space="preserve"> Logistic Growth Model</w:t>
      </w:r>
    </w:p>
    <w:p w14:paraId="04753734" w14:textId="07ADDC6C" w:rsidR="00C60D09" w:rsidRDefault="00C60D09" w:rsidP="00A24F11">
      <w:pPr>
        <w:ind w:left="360"/>
        <w:rPr>
          <w:rFonts w:ascii="Calibri" w:eastAsia="Times New Roman" w:hAnsi="Calibri" w:cs="Calibri"/>
          <w:kern w:val="0"/>
          <w:sz w:val="22"/>
          <w:szCs w:val="22"/>
          <w:lang w:eastAsia="en-GB"/>
          <w14:ligatures w14:val="none"/>
        </w:rPr>
      </w:pPr>
      <w:r w:rsidRPr="00C60D09">
        <w:rPr>
          <w:rFonts w:ascii="Calibri" w:eastAsia="Times New Roman" w:hAnsi="Calibri" w:cs="Calibri"/>
          <w:kern w:val="0"/>
          <w:sz w:val="22"/>
          <w:szCs w:val="22"/>
          <w:lang w:eastAsia="en-GB"/>
          <w14:ligatures w14:val="none"/>
        </w:rPr>
        <w:t xml:space="preserve">The logistic growth model is a growth type beginning with a fast increase and then </w:t>
      </w:r>
      <w:r w:rsidR="009A5F08" w:rsidRPr="00C60D09">
        <w:rPr>
          <w:rFonts w:ascii="Calibri" w:eastAsia="Times New Roman" w:hAnsi="Calibri" w:cs="Calibri"/>
          <w:kern w:val="0"/>
          <w:sz w:val="22"/>
          <w:szCs w:val="22"/>
          <w:lang w:eastAsia="en-GB"/>
          <w14:ligatures w14:val="none"/>
        </w:rPr>
        <w:t>started getting</w:t>
      </w:r>
      <w:r w:rsidRPr="00C60D09">
        <w:rPr>
          <w:rFonts w:ascii="Calibri" w:eastAsia="Times New Roman" w:hAnsi="Calibri" w:cs="Calibri"/>
          <w:kern w:val="0"/>
          <w:sz w:val="22"/>
          <w:szCs w:val="22"/>
          <w:lang w:eastAsia="en-GB"/>
          <w14:ligatures w14:val="none"/>
        </w:rPr>
        <w:t xml:space="preserve"> slow down because of limited resources, such as healthcare facilities, or government restrictions for epidemics like lockdowns and the use of masks. Therefore, the model can be integrated into various areas, including ecology, economy, and particularly in modeling the spread of infectious diseases. Resources can be critical because of the above reasons for the epidemic. The model is called the "Verhulst Equation." One of the main reasons why the logistic growth model was chosen for this study is they have the same pattern with epidemic growth, where the first rapid increase of cases is followed by a decrease when these resources become limited. This model will be more fitted to COVID-19 data to predict the epidemic's projection and to comprehend how resource limitations have an impact on the spread of the disease when it comes to the epidemic. The mathematical expression of this model is:</w:t>
      </w:r>
    </w:p>
    <w:p w14:paraId="1A7ABC98" w14:textId="621CC317" w:rsidR="0035664B" w:rsidRDefault="00A24F11" w:rsidP="00A24F11">
      <w:pPr>
        <w:ind w:left="360"/>
        <w:rPr>
          <w:rFonts w:ascii="Calibri" w:eastAsiaTheme="minorEastAsia" w:hAnsi="Calibri" w:cs="Calibri"/>
        </w:rPr>
      </w:pPr>
      <w:r>
        <w:rPr>
          <w:rFonts w:ascii="Calibri" w:hAnsi="Calibri" w:cs="Calibri"/>
        </w:rPr>
        <w:t xml:space="preserve">                         </w:t>
      </w:r>
      <w:r w:rsidR="00B95952">
        <w:rPr>
          <w:rFonts w:ascii="Calibri" w:hAnsi="Calibri" w:cs="Calibri"/>
        </w:rPr>
        <w:t xml:space="preserve">                      </w:t>
      </w:r>
      <w:r>
        <w:rPr>
          <w:rFonts w:ascii="Calibri" w:hAnsi="Calibri" w:cs="Calibri"/>
        </w:rPr>
        <w:t xml:space="preserve">    </w:t>
      </w:r>
      <m:oMath>
        <m:f>
          <m:fPr>
            <m:ctrlPr>
              <w:rPr>
                <w:rFonts w:ascii="Cambria Math" w:hAnsi="Cambria Math" w:cs="Calibri"/>
                <w:i/>
              </w:rPr>
            </m:ctrlPr>
          </m:fPr>
          <m:num>
            <m:r>
              <w:rPr>
                <w:rFonts w:ascii="Cambria Math" w:hAnsi="Cambria Math" w:cs="Calibri"/>
              </w:rPr>
              <m:t>dt</m:t>
            </m:r>
          </m:num>
          <m:den>
            <m:r>
              <w:rPr>
                <w:rFonts w:ascii="Cambria Math" w:hAnsi="Cambria Math" w:cs="Calibri"/>
              </w:rPr>
              <m:t>dP​</m:t>
            </m:r>
          </m:den>
        </m:f>
        <m:r>
          <w:rPr>
            <w:rFonts w:ascii="Cambria Math" w:hAnsi="Cambria Math" w:cs="Calibri"/>
          </w:rPr>
          <m:t>=r*P</m:t>
        </m:r>
        <m:d>
          <m:dPr>
            <m:ctrlPr>
              <w:rPr>
                <w:rFonts w:ascii="Cambria Math" w:hAnsi="Cambria Math" w:cs="Calibri"/>
                <w:i/>
              </w:rPr>
            </m:ctrlPr>
          </m:dPr>
          <m:e>
            <m:r>
              <w:rPr>
                <w:rFonts w:ascii="Cambria Math" w:hAnsi="Cambria Math" w:cs="Calibri"/>
              </w:rPr>
              <m:t>1-</m:t>
            </m:r>
            <m:f>
              <m:fPr>
                <m:ctrlPr>
                  <w:rPr>
                    <w:rFonts w:ascii="Cambria Math" w:hAnsi="Cambria Math" w:cs="Calibri"/>
                    <w:i/>
                  </w:rPr>
                </m:ctrlPr>
              </m:fPr>
              <m:num>
                <m:r>
                  <w:rPr>
                    <w:rFonts w:ascii="Cambria Math" w:hAnsi="Cambria Math" w:cs="Calibri"/>
                  </w:rPr>
                  <m:t>P</m:t>
                </m:r>
              </m:num>
              <m:den>
                <m:r>
                  <w:rPr>
                    <w:rFonts w:ascii="Cambria Math" w:hAnsi="Cambria Math" w:cs="Calibri"/>
                  </w:rPr>
                  <m:t>K​</m:t>
                </m:r>
              </m:den>
            </m:f>
          </m:e>
        </m:d>
      </m:oMath>
    </w:p>
    <w:p w14:paraId="4211E4C3" w14:textId="2712461D" w:rsidR="005E0D9F" w:rsidRPr="0085315F" w:rsidRDefault="005E0D9F" w:rsidP="00A24F11">
      <w:pPr>
        <w:ind w:left="360"/>
        <w:rPr>
          <w:rFonts w:ascii="Calibri" w:eastAsiaTheme="minorEastAsia" w:hAnsi="Calibri" w:cs="Calibri"/>
          <w:b/>
          <w:bCs/>
          <w:sz w:val="22"/>
          <w:szCs w:val="22"/>
        </w:rPr>
      </w:pPr>
      <w:r>
        <w:rPr>
          <w:rFonts w:ascii="Calibri" w:eastAsiaTheme="minorEastAsia" w:hAnsi="Calibri" w:cs="Calibri"/>
        </w:rPr>
        <w:t xml:space="preserve">                                     </w:t>
      </w:r>
      <w:r w:rsidRPr="005E0D9F">
        <w:rPr>
          <w:rFonts w:ascii="Calibri" w:eastAsiaTheme="minorEastAsia" w:hAnsi="Calibri" w:cs="Calibri"/>
          <w:b/>
          <w:bCs/>
        </w:rPr>
        <w:t xml:space="preserve"> </w:t>
      </w:r>
      <w:r w:rsidRPr="0085315F">
        <w:rPr>
          <w:rFonts w:ascii="Calibri" w:eastAsiaTheme="minorEastAsia" w:hAnsi="Calibri" w:cs="Calibri"/>
          <w:b/>
          <w:bCs/>
          <w:sz w:val="22"/>
          <w:szCs w:val="22"/>
        </w:rPr>
        <w:t>Logistic Growth Formula with Differential Equation</w:t>
      </w:r>
    </w:p>
    <w:p w14:paraId="2EF88A56" w14:textId="0B230F7D" w:rsidR="00BC0C2B" w:rsidRPr="0085315F" w:rsidRDefault="00EB433E" w:rsidP="00BC0C2B">
      <w:pPr>
        <w:ind w:left="360"/>
        <w:rPr>
          <w:rFonts w:ascii="Calibri" w:eastAsiaTheme="minorEastAsia" w:hAnsi="Calibri" w:cs="Calibri"/>
          <w:sz w:val="22"/>
          <w:szCs w:val="22"/>
        </w:rPr>
      </w:pPr>
      <w:r w:rsidRPr="0085315F">
        <w:rPr>
          <w:rFonts w:ascii="Calibri" w:eastAsiaTheme="minorEastAsia" w:hAnsi="Calibri" w:cs="Calibri"/>
          <w:sz w:val="22"/>
          <w:szCs w:val="22"/>
        </w:rPr>
        <w:t xml:space="preserve"> </w:t>
      </w:r>
      <w:r w:rsidR="00BC0C2B" w:rsidRPr="0085315F">
        <w:rPr>
          <w:rFonts w:ascii="Calibri" w:eastAsiaTheme="minorEastAsia" w:hAnsi="Calibri" w:cs="Calibri"/>
          <w:b/>
          <w:bCs/>
          <w:sz w:val="22"/>
          <w:szCs w:val="22"/>
        </w:rPr>
        <w:t>P</w:t>
      </w:r>
      <w:r w:rsidR="00BC0C2B" w:rsidRPr="0085315F">
        <w:rPr>
          <w:rFonts w:ascii="Calibri" w:eastAsiaTheme="minorEastAsia" w:hAnsi="Calibri" w:cs="Calibri"/>
          <w:sz w:val="22"/>
          <w:szCs w:val="22"/>
        </w:rPr>
        <w:t>: The initial cumulative number of COVID-19 cases at the start of the model</w:t>
      </w:r>
    </w:p>
    <w:p w14:paraId="39142FF0" w14:textId="06B58A3F" w:rsidR="0084564D" w:rsidRPr="0085315F" w:rsidRDefault="00BC0C2B" w:rsidP="00BC0C2B">
      <w:pPr>
        <w:ind w:left="360"/>
        <w:rPr>
          <w:rFonts w:ascii="Calibri" w:eastAsiaTheme="minorEastAsia" w:hAnsi="Calibri" w:cs="Calibri"/>
          <w:sz w:val="22"/>
          <w:szCs w:val="22"/>
        </w:rPr>
      </w:pPr>
      <w:r w:rsidRPr="0085315F">
        <w:rPr>
          <w:rFonts w:ascii="Calibri" w:eastAsiaTheme="minorEastAsia" w:hAnsi="Calibri" w:cs="Calibri"/>
          <w:b/>
          <w:bCs/>
          <w:sz w:val="22"/>
          <w:szCs w:val="22"/>
        </w:rPr>
        <w:t>R</w:t>
      </w:r>
      <w:r w:rsidR="0084564D" w:rsidRPr="0085315F">
        <w:rPr>
          <w:rFonts w:ascii="Calibri" w:eastAsiaTheme="minorEastAsia" w:hAnsi="Calibri" w:cs="Calibri"/>
          <w:sz w:val="22"/>
          <w:szCs w:val="22"/>
        </w:rPr>
        <w:t>: Spread Rate of the virus</w:t>
      </w:r>
    </w:p>
    <w:p w14:paraId="7DF22F6B" w14:textId="13FBEE92" w:rsidR="007754CA" w:rsidRPr="0085315F" w:rsidRDefault="007754CA" w:rsidP="6150C689">
      <w:pPr>
        <w:ind w:left="360"/>
        <w:rPr>
          <w:rFonts w:ascii="Calibri" w:eastAsiaTheme="minorEastAsia" w:hAnsi="Calibri" w:cs="Calibri"/>
          <w:sz w:val="22"/>
          <w:szCs w:val="22"/>
        </w:rPr>
      </w:pPr>
      <w:r w:rsidRPr="0085315F">
        <w:rPr>
          <w:rFonts w:ascii="Calibri" w:eastAsiaTheme="minorEastAsia" w:hAnsi="Calibri" w:cs="Calibri"/>
          <w:b/>
          <w:bCs/>
          <w:sz w:val="22"/>
          <w:szCs w:val="22"/>
        </w:rPr>
        <w:t>K</w:t>
      </w:r>
      <w:r w:rsidRPr="0085315F">
        <w:rPr>
          <w:rFonts w:ascii="Calibri" w:eastAsiaTheme="minorEastAsia" w:hAnsi="Calibri" w:cs="Calibri"/>
          <w:sz w:val="22"/>
          <w:szCs w:val="22"/>
        </w:rPr>
        <w:t>:</w:t>
      </w:r>
      <w:r w:rsidR="00C243FA" w:rsidRPr="0085315F">
        <w:rPr>
          <w:rFonts w:ascii="Calibri" w:eastAsiaTheme="minorEastAsia" w:hAnsi="Calibri" w:cs="Calibri"/>
          <w:sz w:val="22"/>
          <w:szCs w:val="22"/>
        </w:rPr>
        <w:t xml:space="preserve"> Cap value</w:t>
      </w:r>
      <w:ins w:id="11" w:author="Maxine Sherman" w:date="2024-08-19T10:40:00Z">
        <w:r w:rsidR="31820593" w:rsidRPr="0085315F">
          <w:rPr>
            <w:rFonts w:ascii="Calibri" w:eastAsiaTheme="minorEastAsia" w:hAnsi="Calibri" w:cs="Calibri"/>
            <w:sz w:val="22"/>
            <w:szCs w:val="22"/>
          </w:rPr>
          <w:t xml:space="preserve"> </w:t>
        </w:r>
      </w:ins>
      <w:r w:rsidR="00C243FA" w:rsidRPr="0085315F">
        <w:rPr>
          <w:rFonts w:ascii="Calibri" w:eastAsiaTheme="minorEastAsia" w:hAnsi="Calibri" w:cs="Calibri"/>
          <w:sz w:val="22"/>
          <w:szCs w:val="22"/>
        </w:rPr>
        <w:t>(Carrying Capacity)</w:t>
      </w:r>
      <w:r w:rsidR="005E1244" w:rsidRPr="0085315F">
        <w:rPr>
          <w:rFonts w:ascii="Calibri" w:eastAsiaTheme="minorEastAsia" w:hAnsi="Calibri" w:cs="Calibri"/>
          <w:sz w:val="22"/>
          <w:szCs w:val="22"/>
        </w:rPr>
        <w:t xml:space="preserve">  </w:t>
      </w:r>
    </w:p>
    <w:p w14:paraId="58A22AE8" w14:textId="255CCB8C" w:rsidR="005E1244" w:rsidRPr="00F8034B" w:rsidRDefault="00BC12B1" w:rsidP="005E1244">
      <w:pPr>
        <w:ind w:left="360"/>
        <w:rPr>
          <w:rFonts w:ascii="Calibri" w:eastAsiaTheme="minorEastAsia" w:hAnsi="Calibri" w:cs="Calibri"/>
          <w:b/>
        </w:rPr>
      </w:pPr>
      <m:oMathPara>
        <m:oMath>
          <m:r>
            <w:rPr>
              <w:rFonts w:ascii="Cambria Math" w:eastAsiaTheme="minorEastAsia" w:hAnsi="Cambria Math" w:cs="Calibri"/>
            </w:rPr>
            <m:t xml:space="preserve">  </m:t>
          </m:r>
        </m:oMath>
      </m:oMathPara>
    </w:p>
    <w:p w14:paraId="7ED952AA" w14:textId="77777777" w:rsidR="008D0AF2" w:rsidRPr="001474C2" w:rsidRDefault="008D0AF2" w:rsidP="6150C689">
      <w:pPr>
        <w:jc w:val="center"/>
        <w:rPr>
          <w:rFonts w:ascii="Calibri" w:eastAsia="Times New Roman" w:hAnsi="Calibri" w:cs="Calibri"/>
          <w:color w:val="000000"/>
          <w:kern w:val="0"/>
          <w:lang w:eastAsia="en-GB"/>
          <w14:ligatures w14:val="none"/>
        </w:rPr>
      </w:pPr>
      <m:oMathPara>
        <m:oMath>
          <m:r>
            <w:rPr>
              <w:rFonts w:ascii="Cambria Math" w:eastAsia="Times New Roman" w:hAnsi="Cambria Math" w:cs="Calibri"/>
              <w:color w:val="000000"/>
              <w:kern w:val="0"/>
              <w:lang w:eastAsia="en-GB"/>
              <w14:ligatures w14:val="none"/>
            </w:rPr>
            <m:t>Q</m:t>
          </m:r>
          <m:d>
            <m:dPr>
              <m:ctrlPr>
                <w:rPr>
                  <w:rFonts w:ascii="Cambria Math" w:eastAsia="Times New Roman" w:hAnsi="Cambria Math" w:cs="Calibri"/>
                  <w:i/>
                  <w:color w:val="000000"/>
                  <w:kern w:val="0"/>
                  <w:lang w:eastAsia="en-GB"/>
                  <w14:ligatures w14:val="none"/>
                </w:rPr>
              </m:ctrlPr>
            </m:dPr>
            <m:e>
              <m:r>
                <w:rPr>
                  <w:rFonts w:ascii="Cambria Math" w:eastAsia="Times New Roman" w:hAnsi="Cambria Math" w:cs="Calibri"/>
                  <w:color w:val="000000"/>
                  <w:kern w:val="0"/>
                  <w:lang w:eastAsia="en-GB"/>
                  <w14:ligatures w14:val="none"/>
                </w:rPr>
                <m:t>t</m:t>
              </m:r>
            </m:e>
          </m:d>
          <m:r>
            <w:rPr>
              <w:rFonts w:ascii="Cambria Math" w:eastAsia="Times New Roman" w:hAnsi="Cambria Math" w:cs="Calibri"/>
              <w:color w:val="000000"/>
              <w:kern w:val="0"/>
              <w:lang w:eastAsia="en-GB"/>
              <w14:ligatures w14:val="none"/>
            </w:rPr>
            <m:t>=</m:t>
          </m:r>
          <m:f>
            <m:fPr>
              <m:ctrlPr>
                <w:rPr>
                  <w:rFonts w:ascii="Cambria Math" w:eastAsia="Times New Roman" w:hAnsi="Cambria Math" w:cs="Calibri"/>
                  <w:i/>
                  <w:color w:val="000000"/>
                  <w:kern w:val="0"/>
                  <w:lang w:eastAsia="en-GB"/>
                  <w14:ligatures w14:val="none"/>
                </w:rPr>
              </m:ctrlPr>
            </m:fPr>
            <m:num>
              <m:r>
                <w:rPr>
                  <w:rFonts w:ascii="Cambria Math" w:eastAsia="Times New Roman" w:hAnsi="Cambria Math" w:cs="Calibri"/>
                  <w:color w:val="000000"/>
                  <w:kern w:val="0"/>
                  <w:lang w:eastAsia="en-GB"/>
                  <w14:ligatures w14:val="none"/>
                </w:rPr>
                <m:t>K</m:t>
              </m:r>
            </m:num>
            <m:den>
              <m:r>
                <w:rPr>
                  <w:rFonts w:ascii="Cambria Math" w:eastAsia="Times New Roman" w:hAnsi="Cambria Math" w:cs="Calibri"/>
                  <w:color w:val="000000"/>
                  <w:kern w:val="0"/>
                  <w:lang w:eastAsia="en-GB"/>
                  <w14:ligatures w14:val="none"/>
                </w:rPr>
                <m:t>1+</m:t>
              </m:r>
              <m:r>
                <m:rPr>
                  <m:sty m:val="p"/>
                </m:rPr>
                <w:rPr>
                  <w:rFonts w:ascii="Cambria Math" w:eastAsia="Times New Roman" w:hAnsi="Cambria Math" w:cs="Calibri"/>
                  <w:color w:val="000000"/>
                  <w:kern w:val="0"/>
                  <w:lang w:eastAsia="en-GB"/>
                  <w14:ligatures w14:val="none"/>
                </w:rPr>
                <m:t>exp⁡</m:t>
              </m:r>
              <m:r>
                <w:rPr>
                  <w:rFonts w:ascii="Cambria Math" w:eastAsia="Times New Roman" w:hAnsi="Cambria Math" w:cs="Calibri"/>
                  <w:color w:val="000000"/>
                  <w:kern w:val="0"/>
                  <w:lang w:eastAsia="en-GB"/>
                  <w14:ligatures w14:val="none"/>
                </w:rPr>
                <m:t>(-b*</m:t>
              </m:r>
              <m:d>
                <m:dPr>
                  <m:ctrlPr>
                    <w:rPr>
                      <w:rFonts w:ascii="Cambria Math" w:eastAsia="Times New Roman" w:hAnsi="Cambria Math" w:cs="Calibri"/>
                      <w:i/>
                      <w:color w:val="000000"/>
                      <w:kern w:val="0"/>
                      <w:lang w:eastAsia="en-GB"/>
                      <w14:ligatures w14:val="none"/>
                    </w:rPr>
                  </m:ctrlPr>
                </m:dPr>
                <m:e>
                  <m:r>
                    <w:rPr>
                      <w:rFonts w:ascii="Cambria Math" w:eastAsia="Times New Roman" w:hAnsi="Cambria Math" w:cs="Calibri"/>
                      <w:color w:val="000000"/>
                      <w:kern w:val="0"/>
                      <w:lang w:eastAsia="en-GB"/>
                      <w14:ligatures w14:val="none"/>
                    </w:rPr>
                    <m:t>t-a</m:t>
                  </m:r>
                </m:e>
              </m:d>
              <m:r>
                <w:rPr>
                  <w:rFonts w:ascii="Cambria Math" w:eastAsia="Times New Roman" w:hAnsi="Cambria Math" w:cs="Calibri"/>
                  <w:color w:val="000000"/>
                  <w:kern w:val="0"/>
                  <w:lang w:eastAsia="en-GB"/>
                  <w14:ligatures w14:val="none"/>
                </w:rPr>
                <m:t>)</m:t>
              </m:r>
            </m:den>
          </m:f>
        </m:oMath>
      </m:oMathPara>
    </w:p>
    <w:p w14:paraId="2EFBABA6" w14:textId="7269816F" w:rsidR="001474C2" w:rsidRPr="0085315F" w:rsidRDefault="001474C2" w:rsidP="6150C689">
      <w:pPr>
        <w:jc w:val="center"/>
        <w:rPr>
          <w:rFonts w:ascii="Calibri" w:eastAsia="Times New Roman" w:hAnsi="Calibri" w:cs="Calibri"/>
          <w:b/>
          <w:bCs/>
          <w:color w:val="000000"/>
          <w:kern w:val="0"/>
          <w:sz w:val="22"/>
          <w:szCs w:val="22"/>
          <w:lang w:eastAsia="en-GB"/>
          <w14:ligatures w14:val="none"/>
        </w:rPr>
      </w:pPr>
      <w:r w:rsidRPr="0085315F">
        <w:rPr>
          <w:rFonts w:ascii="Calibri" w:eastAsia="Times New Roman" w:hAnsi="Calibri" w:cs="Calibri"/>
          <w:b/>
          <w:bCs/>
          <w:color w:val="000000"/>
          <w:kern w:val="0"/>
          <w:sz w:val="22"/>
          <w:szCs w:val="22"/>
          <w:lang w:eastAsia="en-GB"/>
          <w14:ligatures w14:val="none"/>
        </w:rPr>
        <w:t>Logistic Growth Formula</w:t>
      </w:r>
    </w:p>
    <w:p w14:paraId="3076B656" w14:textId="3AC3A1B7" w:rsidR="001474C2" w:rsidRPr="0085315F" w:rsidRDefault="001474C2" w:rsidP="001474C2">
      <w:pPr>
        <w:rPr>
          <w:rFonts w:ascii="Calibri" w:eastAsia="Times New Roman" w:hAnsi="Calibri" w:cs="Calibri"/>
          <w:color w:val="000000"/>
          <w:kern w:val="0"/>
          <w:sz w:val="22"/>
          <w:szCs w:val="22"/>
          <w:lang w:eastAsia="en-GB"/>
          <w14:ligatures w14:val="none"/>
        </w:rPr>
      </w:pPr>
      <w:r w:rsidRPr="0085315F">
        <w:rPr>
          <w:rFonts w:ascii="Calibri" w:eastAsia="Times New Roman" w:hAnsi="Calibri" w:cs="Calibri"/>
          <w:b/>
          <w:bCs/>
          <w:color w:val="000000"/>
          <w:kern w:val="0"/>
          <w:sz w:val="22"/>
          <w:szCs w:val="22"/>
          <w:lang w:eastAsia="en-GB"/>
          <w14:ligatures w14:val="none"/>
        </w:rPr>
        <w:t xml:space="preserve">       K:</w:t>
      </w:r>
      <w:r w:rsidRPr="0085315F">
        <w:rPr>
          <w:rFonts w:ascii="Calibri" w:eastAsia="Times New Roman" w:hAnsi="Calibri" w:cs="Calibri"/>
          <w:color w:val="000000"/>
          <w:kern w:val="0"/>
          <w:sz w:val="22"/>
          <w:szCs w:val="22"/>
          <w:lang w:eastAsia="en-GB"/>
          <w14:ligatures w14:val="none"/>
        </w:rPr>
        <w:t xml:space="preserve"> Cap </w:t>
      </w:r>
      <w:r w:rsidR="00C60D09" w:rsidRPr="0085315F">
        <w:rPr>
          <w:rFonts w:ascii="Calibri" w:eastAsia="Times New Roman" w:hAnsi="Calibri" w:cs="Calibri"/>
          <w:color w:val="000000"/>
          <w:kern w:val="0"/>
          <w:sz w:val="22"/>
          <w:szCs w:val="22"/>
          <w:lang w:eastAsia="en-GB"/>
          <w14:ligatures w14:val="none"/>
        </w:rPr>
        <w:t>Value (</w:t>
      </w:r>
      <w:r w:rsidRPr="0085315F">
        <w:rPr>
          <w:rFonts w:ascii="Calibri" w:eastAsia="Times New Roman" w:hAnsi="Calibri" w:cs="Calibri"/>
          <w:color w:val="000000"/>
          <w:kern w:val="0"/>
          <w:sz w:val="22"/>
          <w:szCs w:val="22"/>
          <w:lang w:eastAsia="en-GB"/>
          <w14:ligatures w14:val="none"/>
        </w:rPr>
        <w:t>Carrying Capacity)</w:t>
      </w:r>
    </w:p>
    <w:p w14:paraId="3341A044" w14:textId="2222FA44" w:rsidR="001474C2" w:rsidRPr="0085315F" w:rsidRDefault="001474C2" w:rsidP="001474C2">
      <w:pPr>
        <w:rPr>
          <w:rFonts w:ascii="Calibri" w:eastAsia="Times New Roman" w:hAnsi="Calibri" w:cs="Calibri"/>
          <w:color w:val="000000"/>
          <w:kern w:val="0"/>
          <w:sz w:val="22"/>
          <w:szCs w:val="22"/>
          <w:lang w:eastAsia="en-GB"/>
          <w14:ligatures w14:val="none"/>
        </w:rPr>
      </w:pPr>
      <w:r w:rsidRPr="0085315F">
        <w:rPr>
          <w:rFonts w:ascii="Calibri" w:eastAsia="Times New Roman" w:hAnsi="Calibri" w:cs="Calibri"/>
          <w:color w:val="000000"/>
          <w:kern w:val="0"/>
          <w:sz w:val="22"/>
          <w:szCs w:val="22"/>
          <w:lang w:eastAsia="en-GB"/>
          <w14:ligatures w14:val="none"/>
        </w:rPr>
        <w:t xml:space="preserve">       </w:t>
      </w:r>
      <w:r w:rsidRPr="0085315F">
        <w:rPr>
          <w:rFonts w:ascii="Calibri" w:eastAsia="Times New Roman" w:hAnsi="Calibri" w:cs="Calibri"/>
          <w:b/>
          <w:bCs/>
          <w:color w:val="000000"/>
          <w:kern w:val="0"/>
          <w:sz w:val="22"/>
          <w:szCs w:val="22"/>
          <w:lang w:eastAsia="en-GB"/>
          <w14:ligatures w14:val="none"/>
        </w:rPr>
        <w:t>b:</w:t>
      </w:r>
      <w:r w:rsidRPr="0085315F">
        <w:rPr>
          <w:rFonts w:ascii="Calibri" w:eastAsia="Times New Roman" w:hAnsi="Calibri" w:cs="Calibri"/>
          <w:color w:val="000000"/>
          <w:kern w:val="0"/>
          <w:sz w:val="22"/>
          <w:szCs w:val="22"/>
          <w:lang w:eastAsia="en-GB"/>
          <w14:ligatures w14:val="none"/>
        </w:rPr>
        <w:t xml:space="preserve"> Shows the growth rate of epidemic</w:t>
      </w:r>
    </w:p>
    <w:p w14:paraId="3836EC2D" w14:textId="7749A0BF" w:rsidR="001474C2" w:rsidRPr="0085315F" w:rsidRDefault="001474C2" w:rsidP="001474C2">
      <w:pPr>
        <w:rPr>
          <w:rFonts w:ascii="Calibri" w:eastAsia="Times New Roman" w:hAnsi="Calibri" w:cs="Calibri"/>
          <w:color w:val="000000"/>
          <w:kern w:val="0"/>
          <w:sz w:val="22"/>
          <w:szCs w:val="22"/>
          <w:lang w:eastAsia="en-GB"/>
          <w14:ligatures w14:val="none"/>
        </w:rPr>
      </w:pPr>
      <w:r w:rsidRPr="0085315F">
        <w:rPr>
          <w:rFonts w:ascii="Calibri" w:eastAsia="Times New Roman" w:hAnsi="Calibri" w:cs="Calibri"/>
          <w:color w:val="000000"/>
          <w:kern w:val="0"/>
          <w:sz w:val="22"/>
          <w:szCs w:val="22"/>
          <w:lang w:eastAsia="en-GB"/>
          <w14:ligatures w14:val="none"/>
        </w:rPr>
        <w:lastRenderedPageBreak/>
        <w:t xml:space="preserve">     </w:t>
      </w:r>
      <w:r w:rsidRPr="0085315F">
        <w:rPr>
          <w:rFonts w:ascii="Calibri" w:eastAsia="Times New Roman" w:hAnsi="Calibri" w:cs="Calibri"/>
          <w:b/>
          <w:bCs/>
          <w:color w:val="000000"/>
          <w:kern w:val="0"/>
          <w:sz w:val="22"/>
          <w:szCs w:val="22"/>
          <w:lang w:eastAsia="en-GB"/>
          <w14:ligatures w14:val="none"/>
        </w:rPr>
        <w:t xml:space="preserve">  a:</w:t>
      </w:r>
      <w:r w:rsidRPr="0085315F">
        <w:rPr>
          <w:rFonts w:ascii="Calibri" w:eastAsia="Times New Roman" w:hAnsi="Calibri" w:cs="Calibri"/>
          <w:color w:val="000000"/>
          <w:kern w:val="0"/>
          <w:sz w:val="22"/>
          <w:szCs w:val="22"/>
          <w:lang w:eastAsia="en-GB"/>
          <w14:ligatures w14:val="none"/>
        </w:rPr>
        <w:t xml:space="preserve"> Shows fastest growth rate. After this point, curve will have a S shape.</w:t>
      </w:r>
    </w:p>
    <w:p w14:paraId="7E3C567D" w14:textId="16D46AD8" w:rsidR="001474C2" w:rsidRDefault="001474C2" w:rsidP="001474C2">
      <w:pPr>
        <w:rPr>
          <w:rFonts w:ascii="Calibri" w:eastAsia="Times New Roman" w:hAnsi="Calibri" w:cs="Calibri"/>
          <w:color w:val="000000"/>
          <w:kern w:val="0"/>
          <w:lang w:eastAsia="en-GB"/>
          <w14:ligatures w14:val="none"/>
        </w:rPr>
      </w:pPr>
      <w:r>
        <w:rPr>
          <w:rFonts w:ascii="Calibri" w:eastAsia="Times New Roman" w:hAnsi="Calibri" w:cs="Calibri"/>
          <w:color w:val="000000"/>
          <w:kern w:val="0"/>
          <w:lang w:eastAsia="en-GB"/>
          <w14:ligatures w14:val="none"/>
        </w:rPr>
        <w:t xml:space="preserve">       </w:t>
      </w:r>
    </w:p>
    <w:p w14:paraId="103D915C" w14:textId="4662AA7C" w:rsidR="00E025C0" w:rsidRDefault="00D55CDD" w:rsidP="00A24F11">
      <w:pPr>
        <w:ind w:left="360"/>
        <w:rPr>
          <w:rFonts w:ascii="Calibri" w:eastAsiaTheme="minorEastAsia" w:hAnsi="Calibri" w:cs="Calibri"/>
        </w:rPr>
      </w:pPr>
      <w:r w:rsidRPr="00D55CDD">
        <w:rPr>
          <w:rFonts w:ascii="Calibri" w:eastAsiaTheme="minorEastAsia" w:hAnsi="Calibri" w:cs="Calibri"/>
          <w:sz w:val="22"/>
          <w:szCs w:val="22"/>
        </w:rPr>
        <w:t>After solving the differential equation, we obtain the following equation, which is described in terms of the "time" parameter. Let's say K is the maximum cap value representing the upper limit for cumulative cases. When time goes on and the number of cumulative cases for Q(time) rises, the growth will keep increasing. After time starts to get closer and closer to the t value, the growth will eventually slow down. This slowing growth results in an S-shaped curve, which is shown by the formula. The growth is going to be slower and slower, which means it will obtain an S-shaped Curve according to the formula.  Hsieh YH, Lee JY, and Chang [1] obtained a graph about Sars by using the Richard model (Logistic Growth Model) for Taiwan 2003. According to Figure 1. While Graph “A” represents confirmed cases for Sars, Graph “B” provides information about estimated by using truncated data. All in all, the obtained shape for the Sars epidemic was a logistic growth model. It can be generalized every epidemic did not pay attention to governments. After necessary precautions are taken by the government, the growth shows a slow tendency in the long term, which is why an S-shaped curve is obtained. The same issue has also happened for Sars, as well, which means the same approach is also applicable to COVID-19, but we cannot know where the cap is going to limit the epidemic since it changes from epidemic to epidemic depending on its severity and spread ratio. All in all, the obtained inflection points that decide when the growth rate trend will change is an important factor and common for every epidemic when it comes to the logistic growth model.</w:t>
      </w:r>
    </w:p>
    <w:p w14:paraId="496B8241" w14:textId="6B946155" w:rsidR="00E025C0" w:rsidRDefault="00E025C0" w:rsidP="00A24F11">
      <w:pPr>
        <w:ind w:left="360"/>
        <w:rPr>
          <w:rFonts w:ascii="Calibri" w:eastAsiaTheme="minorEastAsia" w:hAnsi="Calibri" w:cs="Calibri"/>
        </w:rPr>
      </w:pPr>
      <w:r w:rsidRPr="00E025C0">
        <w:rPr>
          <w:rFonts w:ascii="Calibri" w:eastAsiaTheme="minorEastAsia" w:hAnsi="Calibri" w:cs="Calibri"/>
          <w:noProof/>
        </w:rPr>
        <w:drawing>
          <wp:inline distT="0" distB="0" distL="0" distR="0" wp14:anchorId="3666EB9F" wp14:editId="7C00B606">
            <wp:extent cx="4286250" cy="3419475"/>
            <wp:effectExtent l="0" t="0" r="0" b="9525"/>
            <wp:docPr id="1424651003" name="Picture 1" descr="A graph of a number of numbers and a number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51003" name="Picture 1" descr="A graph of a number of numbers and a number of numbers&#10;&#10;Description automatically generated"/>
                    <pic:cNvPicPr/>
                  </pic:nvPicPr>
                  <pic:blipFill>
                    <a:blip r:embed="rId17"/>
                    <a:stretch>
                      <a:fillRect/>
                    </a:stretch>
                  </pic:blipFill>
                  <pic:spPr>
                    <a:xfrm>
                      <a:off x="0" y="0"/>
                      <a:ext cx="4286850" cy="3419954"/>
                    </a:xfrm>
                    <a:prstGeom prst="rect">
                      <a:avLst/>
                    </a:prstGeom>
                  </pic:spPr>
                </pic:pic>
              </a:graphicData>
            </a:graphic>
          </wp:inline>
        </w:drawing>
      </w:r>
    </w:p>
    <w:p w14:paraId="10DB6811" w14:textId="2AC2B089" w:rsidR="00284319" w:rsidRPr="00D25DEE" w:rsidRDefault="00284319" w:rsidP="00D25DEE">
      <w:pPr>
        <w:ind w:left="360"/>
        <w:rPr>
          <w:rFonts w:ascii="Calibri" w:eastAsiaTheme="minorEastAsia" w:hAnsi="Calibri" w:cs="Calibri"/>
          <w:b/>
          <w:bCs/>
        </w:rPr>
      </w:pPr>
      <w:r>
        <w:rPr>
          <w:rFonts w:ascii="Calibri" w:eastAsiaTheme="minorEastAsia" w:hAnsi="Calibri" w:cs="Calibri"/>
        </w:rPr>
        <w:t xml:space="preserve">              </w:t>
      </w:r>
      <w:r w:rsidR="00D25DEE">
        <w:rPr>
          <w:rFonts w:ascii="Calibri" w:eastAsiaTheme="minorEastAsia" w:hAnsi="Calibri" w:cs="Calibri"/>
        </w:rPr>
        <w:t xml:space="preserve">            </w:t>
      </w:r>
      <w:r w:rsidR="00D375C8">
        <w:rPr>
          <w:rFonts w:ascii="Calibri" w:eastAsiaTheme="minorEastAsia" w:hAnsi="Calibri" w:cs="Calibri"/>
        </w:rPr>
        <w:t xml:space="preserve">      </w:t>
      </w:r>
      <w:r w:rsidR="00D25DEE">
        <w:rPr>
          <w:rFonts w:ascii="Calibri" w:eastAsiaTheme="minorEastAsia" w:hAnsi="Calibri" w:cs="Calibri"/>
        </w:rPr>
        <w:t xml:space="preserve"> </w:t>
      </w:r>
      <w:r w:rsidR="00D25DEE" w:rsidRPr="00D25DEE">
        <w:rPr>
          <w:rFonts w:ascii="Calibri" w:eastAsia="Times New Roman" w:hAnsi="Calibri" w:cs="Calibri"/>
          <w:b/>
          <w:bCs/>
          <w:color w:val="000000"/>
          <w:kern w:val="0"/>
          <w:sz w:val="22"/>
          <w:szCs w:val="22"/>
          <w:lang w:eastAsia="en-GB"/>
          <w14:ligatures w14:val="none"/>
        </w:rPr>
        <w:t xml:space="preserve">Figure </w:t>
      </w:r>
      <w:r w:rsidR="00D25DEE">
        <w:rPr>
          <w:rFonts w:ascii="Calibri" w:eastAsia="Times New Roman" w:hAnsi="Calibri" w:cs="Calibri"/>
          <w:b/>
          <w:bCs/>
          <w:color w:val="000000"/>
          <w:kern w:val="0"/>
          <w:sz w:val="22"/>
          <w:szCs w:val="22"/>
          <w:lang w:eastAsia="en-GB"/>
          <w14:ligatures w14:val="none"/>
        </w:rPr>
        <w:t>1</w:t>
      </w:r>
      <w:r w:rsidR="00D25DEE" w:rsidRPr="00D25DEE">
        <w:rPr>
          <w:rFonts w:ascii="Calibri" w:eastAsia="Times New Roman" w:hAnsi="Calibri" w:cs="Calibri"/>
          <w:b/>
          <w:bCs/>
          <w:color w:val="000000"/>
          <w:kern w:val="0"/>
          <w:sz w:val="22"/>
          <w:szCs w:val="22"/>
          <w:lang w:eastAsia="en-GB"/>
          <w14:ligatures w14:val="none"/>
        </w:rPr>
        <w:t>. Cumulative Cases in Taiwan, 2003[1]</w:t>
      </w:r>
    </w:p>
    <w:p w14:paraId="498649ED" w14:textId="483482D3" w:rsidR="00797796" w:rsidRDefault="00797796" w:rsidP="00A24F11">
      <w:pPr>
        <w:ind w:left="360"/>
        <w:rPr>
          <w:rFonts w:ascii="Calibri" w:eastAsiaTheme="minorEastAsia" w:hAnsi="Calibri" w:cs="Calibri"/>
        </w:rPr>
      </w:pPr>
    </w:p>
    <w:p w14:paraId="0962A7C5" w14:textId="77777777" w:rsidR="006A55F1" w:rsidRPr="00797796" w:rsidRDefault="006A55F1" w:rsidP="00A24F11">
      <w:pPr>
        <w:ind w:left="360"/>
        <w:rPr>
          <w:rFonts w:ascii="Calibri" w:eastAsiaTheme="minorEastAsia" w:hAnsi="Calibri" w:cs="Calibri"/>
        </w:rPr>
      </w:pPr>
    </w:p>
    <w:p w14:paraId="6AC226EE" w14:textId="440BFA34" w:rsidR="00C51456" w:rsidRPr="00C51456" w:rsidRDefault="0085315F" w:rsidP="00C51456">
      <w:pPr>
        <w:ind w:left="360"/>
        <w:rPr>
          <w:rFonts w:ascii="Calibri" w:eastAsiaTheme="minorEastAsia" w:hAnsi="Calibri" w:cs="Calibri"/>
          <w:b/>
          <w:bCs/>
        </w:rPr>
      </w:pPr>
      <w:r>
        <w:rPr>
          <w:rFonts w:ascii="Calibri" w:eastAsiaTheme="minorEastAsia" w:hAnsi="Calibri" w:cs="Calibri"/>
          <w:b/>
          <w:bCs/>
        </w:rPr>
        <w:lastRenderedPageBreak/>
        <w:t>3</w:t>
      </w:r>
      <w:r w:rsidR="00C51456" w:rsidRPr="00C51456">
        <w:rPr>
          <w:rFonts w:ascii="Calibri" w:eastAsiaTheme="minorEastAsia" w:hAnsi="Calibri" w:cs="Calibri"/>
          <w:b/>
          <w:bCs/>
        </w:rPr>
        <w:t>.</w:t>
      </w:r>
      <w:r w:rsidR="009A5F08">
        <w:rPr>
          <w:rFonts w:ascii="Calibri" w:eastAsiaTheme="minorEastAsia" w:hAnsi="Calibri" w:cs="Calibri"/>
          <w:b/>
          <w:bCs/>
        </w:rPr>
        <w:t>4</w:t>
      </w:r>
      <w:r>
        <w:rPr>
          <w:rFonts w:ascii="Calibri" w:eastAsiaTheme="minorEastAsia" w:hAnsi="Calibri" w:cs="Calibri"/>
          <w:b/>
          <w:bCs/>
        </w:rPr>
        <w:t xml:space="preserve"> </w:t>
      </w:r>
      <w:r w:rsidR="00C51456" w:rsidRPr="00C51456">
        <w:rPr>
          <w:rFonts w:ascii="Calibri" w:eastAsiaTheme="minorEastAsia" w:hAnsi="Calibri" w:cs="Calibri"/>
          <w:b/>
          <w:bCs/>
        </w:rPr>
        <w:t>Prophet Model</w:t>
      </w:r>
    </w:p>
    <w:p w14:paraId="5B993148" w14:textId="77777777" w:rsidR="002955DD" w:rsidRPr="0085315F" w:rsidRDefault="00C51456" w:rsidP="002955DD">
      <w:pPr>
        <w:ind w:left="360"/>
        <w:rPr>
          <w:rFonts w:ascii="Calibri" w:eastAsiaTheme="minorEastAsia" w:hAnsi="Calibri" w:cs="Calibri"/>
          <w:sz w:val="22"/>
          <w:szCs w:val="22"/>
        </w:rPr>
      </w:pPr>
      <w:r w:rsidRPr="0085315F">
        <w:rPr>
          <w:rFonts w:ascii="Calibri" w:eastAsiaTheme="minorEastAsia" w:hAnsi="Calibri" w:cs="Calibri"/>
          <w:sz w:val="22"/>
          <w:szCs w:val="22"/>
        </w:rPr>
        <w:t xml:space="preserve">Prophet is a machine learning model </w:t>
      </w:r>
      <w:del w:id="12" w:author="Maxine Sherman" w:date="2024-08-19T10:52:00Z">
        <w:r w:rsidRPr="0085315F" w:rsidDel="00C51456">
          <w:rPr>
            <w:rFonts w:ascii="Calibri" w:eastAsiaTheme="minorEastAsia" w:hAnsi="Calibri" w:cs="Calibri"/>
            <w:sz w:val="22"/>
            <w:szCs w:val="22"/>
          </w:rPr>
          <w:delText>in order to have a</w:delText>
        </w:r>
      </w:del>
      <w:ins w:id="13" w:author="Maxine Sherman" w:date="2024-08-19T10:52:00Z">
        <w:r w:rsidR="070BA148" w:rsidRPr="0085315F">
          <w:rPr>
            <w:rFonts w:ascii="Calibri" w:eastAsiaTheme="minorEastAsia" w:hAnsi="Calibri" w:cs="Calibri"/>
            <w:sz w:val="22"/>
            <w:szCs w:val="22"/>
          </w:rPr>
          <w:t>that predicts from</w:t>
        </w:r>
      </w:ins>
      <w:r w:rsidRPr="0085315F">
        <w:rPr>
          <w:rFonts w:ascii="Calibri" w:eastAsiaTheme="minorEastAsia" w:hAnsi="Calibri" w:cs="Calibri"/>
          <w:sz w:val="22"/>
          <w:szCs w:val="22"/>
        </w:rPr>
        <w:t xml:space="preserve"> </w:t>
      </w:r>
      <w:del w:id="14" w:author="Maxine Sherman" w:date="2024-08-19T10:52:00Z">
        <w:r w:rsidRPr="0085315F" w:rsidDel="00C51456">
          <w:rPr>
            <w:rFonts w:ascii="Calibri" w:eastAsiaTheme="minorEastAsia" w:hAnsi="Calibri" w:cs="Calibri"/>
            <w:sz w:val="22"/>
            <w:szCs w:val="22"/>
          </w:rPr>
          <w:delText xml:space="preserve">prediction about </w:delText>
        </w:r>
      </w:del>
      <w:r w:rsidRPr="0085315F">
        <w:rPr>
          <w:rFonts w:ascii="Calibri" w:eastAsiaTheme="minorEastAsia" w:hAnsi="Calibri" w:cs="Calibri"/>
          <w:sz w:val="22"/>
          <w:szCs w:val="22"/>
        </w:rPr>
        <w:t xml:space="preserve">time series data. Machine learning techniques are used to train models with existing data. After training is completed, the model can have a prediction about future values. In order to check the model’s prediction accuracy, you can compare it with test data and predicted values so that you will have an idea about the accuracy rate of the model, which helps how perform on providing historical data. When it comes to “prophet”, it is a machine learning model developed by Facebook, which is suited to work on time series data, which is basically an additive machine learning model. It is more suitable to work with data having strong seasonality effects. When you consider COVID-19’s circumstances, the seasonal effect is so vital since most epidemics show a tendency to reduce when the weather starts warmer. Holiday effects are also another thing, which might be correlated with weekly effects. That’s why, the prophet’s sensitivity to seasonality effects is the reason why the model is picked to be able to predict future cases of Covid19. </w:t>
      </w:r>
      <w:r w:rsidR="002955DD" w:rsidRPr="0085315F">
        <w:rPr>
          <w:rFonts w:ascii="Calibri" w:eastAsiaTheme="minorEastAsia" w:hAnsi="Calibri" w:cs="Calibri"/>
          <w:sz w:val="22"/>
          <w:szCs w:val="22"/>
        </w:rPr>
        <w:t xml:space="preserve">This model will be fitted to the COVID-19 data to assess its prediction performance about future trends and understand the impact of seasonality and holiday effects on the virus’s spread. </w:t>
      </w:r>
    </w:p>
    <w:p w14:paraId="355C6389" w14:textId="18B7BB4D" w:rsidR="00C51456" w:rsidRPr="0085315F" w:rsidRDefault="00C51456" w:rsidP="002955DD">
      <w:pPr>
        <w:ind w:left="360"/>
        <w:rPr>
          <w:rFonts w:ascii="Calibri" w:eastAsiaTheme="minorEastAsia" w:hAnsi="Calibri" w:cs="Calibri"/>
          <w:sz w:val="22"/>
          <w:szCs w:val="22"/>
        </w:rPr>
      </w:pPr>
      <w:r w:rsidRPr="0085315F">
        <w:rPr>
          <w:rFonts w:ascii="Calibri" w:eastAsiaTheme="minorEastAsia" w:hAnsi="Calibri" w:cs="Calibri"/>
          <w:sz w:val="22"/>
          <w:szCs w:val="22"/>
        </w:rPr>
        <w:t>Mohammed O, El Hassani I, Benabbou F, and Ouhbi B. declare prophet derives from 3 main functions then it creates the prophet itself.[2]. Briefly, The Prophet model is defined as:</w:t>
      </w:r>
    </w:p>
    <w:p w14:paraId="61801D0C" w14:textId="0A0C9E8C" w:rsidR="000E46AE" w:rsidRPr="0085315F" w:rsidRDefault="000E46AE" w:rsidP="000E46AE">
      <w:pPr>
        <w:ind w:left="360"/>
        <w:rPr>
          <w:rFonts w:ascii="Calibri" w:eastAsiaTheme="minorEastAsia" w:hAnsi="Calibri" w:cs="Calibri"/>
          <w:sz w:val="22"/>
          <w:szCs w:val="22"/>
        </w:rPr>
      </w:pPr>
      <m:oMathPara>
        <m:oMath>
          <m:r>
            <w:rPr>
              <w:rFonts w:ascii="Cambria Math" w:eastAsiaTheme="minorEastAsia" w:hAnsi="Cambria Math" w:cs="Calibri"/>
              <w:sz w:val="22"/>
              <w:szCs w:val="22"/>
            </w:rPr>
            <m:t>y</m:t>
          </m:r>
          <m:d>
            <m:dPr>
              <m:ctrlPr>
                <w:rPr>
                  <w:rFonts w:ascii="Cambria Math" w:eastAsiaTheme="minorEastAsia" w:hAnsi="Cambria Math" w:cs="Calibri"/>
                  <w:i/>
                  <w:sz w:val="22"/>
                  <w:szCs w:val="22"/>
                </w:rPr>
              </m:ctrlPr>
            </m:dPr>
            <m:e>
              <m:r>
                <w:rPr>
                  <w:rFonts w:ascii="Cambria Math" w:eastAsiaTheme="minorEastAsia" w:hAnsi="Cambria Math" w:cs="Calibri"/>
                  <w:sz w:val="22"/>
                  <w:szCs w:val="22"/>
                </w:rPr>
                <m:t>t</m:t>
              </m:r>
            </m:e>
          </m:d>
          <m:r>
            <w:rPr>
              <w:rFonts w:ascii="Cambria Math" w:eastAsiaTheme="minorEastAsia" w:hAnsi="Cambria Math" w:cs="Calibri"/>
              <w:sz w:val="22"/>
              <w:szCs w:val="22"/>
            </w:rPr>
            <m:t>= g</m:t>
          </m:r>
          <m:d>
            <m:dPr>
              <m:ctrlPr>
                <w:rPr>
                  <w:rFonts w:ascii="Cambria Math" w:eastAsiaTheme="minorEastAsia" w:hAnsi="Cambria Math" w:cs="Calibri"/>
                  <w:i/>
                  <w:sz w:val="22"/>
                  <w:szCs w:val="22"/>
                </w:rPr>
              </m:ctrlPr>
            </m:dPr>
            <m:e>
              <m:r>
                <w:rPr>
                  <w:rFonts w:ascii="Cambria Math" w:eastAsiaTheme="minorEastAsia" w:hAnsi="Cambria Math" w:cs="Calibri"/>
                  <w:sz w:val="22"/>
                  <w:szCs w:val="22"/>
                </w:rPr>
                <m:t>t</m:t>
              </m:r>
            </m:e>
          </m:d>
          <m:r>
            <w:rPr>
              <w:rFonts w:ascii="Cambria Math" w:eastAsiaTheme="minorEastAsia" w:hAnsi="Cambria Math" w:cs="Calibri"/>
              <w:sz w:val="22"/>
              <w:szCs w:val="22"/>
            </w:rPr>
            <m:t>+ s</m:t>
          </m:r>
          <m:d>
            <m:dPr>
              <m:ctrlPr>
                <w:rPr>
                  <w:rFonts w:ascii="Cambria Math" w:eastAsiaTheme="minorEastAsia" w:hAnsi="Cambria Math" w:cs="Calibri"/>
                  <w:i/>
                  <w:sz w:val="22"/>
                  <w:szCs w:val="22"/>
                </w:rPr>
              </m:ctrlPr>
            </m:dPr>
            <m:e>
              <m:r>
                <w:rPr>
                  <w:rFonts w:ascii="Cambria Math" w:eastAsiaTheme="minorEastAsia" w:hAnsi="Cambria Math" w:cs="Calibri"/>
                  <w:sz w:val="22"/>
                  <w:szCs w:val="22"/>
                </w:rPr>
                <m:t>t</m:t>
              </m:r>
            </m:e>
          </m:d>
          <m:r>
            <w:rPr>
              <w:rFonts w:ascii="Cambria Math" w:eastAsiaTheme="minorEastAsia" w:hAnsi="Cambria Math" w:cs="Calibri"/>
              <w:sz w:val="22"/>
              <w:szCs w:val="22"/>
            </w:rPr>
            <m:t>+ h</m:t>
          </m:r>
          <m:d>
            <m:dPr>
              <m:ctrlPr>
                <w:rPr>
                  <w:rFonts w:ascii="Cambria Math" w:eastAsiaTheme="minorEastAsia" w:hAnsi="Cambria Math" w:cs="Calibri"/>
                  <w:i/>
                  <w:sz w:val="22"/>
                  <w:szCs w:val="22"/>
                </w:rPr>
              </m:ctrlPr>
            </m:dPr>
            <m:e>
              <m:r>
                <w:rPr>
                  <w:rFonts w:ascii="Cambria Math" w:eastAsiaTheme="minorEastAsia" w:hAnsi="Cambria Math" w:cs="Calibri"/>
                  <w:sz w:val="22"/>
                  <w:szCs w:val="22"/>
                </w:rPr>
                <m:t>t</m:t>
              </m:r>
            </m:e>
          </m:d>
          <m:r>
            <w:rPr>
              <w:rFonts w:ascii="Cambria Math" w:eastAsiaTheme="minorEastAsia" w:hAnsi="Cambria Math" w:cs="Calibri"/>
              <w:sz w:val="22"/>
              <w:szCs w:val="22"/>
            </w:rPr>
            <m:t>+ εt</m:t>
          </m:r>
        </m:oMath>
      </m:oMathPara>
    </w:p>
    <w:p w14:paraId="6B9014D5" w14:textId="1D57561F" w:rsidR="00B33856" w:rsidRPr="0085315F" w:rsidRDefault="00D25DEE" w:rsidP="00B33856">
      <w:pPr>
        <w:ind w:left="360"/>
        <w:rPr>
          <w:rFonts w:ascii="Calibri" w:eastAsiaTheme="minorEastAsia" w:hAnsi="Calibri" w:cs="Calibri"/>
          <w:b/>
          <w:bCs/>
          <w:sz w:val="22"/>
          <w:szCs w:val="22"/>
        </w:rPr>
      </w:pPr>
      <w:r w:rsidRPr="0085315F">
        <w:rPr>
          <w:rFonts w:ascii="Calibri" w:eastAsiaTheme="minorEastAsia" w:hAnsi="Calibri" w:cs="Calibri"/>
          <w:sz w:val="22"/>
          <w:szCs w:val="22"/>
        </w:rPr>
        <w:t xml:space="preserve">                              </w:t>
      </w:r>
      <w:r w:rsidR="0085315F">
        <w:rPr>
          <w:rFonts w:ascii="Calibri" w:eastAsiaTheme="minorEastAsia" w:hAnsi="Calibri" w:cs="Calibri"/>
          <w:sz w:val="22"/>
          <w:szCs w:val="22"/>
        </w:rPr>
        <w:t xml:space="preserve">      </w:t>
      </w:r>
      <w:r w:rsidRPr="0085315F">
        <w:rPr>
          <w:rFonts w:ascii="Calibri" w:eastAsiaTheme="minorEastAsia" w:hAnsi="Calibri" w:cs="Calibri"/>
          <w:sz w:val="22"/>
          <w:szCs w:val="22"/>
        </w:rPr>
        <w:t xml:space="preserve"> </w:t>
      </w:r>
      <w:r w:rsidR="008D705E" w:rsidRPr="0085315F">
        <w:rPr>
          <w:rFonts w:ascii="Calibri" w:eastAsiaTheme="minorEastAsia" w:hAnsi="Calibri" w:cs="Calibri"/>
          <w:b/>
          <w:bCs/>
          <w:sz w:val="22"/>
          <w:szCs w:val="22"/>
        </w:rPr>
        <w:t xml:space="preserve">formula </w:t>
      </w:r>
      <w:r w:rsidR="00281C86" w:rsidRPr="0085315F">
        <w:rPr>
          <w:rFonts w:ascii="Calibri" w:eastAsiaTheme="minorEastAsia" w:hAnsi="Calibri" w:cs="Calibri"/>
          <w:b/>
          <w:bCs/>
          <w:sz w:val="22"/>
          <w:szCs w:val="22"/>
        </w:rPr>
        <w:t>depic</w:t>
      </w:r>
      <w:r w:rsidRPr="0085315F">
        <w:rPr>
          <w:rFonts w:ascii="Calibri" w:eastAsiaTheme="minorEastAsia" w:hAnsi="Calibri" w:cs="Calibri"/>
          <w:b/>
          <w:bCs/>
          <w:sz w:val="22"/>
          <w:szCs w:val="22"/>
        </w:rPr>
        <w:t>ting</w:t>
      </w:r>
      <w:r w:rsidR="00281C86" w:rsidRPr="0085315F">
        <w:rPr>
          <w:rFonts w:ascii="Calibri" w:eastAsiaTheme="minorEastAsia" w:hAnsi="Calibri" w:cs="Calibri"/>
          <w:b/>
          <w:bCs/>
          <w:sz w:val="22"/>
          <w:szCs w:val="22"/>
        </w:rPr>
        <w:t xml:space="preserve"> prophet consists of function chains</w:t>
      </w:r>
    </w:p>
    <w:p w14:paraId="49942B63" w14:textId="54B62F1A" w:rsidR="00C0710D" w:rsidRPr="0085315F" w:rsidRDefault="002955DD" w:rsidP="6150C689">
      <w:pPr>
        <w:jc w:val="center"/>
        <w:rPr>
          <w:rFonts w:ascii="Cambria Math" w:eastAsiaTheme="minorEastAsia" w:hAnsi="Cambria Math" w:cs="Calibri"/>
          <w:i/>
          <w:color w:val="000000"/>
          <w:kern w:val="0"/>
          <w:sz w:val="22"/>
          <w:szCs w:val="22"/>
          <w:lang w:eastAsia="en-GB"/>
          <w14:ligatures w14:val="none"/>
        </w:rPr>
      </w:pPr>
      <w:r w:rsidRPr="0085315F">
        <w:rPr>
          <w:rFonts w:ascii="Calibri" w:eastAsiaTheme="minorEastAsia" w:hAnsi="Calibri" w:cs="Calibri"/>
          <w:sz w:val="22"/>
          <w:szCs w:val="22"/>
        </w:rPr>
        <w:t xml:space="preserve">  </w:t>
      </w:r>
      <w:r w:rsidR="00B33856" w:rsidRPr="0085315F">
        <w:rPr>
          <w:rFonts w:ascii="Calibri" w:eastAsiaTheme="minorEastAsia" w:hAnsi="Calibri" w:cs="Calibri"/>
          <w:sz w:val="22"/>
          <w:szCs w:val="22"/>
        </w:rPr>
        <w:t>G(t): The trend function is represented by g(t), which is piecewise linear or logical growth to deal with non-periodic variations in the value of the temporal sequence. The given formula for model was</w:t>
      </w:r>
      <w:r w:rsidR="00B0119A" w:rsidRPr="0085315F">
        <w:rPr>
          <w:rFonts w:ascii="Cambria Math" w:eastAsiaTheme="minorEastAsia" w:hAnsi="Cambria Math" w:cs="Calibri"/>
          <w:i/>
          <w:sz w:val="22"/>
          <w:szCs w:val="22"/>
        </w:rPr>
        <w:br/>
      </w:r>
      <m:oMathPara>
        <m:oMath>
          <m:r>
            <w:rPr>
              <w:rFonts w:ascii="Cambria Math" w:eastAsiaTheme="minorEastAsia" w:hAnsi="Cambria Math" w:cs="Calibri"/>
              <w:sz w:val="22"/>
              <w:szCs w:val="22"/>
            </w:rPr>
            <m:t>Q</m:t>
          </m:r>
          <m:d>
            <m:dPr>
              <m:ctrlPr>
                <w:rPr>
                  <w:rFonts w:ascii="Cambria Math" w:eastAsiaTheme="minorEastAsia" w:hAnsi="Cambria Math" w:cs="Calibri"/>
                  <w:i/>
                  <w:sz w:val="22"/>
                  <w:szCs w:val="22"/>
                </w:rPr>
              </m:ctrlPr>
            </m:dPr>
            <m:e>
              <m:r>
                <w:rPr>
                  <w:rFonts w:ascii="Cambria Math" w:eastAsiaTheme="minorEastAsia" w:hAnsi="Cambria Math" w:cs="Calibri"/>
                  <w:sz w:val="22"/>
                  <w:szCs w:val="22"/>
                </w:rPr>
                <m:t>t</m:t>
              </m:r>
            </m:e>
          </m:d>
          <m:r>
            <w:rPr>
              <w:rFonts w:ascii="Cambria Math" w:eastAsia="Times New Roman" w:hAnsi="Cambria Math" w:cs="Calibri"/>
              <w:color w:val="000000"/>
              <w:kern w:val="0"/>
              <w:sz w:val="22"/>
              <w:szCs w:val="22"/>
              <w:lang w:eastAsia="en-GB"/>
              <w14:ligatures w14:val="none"/>
            </w:rPr>
            <m:t>=</m:t>
          </m:r>
          <m:f>
            <m:fPr>
              <m:ctrlPr>
                <w:rPr>
                  <w:rFonts w:ascii="Cambria Math" w:eastAsia="Times New Roman" w:hAnsi="Cambria Math" w:cs="Calibri"/>
                  <w:i/>
                  <w:color w:val="000000"/>
                  <w:kern w:val="0"/>
                  <w:sz w:val="22"/>
                  <w:szCs w:val="22"/>
                  <w:lang w:eastAsia="en-GB"/>
                  <w14:ligatures w14:val="none"/>
                </w:rPr>
              </m:ctrlPr>
            </m:fPr>
            <m:num>
              <m:r>
                <w:rPr>
                  <w:rFonts w:ascii="Cambria Math" w:eastAsia="Times New Roman" w:hAnsi="Cambria Math" w:cs="Calibri"/>
                  <w:color w:val="000000"/>
                  <w:kern w:val="0"/>
                  <w:sz w:val="22"/>
                  <w:szCs w:val="22"/>
                  <w:lang w:eastAsia="en-GB"/>
                  <w14:ligatures w14:val="none"/>
                </w:rPr>
                <m:t>K</m:t>
              </m:r>
            </m:num>
            <m:den>
              <m:r>
                <w:rPr>
                  <w:rFonts w:ascii="Cambria Math" w:eastAsia="Times New Roman" w:hAnsi="Cambria Math" w:cs="Calibri"/>
                  <w:color w:val="000000"/>
                  <w:kern w:val="0"/>
                  <w:sz w:val="22"/>
                  <w:szCs w:val="22"/>
                  <w:lang w:eastAsia="en-GB"/>
                  <w14:ligatures w14:val="none"/>
                </w:rPr>
                <m:t>1+</m:t>
              </m:r>
              <m:r>
                <m:rPr>
                  <m:sty m:val="p"/>
                </m:rPr>
                <w:rPr>
                  <w:rFonts w:ascii="Cambria Math" w:eastAsia="Times New Roman" w:hAnsi="Cambria Math" w:cs="Calibri"/>
                  <w:color w:val="000000"/>
                  <w:kern w:val="0"/>
                  <w:sz w:val="22"/>
                  <w:szCs w:val="22"/>
                  <w:lang w:eastAsia="en-GB"/>
                  <w14:ligatures w14:val="none"/>
                </w:rPr>
                <m:t>exp⁡</m:t>
              </m:r>
              <m:r>
                <w:rPr>
                  <w:rFonts w:ascii="Cambria Math" w:eastAsia="Times New Roman" w:hAnsi="Cambria Math" w:cs="Calibri"/>
                  <w:color w:val="000000"/>
                  <w:kern w:val="0"/>
                  <w:sz w:val="22"/>
                  <w:szCs w:val="22"/>
                  <w:lang w:eastAsia="en-GB"/>
                  <w14:ligatures w14:val="none"/>
                </w:rPr>
                <m:t>(-b*</m:t>
              </m:r>
              <m:d>
                <m:dPr>
                  <m:ctrlPr>
                    <w:rPr>
                      <w:rFonts w:ascii="Cambria Math" w:eastAsia="Times New Roman" w:hAnsi="Cambria Math" w:cs="Calibri"/>
                      <w:i/>
                      <w:color w:val="000000"/>
                      <w:kern w:val="0"/>
                      <w:sz w:val="22"/>
                      <w:szCs w:val="22"/>
                      <w:lang w:eastAsia="en-GB"/>
                      <w14:ligatures w14:val="none"/>
                    </w:rPr>
                  </m:ctrlPr>
                </m:dPr>
                <m:e>
                  <m:r>
                    <w:rPr>
                      <w:rFonts w:ascii="Cambria Math" w:eastAsia="Times New Roman" w:hAnsi="Cambria Math" w:cs="Calibri"/>
                      <w:color w:val="000000"/>
                      <w:kern w:val="0"/>
                      <w:sz w:val="22"/>
                      <w:szCs w:val="22"/>
                      <w:lang w:eastAsia="en-GB"/>
                      <w14:ligatures w14:val="none"/>
                    </w:rPr>
                    <m:t>t-a</m:t>
                  </m:r>
                </m:e>
              </m:d>
              <m:r>
                <w:rPr>
                  <w:rFonts w:ascii="Cambria Math" w:eastAsia="Times New Roman" w:hAnsi="Cambria Math" w:cs="Calibri"/>
                  <w:color w:val="000000"/>
                  <w:kern w:val="0"/>
                  <w:sz w:val="22"/>
                  <w:szCs w:val="22"/>
                  <w:lang w:eastAsia="en-GB"/>
                  <w14:ligatures w14:val="none"/>
                </w:rPr>
                <m:t>)</m:t>
              </m:r>
            </m:den>
          </m:f>
        </m:oMath>
      </m:oMathPara>
    </w:p>
    <w:p w14:paraId="0704B856" w14:textId="094C7743" w:rsidR="00A465F6" w:rsidRPr="0085315F" w:rsidRDefault="00A465F6" w:rsidP="6150C689">
      <w:pPr>
        <w:jc w:val="center"/>
        <w:rPr>
          <w:rFonts w:ascii="Calibri" w:eastAsia="Times New Roman" w:hAnsi="Calibri" w:cs="Calibri"/>
          <w:b/>
          <w:bCs/>
          <w:color w:val="000000"/>
          <w:kern w:val="0"/>
          <w:sz w:val="22"/>
          <w:szCs w:val="22"/>
          <w:lang w:eastAsia="en-GB"/>
          <w14:ligatures w14:val="none"/>
        </w:rPr>
      </w:pPr>
      <w:r w:rsidRPr="0085315F">
        <w:rPr>
          <w:rFonts w:ascii="Calibri" w:eastAsiaTheme="minorEastAsia" w:hAnsi="Calibri" w:cs="Calibri"/>
          <w:b/>
          <w:bCs/>
          <w:i/>
          <w:color w:val="000000"/>
          <w:kern w:val="0"/>
          <w:sz w:val="22"/>
          <w:szCs w:val="22"/>
          <w:lang w:eastAsia="en-GB"/>
          <w14:ligatures w14:val="none"/>
        </w:rPr>
        <w:t>Logistic Growth Formula</w:t>
      </w:r>
    </w:p>
    <w:p w14:paraId="764248B9" w14:textId="13AB6BF1" w:rsidR="001474C2" w:rsidRPr="0085315F" w:rsidRDefault="001474C2" w:rsidP="001474C2">
      <w:pPr>
        <w:rPr>
          <w:rFonts w:ascii="Calibri" w:eastAsia="Times New Roman" w:hAnsi="Calibri" w:cs="Calibri"/>
          <w:color w:val="000000"/>
          <w:kern w:val="0"/>
          <w:sz w:val="22"/>
          <w:szCs w:val="22"/>
          <w:lang w:eastAsia="en-GB"/>
          <w14:ligatures w14:val="none"/>
        </w:rPr>
      </w:pPr>
      <w:r w:rsidRPr="0085315F">
        <w:rPr>
          <w:rFonts w:ascii="Calibri" w:eastAsia="Times New Roman" w:hAnsi="Calibri" w:cs="Calibri"/>
          <w:b/>
          <w:bCs/>
          <w:color w:val="000000"/>
          <w:kern w:val="0"/>
          <w:sz w:val="22"/>
          <w:szCs w:val="22"/>
          <w:lang w:eastAsia="en-GB"/>
          <w14:ligatures w14:val="none"/>
        </w:rPr>
        <w:t xml:space="preserve">       K:</w:t>
      </w:r>
      <w:r w:rsidRPr="0085315F">
        <w:rPr>
          <w:rFonts w:ascii="Calibri" w:eastAsia="Times New Roman" w:hAnsi="Calibri" w:cs="Calibri"/>
          <w:color w:val="000000"/>
          <w:kern w:val="0"/>
          <w:sz w:val="22"/>
          <w:szCs w:val="22"/>
          <w:lang w:eastAsia="en-GB"/>
          <w14:ligatures w14:val="none"/>
        </w:rPr>
        <w:t xml:space="preserve"> Cap Value(Carrying Capacity)</w:t>
      </w:r>
    </w:p>
    <w:p w14:paraId="67ECD5A5" w14:textId="77777777" w:rsidR="001474C2" w:rsidRPr="0085315F" w:rsidRDefault="001474C2" w:rsidP="001474C2">
      <w:pPr>
        <w:rPr>
          <w:rFonts w:ascii="Calibri" w:eastAsia="Times New Roman" w:hAnsi="Calibri" w:cs="Calibri"/>
          <w:color w:val="000000"/>
          <w:kern w:val="0"/>
          <w:sz w:val="22"/>
          <w:szCs w:val="22"/>
          <w:lang w:eastAsia="en-GB"/>
          <w14:ligatures w14:val="none"/>
        </w:rPr>
      </w:pPr>
      <w:r w:rsidRPr="0085315F">
        <w:rPr>
          <w:rFonts w:ascii="Calibri" w:eastAsia="Times New Roman" w:hAnsi="Calibri" w:cs="Calibri"/>
          <w:color w:val="000000"/>
          <w:kern w:val="0"/>
          <w:sz w:val="22"/>
          <w:szCs w:val="22"/>
          <w:lang w:eastAsia="en-GB"/>
          <w14:ligatures w14:val="none"/>
        </w:rPr>
        <w:t xml:space="preserve">       </w:t>
      </w:r>
      <w:r w:rsidRPr="0085315F">
        <w:rPr>
          <w:rFonts w:ascii="Calibri" w:eastAsia="Times New Roman" w:hAnsi="Calibri" w:cs="Calibri"/>
          <w:b/>
          <w:bCs/>
          <w:color w:val="000000"/>
          <w:kern w:val="0"/>
          <w:sz w:val="22"/>
          <w:szCs w:val="22"/>
          <w:lang w:eastAsia="en-GB"/>
          <w14:ligatures w14:val="none"/>
        </w:rPr>
        <w:t>b:</w:t>
      </w:r>
      <w:r w:rsidRPr="0085315F">
        <w:rPr>
          <w:rFonts w:ascii="Calibri" w:eastAsia="Times New Roman" w:hAnsi="Calibri" w:cs="Calibri"/>
          <w:color w:val="000000"/>
          <w:kern w:val="0"/>
          <w:sz w:val="22"/>
          <w:szCs w:val="22"/>
          <w:lang w:eastAsia="en-GB"/>
          <w14:ligatures w14:val="none"/>
        </w:rPr>
        <w:t xml:space="preserve"> Shows the growth rate of epidemic</w:t>
      </w:r>
    </w:p>
    <w:p w14:paraId="03CCFF46" w14:textId="77777777" w:rsidR="001474C2" w:rsidRPr="0085315F" w:rsidRDefault="001474C2" w:rsidP="001474C2">
      <w:pPr>
        <w:rPr>
          <w:rFonts w:ascii="Calibri" w:eastAsia="Times New Roman" w:hAnsi="Calibri" w:cs="Calibri"/>
          <w:color w:val="000000"/>
          <w:kern w:val="0"/>
          <w:sz w:val="22"/>
          <w:szCs w:val="22"/>
          <w:lang w:eastAsia="en-GB"/>
          <w14:ligatures w14:val="none"/>
        </w:rPr>
      </w:pPr>
      <w:r w:rsidRPr="0085315F">
        <w:rPr>
          <w:rFonts w:ascii="Calibri" w:eastAsia="Times New Roman" w:hAnsi="Calibri" w:cs="Calibri"/>
          <w:color w:val="000000"/>
          <w:kern w:val="0"/>
          <w:sz w:val="22"/>
          <w:szCs w:val="22"/>
          <w:lang w:eastAsia="en-GB"/>
          <w14:ligatures w14:val="none"/>
        </w:rPr>
        <w:t xml:space="preserve">     </w:t>
      </w:r>
      <w:r w:rsidRPr="0085315F">
        <w:rPr>
          <w:rFonts w:ascii="Calibri" w:eastAsia="Times New Roman" w:hAnsi="Calibri" w:cs="Calibri"/>
          <w:b/>
          <w:bCs/>
          <w:color w:val="000000"/>
          <w:kern w:val="0"/>
          <w:sz w:val="22"/>
          <w:szCs w:val="22"/>
          <w:lang w:eastAsia="en-GB"/>
          <w14:ligatures w14:val="none"/>
        </w:rPr>
        <w:t xml:space="preserve">  a:</w:t>
      </w:r>
      <w:r w:rsidRPr="0085315F">
        <w:rPr>
          <w:rFonts w:ascii="Calibri" w:eastAsia="Times New Roman" w:hAnsi="Calibri" w:cs="Calibri"/>
          <w:color w:val="000000"/>
          <w:kern w:val="0"/>
          <w:sz w:val="22"/>
          <w:szCs w:val="22"/>
          <w:lang w:eastAsia="en-GB"/>
          <w14:ligatures w14:val="none"/>
        </w:rPr>
        <w:t xml:space="preserve"> Shows fastest growth rate. After this point, curve will have a S shape.</w:t>
      </w:r>
    </w:p>
    <w:p w14:paraId="36DB157A" w14:textId="54514B5B" w:rsidR="00B0119A" w:rsidRPr="0085315F" w:rsidRDefault="00B0119A" w:rsidP="00AE409B">
      <w:pPr>
        <w:ind w:left="360"/>
        <w:rPr>
          <w:rFonts w:ascii="Calibri" w:eastAsiaTheme="minorEastAsia" w:hAnsi="Calibri" w:cs="Calibri"/>
          <w:sz w:val="22"/>
          <w:szCs w:val="22"/>
        </w:rPr>
      </w:pPr>
    </w:p>
    <w:p w14:paraId="7B5AAFEB" w14:textId="4C9388EB" w:rsidR="00CA5AEE" w:rsidRPr="0085315F" w:rsidRDefault="00B0119A" w:rsidP="00CA5AEE">
      <w:pPr>
        <w:ind w:left="360"/>
        <w:rPr>
          <w:rFonts w:ascii="Calibri" w:eastAsiaTheme="minorEastAsia" w:hAnsi="Calibri" w:cs="Calibri"/>
          <w:sz w:val="22"/>
          <w:szCs w:val="22"/>
        </w:rPr>
      </w:pPr>
      <w:r w:rsidRPr="0085315F">
        <w:rPr>
          <w:rFonts w:ascii="Calibri" w:eastAsiaTheme="minorEastAsia" w:hAnsi="Calibri" w:cs="Calibri"/>
          <w:sz w:val="22"/>
          <w:szCs w:val="22"/>
        </w:rPr>
        <w:t>The formula given above, which basically is used for linear growth model.</w:t>
      </w:r>
    </w:p>
    <w:p w14:paraId="728A811F" w14:textId="77777777" w:rsidR="003A58F1" w:rsidRPr="0085315F" w:rsidRDefault="00D7436E" w:rsidP="00CA5AEE">
      <w:pPr>
        <w:ind w:left="360"/>
        <w:rPr>
          <w:rFonts w:ascii="Cambria Math" w:eastAsiaTheme="minorEastAsia" w:hAnsi="Cambria Math" w:cs="Calibri"/>
          <w:i/>
          <w:sz w:val="22"/>
          <w:szCs w:val="22"/>
        </w:rPr>
      </w:pPr>
      <w:r w:rsidRPr="0085315F">
        <w:rPr>
          <w:rFonts w:ascii="Calibri" w:eastAsiaTheme="minorEastAsia" w:hAnsi="Calibri" w:cs="Calibri"/>
          <w:sz w:val="22"/>
          <w:szCs w:val="22"/>
        </w:rPr>
        <w:t>S(t):</w:t>
      </w:r>
      <w:r w:rsidR="004624C5" w:rsidRPr="0085315F">
        <w:rPr>
          <w:sz w:val="22"/>
          <w:szCs w:val="22"/>
        </w:rPr>
        <w:t xml:space="preserve"> </w:t>
      </w:r>
      <w:r w:rsidR="004624C5" w:rsidRPr="0085315F">
        <w:rPr>
          <w:rFonts w:ascii="Calibri" w:eastAsiaTheme="minorEastAsia" w:hAnsi="Calibri" w:cs="Calibri"/>
          <w:sz w:val="22"/>
          <w:szCs w:val="22"/>
        </w:rPr>
        <w:t xml:space="preserve">represents the periodic alterations </w:t>
      </w:r>
      <w:r w:rsidR="00CA5AEE" w:rsidRPr="0085315F">
        <w:rPr>
          <w:rFonts w:ascii="Calibri" w:eastAsiaTheme="minorEastAsia" w:hAnsi="Calibri" w:cs="Calibri"/>
          <w:sz w:val="22"/>
          <w:szCs w:val="22"/>
        </w:rPr>
        <w:t>as a week and/or year seasonality</w:t>
      </w:r>
      <w:r w:rsidR="004D4A00" w:rsidRPr="0085315F">
        <w:rPr>
          <w:rFonts w:ascii="Calibri" w:eastAsiaTheme="minorEastAsia" w:hAnsi="Calibri" w:cs="Calibri"/>
          <w:sz w:val="22"/>
          <w:szCs w:val="22"/>
        </w:rPr>
        <w:t>. Fourier series are used to be able to comprehend seasonality effects.</w:t>
      </w:r>
      <w:r w:rsidR="00DE28D2" w:rsidRPr="0085315F">
        <w:rPr>
          <w:rFonts w:ascii="Cambria Math" w:eastAsiaTheme="minorEastAsia" w:hAnsi="Cambria Math" w:cs="Calibri"/>
          <w:i/>
          <w:sz w:val="22"/>
          <w:szCs w:val="22"/>
        </w:rPr>
        <w:t xml:space="preserve"> </w:t>
      </w:r>
    </w:p>
    <w:p w14:paraId="666EE84F" w14:textId="4F97DFF4" w:rsidR="00D25DEE" w:rsidRPr="0085315F" w:rsidRDefault="000C039E" w:rsidP="00D25DEE">
      <w:pPr>
        <w:ind w:left="360"/>
        <w:jc w:val="center"/>
        <w:rPr>
          <w:rFonts w:ascii="Calibri" w:eastAsiaTheme="minorEastAsia" w:hAnsi="Calibri" w:cs="Calibri"/>
          <w:sz w:val="22"/>
          <w:szCs w:val="22"/>
        </w:rPr>
      </w:pPr>
      <m:oMathPara>
        <m:oMath>
          <m:r>
            <w:rPr>
              <w:rFonts w:ascii="Cambria Math" w:eastAsiaTheme="minorEastAsia" w:hAnsi="Cambria Math" w:cs="Calibri"/>
              <w:i/>
              <w:noProof/>
              <w:sz w:val="22"/>
              <w:szCs w:val="22"/>
            </w:rPr>
            <w:drawing>
              <wp:inline distT="0" distB="0" distL="0" distR="0" wp14:anchorId="0EAD4C1A" wp14:editId="294D2B68">
                <wp:extent cx="3667637" cy="409632"/>
                <wp:effectExtent l="0" t="0" r="9525" b="9525"/>
                <wp:docPr id="522264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64117" name=""/>
                        <pic:cNvPicPr/>
                      </pic:nvPicPr>
                      <pic:blipFill>
                        <a:blip r:embed="rId18"/>
                        <a:stretch>
                          <a:fillRect/>
                        </a:stretch>
                      </pic:blipFill>
                      <pic:spPr>
                        <a:xfrm>
                          <a:off x="0" y="0"/>
                          <a:ext cx="3667637" cy="409632"/>
                        </a:xfrm>
                        <a:prstGeom prst="rect">
                          <a:avLst/>
                        </a:prstGeom>
                      </pic:spPr>
                    </pic:pic>
                  </a:graphicData>
                </a:graphic>
              </wp:inline>
            </w:drawing>
          </m:r>
        </m:oMath>
      </m:oMathPara>
    </w:p>
    <w:p w14:paraId="71303D64" w14:textId="6AD7C5FF" w:rsidR="00D25DEE" w:rsidRPr="0085315F" w:rsidRDefault="00D25DEE" w:rsidP="00D25DEE">
      <w:pPr>
        <w:rPr>
          <w:rFonts w:ascii="Calibri" w:eastAsiaTheme="minorEastAsia" w:hAnsi="Calibri" w:cs="Calibri"/>
          <w:b/>
          <w:bCs/>
          <w:sz w:val="22"/>
          <w:szCs w:val="22"/>
        </w:rPr>
      </w:pPr>
      <w:r w:rsidRPr="0085315F">
        <w:rPr>
          <w:rFonts w:ascii="Calibri" w:eastAsiaTheme="minorEastAsia" w:hAnsi="Calibri" w:cs="Calibri"/>
          <w:sz w:val="22"/>
          <w:szCs w:val="22"/>
        </w:rPr>
        <w:t xml:space="preserve">                                                                     </w:t>
      </w:r>
      <w:r w:rsidR="0085315F">
        <w:rPr>
          <w:rFonts w:ascii="Calibri" w:eastAsiaTheme="minorEastAsia" w:hAnsi="Calibri" w:cs="Calibri"/>
          <w:sz w:val="22"/>
          <w:szCs w:val="22"/>
        </w:rPr>
        <w:t xml:space="preserve">         </w:t>
      </w:r>
      <w:r w:rsidRPr="0085315F">
        <w:rPr>
          <w:rFonts w:ascii="Calibri" w:eastAsiaTheme="minorEastAsia" w:hAnsi="Calibri" w:cs="Calibri"/>
          <w:sz w:val="22"/>
          <w:szCs w:val="22"/>
        </w:rPr>
        <w:t xml:space="preserve"> </w:t>
      </w:r>
      <w:r w:rsidRPr="0085315F">
        <w:rPr>
          <w:rFonts w:ascii="Calibri" w:eastAsiaTheme="minorEastAsia" w:hAnsi="Calibri" w:cs="Calibri"/>
          <w:b/>
          <w:bCs/>
          <w:sz w:val="22"/>
          <w:szCs w:val="22"/>
        </w:rPr>
        <w:t>Fourier series</w:t>
      </w:r>
    </w:p>
    <w:p w14:paraId="0828AD5B" w14:textId="77777777" w:rsidR="00BC1E62" w:rsidRPr="0085315F" w:rsidRDefault="00ED2EA5" w:rsidP="00BC1E62">
      <w:pPr>
        <w:ind w:left="360"/>
        <w:rPr>
          <w:rFonts w:ascii="Calibri" w:eastAsiaTheme="minorEastAsia" w:hAnsi="Calibri" w:cs="Calibri"/>
          <w:sz w:val="22"/>
          <w:szCs w:val="22"/>
        </w:rPr>
      </w:pPr>
      <w:r w:rsidRPr="0085315F">
        <w:rPr>
          <w:rFonts w:ascii="Calibri" w:eastAsiaTheme="minorEastAsia" w:hAnsi="Calibri" w:cs="Calibri"/>
          <w:sz w:val="22"/>
          <w:szCs w:val="22"/>
        </w:rPr>
        <w:lastRenderedPageBreak/>
        <w:t xml:space="preserve">The formula given above is basically a Fourier series representing the weekly seasonality impact on machine learning, which can be also converted to monthly or annual seasonality effects, as well. </w:t>
      </w:r>
      <w:r w:rsidR="00BC1E62" w:rsidRPr="0085315F">
        <w:rPr>
          <w:rFonts w:ascii="Calibri" w:eastAsiaTheme="minorEastAsia" w:hAnsi="Calibri" w:cs="Calibri"/>
          <w:sz w:val="22"/>
          <w:szCs w:val="22"/>
        </w:rPr>
        <w:t xml:space="preserve">the formula is used in the Prophet model to detect repeating patterns in the data. </w:t>
      </w:r>
    </w:p>
    <w:p w14:paraId="2B15CCBC" w14:textId="5E7F460B" w:rsidR="00BC1E62" w:rsidRPr="0085315F" w:rsidRDefault="00BC1E62" w:rsidP="00BC1E62">
      <w:pPr>
        <w:ind w:left="360"/>
        <w:rPr>
          <w:rFonts w:ascii="Calibri" w:eastAsiaTheme="minorEastAsia" w:hAnsi="Calibri" w:cs="Calibri"/>
          <w:sz w:val="22"/>
          <w:szCs w:val="22"/>
        </w:rPr>
      </w:pPr>
      <w:r w:rsidRPr="0085315F">
        <w:rPr>
          <w:rFonts w:ascii="Calibri" w:eastAsiaTheme="minorEastAsia" w:hAnsi="Calibri" w:cs="Calibri"/>
          <w:b/>
          <w:bCs/>
          <w:sz w:val="22"/>
          <w:szCs w:val="22"/>
        </w:rPr>
        <w:t>t</w:t>
      </w:r>
      <w:r w:rsidRPr="0085315F">
        <w:rPr>
          <w:rFonts w:ascii="Calibri" w:eastAsiaTheme="minorEastAsia" w:hAnsi="Calibri" w:cs="Calibri"/>
          <w:sz w:val="22"/>
          <w:szCs w:val="22"/>
        </w:rPr>
        <w:t>: Represents the time variable, typically measured in days.</w:t>
      </w:r>
    </w:p>
    <w:p w14:paraId="785166BE" w14:textId="77777777" w:rsidR="00BC1E62" w:rsidRPr="0085315F" w:rsidRDefault="00ED2EA5" w:rsidP="00BC1E62">
      <w:pPr>
        <w:ind w:left="360"/>
        <w:rPr>
          <w:rFonts w:ascii="Calibri" w:eastAsiaTheme="minorEastAsia" w:hAnsi="Calibri" w:cs="Calibri"/>
          <w:sz w:val="22"/>
          <w:szCs w:val="22"/>
        </w:rPr>
      </w:pPr>
      <w:r w:rsidRPr="0085315F">
        <w:rPr>
          <w:rFonts w:ascii="Calibri" w:eastAsiaTheme="minorEastAsia" w:hAnsi="Calibri" w:cs="Calibri"/>
          <w:b/>
          <w:bCs/>
          <w:sz w:val="22"/>
          <w:szCs w:val="22"/>
        </w:rPr>
        <w:t>P</w:t>
      </w:r>
      <w:r w:rsidR="00BC1E62" w:rsidRPr="0085315F">
        <w:rPr>
          <w:rFonts w:ascii="Calibri" w:eastAsiaTheme="minorEastAsia" w:hAnsi="Calibri" w:cs="Calibri"/>
          <w:sz w:val="22"/>
          <w:szCs w:val="22"/>
        </w:rPr>
        <w:t>: it</w:t>
      </w:r>
      <w:r w:rsidRPr="0085315F">
        <w:rPr>
          <w:rFonts w:ascii="Calibri" w:eastAsiaTheme="minorEastAsia" w:hAnsi="Calibri" w:cs="Calibri"/>
          <w:sz w:val="22"/>
          <w:szCs w:val="22"/>
        </w:rPr>
        <w:t xml:space="preserve"> can decide how long it will remain those seasonality effects, which might be a year so in that case P should be equal to 365.</w:t>
      </w:r>
    </w:p>
    <w:p w14:paraId="4085C54F" w14:textId="5A939581" w:rsidR="0044665F" w:rsidRPr="0085315F" w:rsidRDefault="00ED2EA5" w:rsidP="0044665F">
      <w:pPr>
        <w:ind w:left="360"/>
        <w:rPr>
          <w:rFonts w:ascii="Calibri" w:eastAsiaTheme="minorEastAsia" w:hAnsi="Calibri" w:cs="Calibri"/>
          <w:sz w:val="22"/>
          <w:szCs w:val="22"/>
        </w:rPr>
      </w:pPr>
      <w:r w:rsidRPr="0085315F">
        <w:rPr>
          <w:rFonts w:ascii="Calibri" w:eastAsiaTheme="minorEastAsia" w:hAnsi="Calibri" w:cs="Calibri"/>
          <w:sz w:val="22"/>
          <w:szCs w:val="22"/>
        </w:rPr>
        <w:t>N</w:t>
      </w:r>
      <w:r w:rsidR="00BC1E62" w:rsidRPr="0085315F">
        <w:rPr>
          <w:rFonts w:ascii="Calibri" w:eastAsiaTheme="minorEastAsia" w:hAnsi="Calibri" w:cs="Calibri"/>
          <w:sz w:val="22"/>
          <w:szCs w:val="22"/>
        </w:rPr>
        <w:t>:</w:t>
      </w:r>
      <w:r w:rsidRPr="0085315F">
        <w:rPr>
          <w:rFonts w:ascii="Calibri" w:eastAsiaTheme="minorEastAsia" w:hAnsi="Calibri" w:cs="Calibri"/>
          <w:sz w:val="22"/>
          <w:szCs w:val="22"/>
        </w:rPr>
        <w:t xml:space="preserve"> </w:t>
      </w:r>
      <w:r w:rsidR="0044665F" w:rsidRPr="0085315F">
        <w:rPr>
          <w:rFonts w:ascii="Calibri" w:eastAsiaTheme="minorEastAsia" w:hAnsi="Calibri" w:cs="Calibri"/>
          <w:sz w:val="22"/>
          <w:szCs w:val="22"/>
        </w:rPr>
        <w:t>It shows how many Fourier terms are utilized in the series. Larger N values means you can detect complex pattern. If N is too high, it is likely to deal with overfitting issue.</w:t>
      </w:r>
    </w:p>
    <w:p w14:paraId="7E3C53A4" w14:textId="4D5EBE9D" w:rsidR="0044665F" w:rsidRPr="0085315F" w:rsidRDefault="0044665F" w:rsidP="0044665F">
      <w:pPr>
        <w:ind w:left="360"/>
        <w:rPr>
          <w:rFonts w:ascii="Calibri" w:eastAsiaTheme="minorEastAsia" w:hAnsi="Calibri" w:cs="Calibri"/>
          <w:sz w:val="22"/>
          <w:szCs w:val="22"/>
        </w:rPr>
      </w:pPr>
      <w:r w:rsidRPr="0085315F">
        <w:rPr>
          <w:rFonts w:ascii="Calibri" w:eastAsiaTheme="minorEastAsia" w:hAnsi="Calibri" w:cs="Calibri"/>
          <w:b/>
          <w:bCs/>
          <w:sz w:val="22"/>
          <w:szCs w:val="22"/>
        </w:rPr>
        <w:t>An an Bn</w:t>
      </w:r>
      <w:r w:rsidRPr="0085315F">
        <w:rPr>
          <w:rFonts w:ascii="Calibri" w:eastAsiaTheme="minorEastAsia" w:hAnsi="Calibri" w:cs="Calibri"/>
          <w:sz w:val="22"/>
          <w:szCs w:val="22"/>
        </w:rPr>
        <w:t>: they are the coefficients of sine and cosine. In training process, the model decides value of those coefficients.</w:t>
      </w:r>
    </w:p>
    <w:p w14:paraId="7C4E60D4" w14:textId="66EF50F9" w:rsidR="008E5431" w:rsidRPr="0085315F" w:rsidRDefault="00ED2EA5" w:rsidP="0044665F">
      <w:pPr>
        <w:ind w:left="360"/>
        <w:rPr>
          <w:rFonts w:ascii="Calibri" w:eastAsiaTheme="minorEastAsia" w:hAnsi="Calibri" w:cs="Calibri"/>
          <w:sz w:val="22"/>
          <w:szCs w:val="22"/>
        </w:rPr>
      </w:pPr>
      <w:r w:rsidRPr="0085315F">
        <w:rPr>
          <w:rFonts w:ascii="Calibri" w:eastAsiaTheme="minorEastAsia" w:hAnsi="Calibri" w:cs="Calibri"/>
          <w:b/>
          <w:bCs/>
          <w:sz w:val="22"/>
          <w:szCs w:val="22"/>
        </w:rPr>
        <w:t>H(t):</w:t>
      </w:r>
      <w:r w:rsidRPr="0085315F">
        <w:rPr>
          <w:rFonts w:ascii="Calibri" w:eastAsiaTheme="minorEastAsia" w:hAnsi="Calibri" w:cs="Calibri"/>
          <w:sz w:val="22"/>
          <w:szCs w:val="22"/>
        </w:rPr>
        <w:t xml:space="preserve"> represents the effects of holidays that occur on irregular schedules over a day or more. You can add them to the model and can even create your irregular holidays too like weekend holidays.</w:t>
      </w:r>
    </w:p>
    <w:p w14:paraId="744467AA" w14:textId="2CFCE0F2" w:rsidR="006E2103" w:rsidRPr="0085315F" w:rsidRDefault="00A406EC" w:rsidP="00D25DEE">
      <w:pPr>
        <w:rPr>
          <w:rFonts w:ascii="Calibri" w:eastAsiaTheme="minorEastAsia" w:hAnsi="Calibri" w:cs="Calibri"/>
          <w:sz w:val="22"/>
          <w:szCs w:val="22"/>
        </w:rPr>
      </w:pPr>
      <m:oMathPara>
        <m:oMath>
          <m:r>
            <w:rPr>
              <w:rFonts w:ascii="Cambria Math" w:eastAsiaTheme="minorEastAsia" w:hAnsi="Cambria Math" w:cs="Calibri"/>
              <w:sz w:val="22"/>
              <w:szCs w:val="22"/>
            </w:rPr>
            <m:t>h</m:t>
          </m:r>
          <m:d>
            <m:dPr>
              <m:ctrlPr>
                <w:rPr>
                  <w:rFonts w:ascii="Cambria Math" w:eastAsiaTheme="minorEastAsia" w:hAnsi="Cambria Math" w:cs="Calibri"/>
                  <w:i/>
                  <w:sz w:val="22"/>
                  <w:szCs w:val="22"/>
                </w:rPr>
              </m:ctrlPr>
            </m:dPr>
            <m:e>
              <m:r>
                <w:rPr>
                  <w:rFonts w:ascii="Cambria Math" w:eastAsiaTheme="minorEastAsia" w:hAnsi="Cambria Math" w:cs="Calibri"/>
                  <w:sz w:val="22"/>
                  <w:szCs w:val="22"/>
                </w:rPr>
                <m:t>t</m:t>
              </m:r>
            </m:e>
          </m:d>
          <m:r>
            <w:rPr>
              <w:rFonts w:ascii="Cambria Math" w:eastAsiaTheme="minorEastAsia" w:hAnsi="Cambria Math" w:cs="Calibri"/>
              <w:sz w:val="22"/>
              <w:szCs w:val="22"/>
            </w:rPr>
            <m:t>=∑j​Hj​</m:t>
          </m:r>
          <m:r>
            <m:rPr>
              <m:sty m:val="bi"/>
            </m:rPr>
            <w:rPr>
              <w:rFonts w:ascii="Cambria Math" w:eastAsiaTheme="minorEastAsia" w:hAnsi="Cambria Math" w:cs="Cambria Math"/>
              <w:sz w:val="22"/>
              <w:szCs w:val="22"/>
            </w:rPr>
            <m:t>⋅</m:t>
          </m:r>
          <m:r>
            <w:rPr>
              <w:rFonts w:ascii="Cambria Math" w:eastAsiaTheme="minorEastAsia" w:hAnsi="Cambria Math" w:cs="Calibri"/>
              <w:sz w:val="22"/>
              <w:szCs w:val="22"/>
            </w:rPr>
            <m:t>Ij​</m:t>
          </m:r>
          <m:d>
            <m:dPr>
              <m:ctrlPr>
                <w:rPr>
                  <w:rFonts w:ascii="Cambria Math" w:eastAsiaTheme="minorEastAsia" w:hAnsi="Cambria Math" w:cs="Calibri"/>
                  <w:i/>
                  <w:sz w:val="22"/>
                  <w:szCs w:val="22"/>
                </w:rPr>
              </m:ctrlPr>
            </m:dPr>
            <m:e>
              <m:r>
                <w:rPr>
                  <w:rFonts w:ascii="Cambria Math" w:eastAsiaTheme="minorEastAsia" w:hAnsi="Cambria Math" w:cs="Calibri"/>
                  <w:sz w:val="22"/>
                  <w:szCs w:val="22"/>
                </w:rPr>
                <m:t>t</m:t>
              </m:r>
            </m:e>
          </m:d>
        </m:oMath>
      </m:oMathPara>
    </w:p>
    <w:p w14:paraId="57EA180B" w14:textId="49CD968B" w:rsidR="00D25DEE" w:rsidRPr="0085315F" w:rsidRDefault="00D25DEE" w:rsidP="00ED2EA5">
      <w:pPr>
        <w:ind w:left="360"/>
        <w:rPr>
          <w:rFonts w:ascii="Calibri" w:eastAsiaTheme="minorEastAsia" w:hAnsi="Calibri" w:cs="Calibri"/>
          <w:b/>
          <w:bCs/>
          <w:sz w:val="22"/>
          <w:szCs w:val="22"/>
        </w:rPr>
      </w:pPr>
      <w:r w:rsidRPr="0085315F">
        <w:rPr>
          <w:rFonts w:ascii="Calibri" w:eastAsiaTheme="minorEastAsia" w:hAnsi="Calibri" w:cs="Calibri"/>
          <w:sz w:val="22"/>
          <w:szCs w:val="22"/>
        </w:rPr>
        <w:t xml:space="preserve">                                                         </w:t>
      </w:r>
      <w:r w:rsidRPr="0085315F">
        <w:rPr>
          <w:rFonts w:ascii="Calibri" w:eastAsiaTheme="minorEastAsia" w:hAnsi="Calibri" w:cs="Calibri"/>
          <w:b/>
          <w:bCs/>
          <w:sz w:val="22"/>
          <w:szCs w:val="22"/>
        </w:rPr>
        <w:t>Holiday Indicator Function</w:t>
      </w:r>
    </w:p>
    <w:p w14:paraId="485681DA" w14:textId="77777777" w:rsidR="00D25DEE" w:rsidRPr="0085315F" w:rsidRDefault="00D25DEE" w:rsidP="00ED2EA5">
      <w:pPr>
        <w:ind w:left="360"/>
        <w:rPr>
          <w:rFonts w:ascii="Calibri" w:eastAsiaTheme="minorEastAsia" w:hAnsi="Calibri" w:cs="Calibri"/>
          <w:sz w:val="22"/>
          <w:szCs w:val="22"/>
        </w:rPr>
      </w:pPr>
    </w:p>
    <w:p w14:paraId="70C44A78" w14:textId="3E4A8CBC" w:rsidR="0044665F" w:rsidRPr="0085315F" w:rsidRDefault="0044665F" w:rsidP="00ED2EA5">
      <w:pPr>
        <w:ind w:left="360"/>
        <w:rPr>
          <w:rFonts w:ascii="Calibri" w:eastAsiaTheme="minorEastAsia" w:hAnsi="Calibri" w:cs="Calibri"/>
          <w:sz w:val="22"/>
          <w:szCs w:val="22"/>
        </w:rPr>
      </w:pPr>
      <w:r w:rsidRPr="0085315F">
        <w:rPr>
          <w:rFonts w:ascii="Calibri" w:eastAsiaTheme="minorEastAsia" w:hAnsi="Calibri" w:cs="Calibri"/>
          <w:b/>
          <w:bCs/>
          <w:sz w:val="22"/>
          <w:szCs w:val="22"/>
        </w:rPr>
        <w:t>Hj:</w:t>
      </w:r>
      <w:r w:rsidRPr="0085315F">
        <w:rPr>
          <w:rFonts w:ascii="Calibri" w:eastAsiaTheme="minorEastAsia" w:hAnsi="Calibri" w:cs="Calibri"/>
          <w:sz w:val="22"/>
          <w:szCs w:val="22"/>
        </w:rPr>
        <w:t xml:space="preserve"> Holiday impact</w:t>
      </w:r>
    </w:p>
    <w:p w14:paraId="74BE7606" w14:textId="6966E88A" w:rsidR="0044665F" w:rsidRPr="0085315F" w:rsidRDefault="0044665F" w:rsidP="00ED2EA5">
      <w:pPr>
        <w:ind w:left="360"/>
        <w:rPr>
          <w:rFonts w:ascii="Calibri" w:eastAsiaTheme="minorEastAsia" w:hAnsi="Calibri" w:cs="Calibri"/>
          <w:iCs/>
          <w:sz w:val="22"/>
          <w:szCs w:val="22"/>
        </w:rPr>
      </w:pPr>
      <w:r w:rsidRPr="0085315F">
        <w:rPr>
          <w:rFonts w:ascii="Calibri" w:eastAsiaTheme="minorEastAsia" w:hAnsi="Calibri" w:cs="Calibri"/>
          <w:b/>
          <w:bCs/>
          <w:sz w:val="22"/>
          <w:szCs w:val="22"/>
        </w:rPr>
        <w:t>Ij:</w:t>
      </w:r>
      <w:r w:rsidRPr="0085315F">
        <w:rPr>
          <w:rFonts w:ascii="Calibri" w:eastAsiaTheme="minorEastAsia" w:hAnsi="Calibri" w:cs="Calibri"/>
          <w:sz w:val="22"/>
          <w:szCs w:val="22"/>
        </w:rPr>
        <w:t xml:space="preserve"> Shows existence of the holiday with “1” and “0”</w:t>
      </w:r>
    </w:p>
    <w:p w14:paraId="256A13D7" w14:textId="43C03062" w:rsidR="0044665F" w:rsidRPr="0085315F" w:rsidRDefault="008B7678" w:rsidP="0044665F">
      <w:pPr>
        <w:ind w:left="360"/>
        <w:rPr>
          <w:rFonts w:ascii="Calibri" w:eastAsiaTheme="minorEastAsia" w:hAnsi="Calibri" w:cs="Calibri"/>
          <w:sz w:val="22"/>
          <w:szCs w:val="22"/>
        </w:rPr>
      </w:pPr>
      <w:r w:rsidRPr="0085315F">
        <w:rPr>
          <w:rFonts w:ascii="Calibri" w:eastAsiaTheme="minorEastAsia" w:hAnsi="Calibri" w:cs="Calibri"/>
          <w:sz w:val="22"/>
          <w:szCs w:val="22"/>
        </w:rPr>
        <w:t xml:space="preserve">While Hj illustrates holiday impact, Ij is basically associated with whether there is a holiday for a given time at a given holiday on Hj, which exactly works like one hot encoding transformation. </w:t>
      </w:r>
      <w:r w:rsidR="0044665F" w:rsidRPr="0085315F">
        <w:rPr>
          <w:rFonts w:ascii="Calibri" w:eastAsiaTheme="minorEastAsia" w:hAnsi="Calibri" w:cs="Calibri"/>
          <w:sz w:val="22"/>
          <w:szCs w:val="22"/>
        </w:rPr>
        <w:t>Ij has the value '0' if there is no holiday on that day. if there is a holiday, it takes '1' value. This binary format is consistent for every holiday included in the series.</w:t>
      </w:r>
    </w:p>
    <w:p w14:paraId="46C3C298" w14:textId="1004DB9F" w:rsidR="00F51A1B" w:rsidRPr="0085315F" w:rsidRDefault="00F51A1B" w:rsidP="0044665F">
      <w:pPr>
        <w:ind w:left="360"/>
        <w:rPr>
          <w:rFonts w:ascii="Calibri" w:eastAsiaTheme="minorEastAsia" w:hAnsi="Calibri" w:cs="Calibri"/>
          <w:sz w:val="22"/>
          <w:szCs w:val="22"/>
        </w:rPr>
      </w:pPr>
      <w:r w:rsidRPr="0085315F">
        <w:rPr>
          <w:rFonts w:ascii="Symbol" w:eastAsiaTheme="minorEastAsia" w:hAnsi="Symbol" w:cs="Symbol"/>
          <w:sz w:val="22"/>
          <w:szCs w:val="22"/>
        </w:rPr>
        <w:t>·</w:t>
      </w:r>
      <w:r w:rsidRPr="0085315F">
        <w:rPr>
          <w:rFonts w:ascii="Calibri" w:eastAsiaTheme="minorEastAsia" w:hAnsi="Calibri" w:cs="Calibri"/>
          <w:sz w:val="22"/>
          <w:szCs w:val="22"/>
        </w:rPr>
        <w:t xml:space="preserve"> </w:t>
      </w:r>
      <w:r w:rsidRPr="0085315F">
        <w:rPr>
          <w:rFonts w:ascii="Calibri" w:eastAsiaTheme="minorEastAsia" w:hAnsi="Calibri" w:cs="Calibri"/>
          <w:b/>
          <w:bCs/>
          <w:sz w:val="22"/>
          <w:szCs w:val="22"/>
        </w:rPr>
        <w:t>εt:</w:t>
      </w:r>
      <w:r w:rsidRPr="0085315F">
        <w:rPr>
          <w:rFonts w:ascii="Calibri" w:eastAsiaTheme="minorEastAsia" w:hAnsi="Calibri" w:cs="Calibri"/>
          <w:sz w:val="22"/>
          <w:szCs w:val="22"/>
        </w:rPr>
        <w:t xml:space="preserve"> represents any unusual change not accommodated by the model, which basically </w:t>
      </w:r>
      <w:r w:rsidR="00240E45" w:rsidRPr="0085315F">
        <w:rPr>
          <w:rFonts w:ascii="Calibri" w:eastAsiaTheme="minorEastAsia" w:hAnsi="Calibri" w:cs="Calibri"/>
          <w:sz w:val="22"/>
          <w:szCs w:val="22"/>
        </w:rPr>
        <w:t xml:space="preserve">a part of prophet function holding </w:t>
      </w:r>
      <w:r w:rsidR="005C739D" w:rsidRPr="0085315F">
        <w:rPr>
          <w:rFonts w:ascii="Calibri" w:eastAsiaTheme="minorEastAsia" w:hAnsi="Calibri" w:cs="Calibri"/>
          <w:sz w:val="22"/>
          <w:szCs w:val="22"/>
        </w:rPr>
        <w:t xml:space="preserve">white </w:t>
      </w:r>
      <w:r w:rsidR="00D96F1A" w:rsidRPr="0085315F">
        <w:rPr>
          <w:rFonts w:ascii="Calibri" w:eastAsiaTheme="minorEastAsia" w:hAnsi="Calibri" w:cs="Calibri"/>
          <w:sz w:val="22"/>
          <w:szCs w:val="22"/>
        </w:rPr>
        <w:t>noises (</w:t>
      </w:r>
      <w:r w:rsidR="005C739D" w:rsidRPr="0085315F">
        <w:rPr>
          <w:rFonts w:ascii="Calibri" w:eastAsiaTheme="minorEastAsia" w:hAnsi="Calibri" w:cs="Calibri"/>
          <w:sz w:val="22"/>
          <w:szCs w:val="22"/>
        </w:rPr>
        <w:t>random errors)</w:t>
      </w:r>
      <w:r w:rsidR="00240E45" w:rsidRPr="0085315F">
        <w:rPr>
          <w:rFonts w:ascii="Calibri" w:eastAsiaTheme="minorEastAsia" w:hAnsi="Calibri" w:cs="Calibri"/>
          <w:sz w:val="22"/>
          <w:szCs w:val="22"/>
        </w:rPr>
        <w:t>.</w:t>
      </w:r>
    </w:p>
    <w:p w14:paraId="69F7976C" w14:textId="77777777" w:rsidR="00247285" w:rsidRPr="0085315F" w:rsidRDefault="00247285" w:rsidP="00247285">
      <w:pPr>
        <w:ind w:left="360"/>
        <w:rPr>
          <w:rFonts w:ascii="Calibri" w:eastAsiaTheme="minorEastAsia" w:hAnsi="Calibri" w:cs="Calibri"/>
          <w:sz w:val="22"/>
          <w:szCs w:val="22"/>
        </w:rPr>
      </w:pPr>
      <w:r w:rsidRPr="0085315F">
        <w:rPr>
          <w:rFonts w:ascii="Calibri" w:eastAsiaTheme="minorEastAsia" w:hAnsi="Calibri" w:cs="Calibri"/>
          <w:sz w:val="22"/>
          <w:szCs w:val="22"/>
        </w:rPr>
        <w:t xml:space="preserve">The parameters of the model are calculated with the help of Bayesian alteration points and optimization algorithms. Bayesian algorithms are used to detect changes in trends. Then, these points are included in the model. </w:t>
      </w:r>
    </w:p>
    <w:p w14:paraId="7DEFAB4F" w14:textId="532F836E" w:rsidR="00247285" w:rsidRPr="0085315F" w:rsidRDefault="00247285" w:rsidP="0085315F">
      <w:pPr>
        <w:ind w:left="360"/>
        <w:rPr>
          <w:rFonts w:ascii="Calibri" w:eastAsiaTheme="minorEastAsia" w:hAnsi="Calibri" w:cs="Calibri"/>
          <w:sz w:val="22"/>
          <w:szCs w:val="22"/>
        </w:rPr>
      </w:pPr>
      <w:r w:rsidRPr="0085315F">
        <w:rPr>
          <w:rFonts w:ascii="Calibri" w:eastAsiaTheme="minorEastAsia" w:hAnsi="Calibri" w:cs="Calibri"/>
          <w:sz w:val="22"/>
          <w:szCs w:val="22"/>
        </w:rPr>
        <w:t xml:space="preserve">All in all, Prophet is an iterative machine-learning model. The final prophet module consists of all of those functions. </w:t>
      </w:r>
      <w:ins w:id="15" w:author="Maxine Sherman" w:date="2024-08-19T10:57:00Z">
        <w:r w:rsidR="70A33AD5" w:rsidRPr="0085315F">
          <w:rPr>
            <w:rFonts w:ascii="Calibri" w:eastAsiaTheme="minorEastAsia" w:hAnsi="Calibri" w:cs="Calibri"/>
            <w:sz w:val="22"/>
            <w:szCs w:val="22"/>
          </w:rPr>
          <w:t>The following m</w:t>
        </w:r>
      </w:ins>
      <w:del w:id="16" w:author="Maxine Sherman" w:date="2024-08-19T10:57:00Z">
        <w:r w:rsidRPr="0085315F" w:rsidDel="00247285">
          <w:rPr>
            <w:rFonts w:ascii="Calibri" w:eastAsiaTheme="minorEastAsia" w:hAnsi="Calibri" w:cs="Calibri"/>
            <w:sz w:val="22"/>
            <w:szCs w:val="22"/>
          </w:rPr>
          <w:delText>M</w:delText>
        </w:r>
      </w:del>
      <w:r w:rsidRPr="0085315F">
        <w:rPr>
          <w:rFonts w:ascii="Calibri" w:eastAsiaTheme="minorEastAsia" w:hAnsi="Calibri" w:cs="Calibri"/>
          <w:sz w:val="22"/>
          <w:szCs w:val="22"/>
        </w:rPr>
        <w:t xml:space="preserve">athematical formula is </w:t>
      </w:r>
      <w:del w:id="17" w:author="Maxine Sherman" w:date="2024-08-19T10:57:00Z">
        <w:r w:rsidRPr="0085315F" w:rsidDel="00247285">
          <w:rPr>
            <w:rFonts w:ascii="Calibri" w:eastAsiaTheme="minorEastAsia" w:hAnsi="Calibri" w:cs="Calibri"/>
            <w:sz w:val="22"/>
            <w:szCs w:val="22"/>
          </w:rPr>
          <w:delText>just an</w:delText>
        </w:r>
      </w:del>
      <w:ins w:id="18" w:author="Maxine Sherman" w:date="2024-08-19T10:57:00Z">
        <w:r w:rsidR="0B0C8CBB" w:rsidRPr="0085315F">
          <w:rPr>
            <w:rFonts w:ascii="Calibri" w:eastAsiaTheme="minorEastAsia" w:hAnsi="Calibri" w:cs="Calibri"/>
            <w:sz w:val="22"/>
            <w:szCs w:val="22"/>
          </w:rPr>
          <w:t>on</w:t>
        </w:r>
      </w:ins>
      <w:ins w:id="19" w:author="Maxine Sherman" w:date="2024-08-19T10:58:00Z">
        <w:r w:rsidR="0B0C8CBB" w:rsidRPr="0085315F">
          <w:rPr>
            <w:rFonts w:ascii="Calibri" w:eastAsiaTheme="minorEastAsia" w:hAnsi="Calibri" w:cs="Calibri"/>
            <w:sz w:val="22"/>
            <w:szCs w:val="22"/>
          </w:rPr>
          <w:t>e</w:t>
        </w:r>
      </w:ins>
      <w:r w:rsidRPr="0085315F">
        <w:rPr>
          <w:rFonts w:ascii="Calibri" w:eastAsiaTheme="minorEastAsia" w:hAnsi="Calibri" w:cs="Calibri"/>
          <w:sz w:val="22"/>
          <w:szCs w:val="22"/>
        </w:rPr>
        <w:t xml:space="preserve"> example of how prophet function is going to look like</w:t>
      </w:r>
    </w:p>
    <w:p w14:paraId="3A934E65" w14:textId="70EE3838" w:rsidR="00AE5D6F" w:rsidRPr="0085315F" w:rsidRDefault="009A2A34" w:rsidP="00247285">
      <w:pPr>
        <w:ind w:left="360"/>
        <w:rPr>
          <w:rFonts w:ascii="Calibri" w:eastAsiaTheme="minorEastAsia" w:hAnsi="Calibri" w:cs="Calibri"/>
          <w:iCs/>
          <w:sz w:val="22"/>
          <w:szCs w:val="22"/>
        </w:rPr>
      </w:pPr>
      <w:r w:rsidRPr="0085315F">
        <w:rPr>
          <w:rFonts w:ascii="Calibri" w:eastAsiaTheme="minorEastAsia" w:hAnsi="Calibri" w:cs="Calibri"/>
          <w:sz w:val="22"/>
          <w:szCs w:val="22"/>
        </w:rPr>
        <w:t>Y(t)=</w:t>
      </w:r>
      <w:r w:rsidRPr="0085315F">
        <w:rPr>
          <w:rFonts w:ascii="Cambria Math" w:eastAsiaTheme="minorEastAsia" w:hAnsi="Cambria Math" w:cs="Calibri"/>
          <w:i/>
          <w:sz w:val="22"/>
          <w:szCs w:val="22"/>
        </w:rPr>
        <w:t xml:space="preserve"> </w:t>
      </w:r>
      <m:oMath>
        <m:f>
          <m:fPr>
            <m:ctrlPr>
              <w:rPr>
                <w:rFonts w:ascii="Cambria Math" w:eastAsiaTheme="minorEastAsia" w:hAnsi="Cambria Math" w:cs="Calibri"/>
                <w:i/>
                <w:sz w:val="22"/>
                <w:szCs w:val="22"/>
              </w:rPr>
            </m:ctrlPr>
          </m:fPr>
          <m:num>
            <m:r>
              <w:rPr>
                <w:rFonts w:ascii="Cambria Math" w:eastAsiaTheme="minorEastAsia" w:hAnsi="Cambria Math" w:cs="Calibri"/>
                <w:sz w:val="22"/>
                <w:szCs w:val="22"/>
              </w:rPr>
              <m:t>K</m:t>
            </m:r>
          </m:num>
          <m:den>
            <m:r>
              <w:rPr>
                <w:rFonts w:ascii="Cambria Math" w:eastAsiaTheme="minorEastAsia" w:hAnsi="Cambria Math" w:cs="Calibri"/>
                <w:sz w:val="22"/>
                <w:szCs w:val="22"/>
              </w:rPr>
              <m:t xml:space="preserve">1 + a </m:t>
            </m:r>
            <m:r>
              <w:rPr>
                <w:rFonts w:ascii="Cambria Math" w:eastAsiaTheme="minorEastAsia" w:hAnsi="Cambria Math" w:cs="Cambria Math"/>
                <w:sz w:val="22"/>
                <w:szCs w:val="22"/>
              </w:rPr>
              <m:t>*</m:t>
            </m:r>
            <m:r>
              <w:rPr>
                <w:rFonts w:ascii="Cambria Math" w:eastAsiaTheme="minorEastAsia" w:hAnsi="Cambria Math" w:cs="Calibri"/>
                <w:sz w:val="22"/>
                <w:szCs w:val="22"/>
              </w:rPr>
              <m:t xml:space="preserve"> </m:t>
            </m:r>
            <m:sSup>
              <m:sSupPr>
                <m:ctrlPr>
                  <w:rPr>
                    <w:rFonts w:ascii="Cambria Math" w:eastAsiaTheme="minorEastAsia" w:hAnsi="Cambria Math" w:cs="Calibri"/>
                    <w:i/>
                    <w:sz w:val="22"/>
                    <w:szCs w:val="22"/>
                  </w:rPr>
                </m:ctrlPr>
              </m:sSupPr>
              <m:e>
                <m:r>
                  <w:rPr>
                    <w:rFonts w:ascii="Cambria Math" w:eastAsiaTheme="minorEastAsia" w:hAnsi="Cambria Math" w:cs="Calibri"/>
                    <w:sz w:val="22"/>
                    <w:szCs w:val="22"/>
                  </w:rPr>
                  <m:t>e</m:t>
                </m:r>
              </m:e>
              <m:sup>
                <m:d>
                  <m:dPr>
                    <m:ctrlPr>
                      <w:rPr>
                        <w:rFonts w:ascii="Cambria Math" w:eastAsiaTheme="minorEastAsia" w:hAnsi="Cambria Math" w:cs="Calibri"/>
                        <w:i/>
                        <w:sz w:val="22"/>
                        <w:szCs w:val="22"/>
                      </w:rPr>
                    </m:ctrlPr>
                  </m:dPr>
                  <m:e>
                    <m:r>
                      <w:rPr>
                        <w:rFonts w:ascii="Cambria Math" w:eastAsiaTheme="minorEastAsia" w:hAnsi="Cambria Math" w:cs="Calibri"/>
                        <w:sz w:val="22"/>
                        <w:szCs w:val="22"/>
                      </w:rPr>
                      <m:t>b*t</m:t>
                    </m:r>
                  </m:e>
                </m:d>
              </m:sup>
            </m:sSup>
          </m:den>
        </m:f>
        <m:r>
          <w:rPr>
            <w:rFonts w:ascii="Cambria Math" w:eastAsiaTheme="minorEastAsia" w:hAnsi="Cambria Math" w:cs="Calibri"/>
            <w:sz w:val="22"/>
            <w:szCs w:val="22"/>
          </w:rPr>
          <m:t>+</m:t>
        </m:r>
        <m:r>
          <w:rPr>
            <w:rFonts w:ascii="Cambria Math" w:eastAsiaTheme="minorEastAsia" w:hAnsi="Cambria Math" w:cs="Calibri"/>
            <w:i/>
            <w:noProof/>
            <w:sz w:val="22"/>
            <w:szCs w:val="22"/>
          </w:rPr>
          <w:drawing>
            <wp:inline distT="0" distB="0" distL="0" distR="0" wp14:anchorId="5CFD5BB4" wp14:editId="7EB3EC44">
              <wp:extent cx="2419350" cy="504825"/>
              <wp:effectExtent l="0" t="0" r="0" b="9525"/>
              <wp:docPr id="634190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64117" name=""/>
                      <pic:cNvPicPr/>
                    </pic:nvPicPr>
                    <pic:blipFill>
                      <a:blip r:embed="rId18"/>
                      <a:stretch>
                        <a:fillRect/>
                      </a:stretch>
                    </pic:blipFill>
                    <pic:spPr>
                      <a:xfrm>
                        <a:off x="0" y="0"/>
                        <a:ext cx="2419701" cy="504898"/>
                      </a:xfrm>
                      <a:prstGeom prst="rect">
                        <a:avLst/>
                      </a:prstGeom>
                    </pic:spPr>
                  </pic:pic>
                </a:graphicData>
              </a:graphic>
            </wp:inline>
          </w:drawing>
        </m:r>
        <m:r>
          <w:rPr>
            <w:rFonts w:ascii="Cambria Math" w:eastAsiaTheme="minorEastAsia" w:hAnsi="Cambria Math" w:cs="Calibri"/>
            <w:sz w:val="22"/>
            <w:szCs w:val="22"/>
          </w:rPr>
          <m:t>+∑j​Hj​</m:t>
        </m:r>
        <m:r>
          <m:rPr>
            <m:sty m:val="bi"/>
          </m:rPr>
          <w:rPr>
            <w:rFonts w:ascii="Cambria Math" w:eastAsiaTheme="minorEastAsia" w:hAnsi="Cambria Math" w:cs="Cambria Math"/>
            <w:sz w:val="22"/>
            <w:szCs w:val="22"/>
          </w:rPr>
          <m:t>⋅</m:t>
        </m:r>
        <m:r>
          <w:rPr>
            <w:rFonts w:ascii="Cambria Math" w:eastAsiaTheme="minorEastAsia" w:hAnsi="Cambria Math" w:cs="Calibri"/>
            <w:sz w:val="22"/>
            <w:szCs w:val="22"/>
          </w:rPr>
          <m:t>Ij​</m:t>
        </m:r>
        <m:d>
          <m:dPr>
            <m:ctrlPr>
              <w:rPr>
                <w:rFonts w:ascii="Cambria Math" w:eastAsiaTheme="minorEastAsia" w:hAnsi="Cambria Math" w:cs="Calibri"/>
                <w:i/>
                <w:sz w:val="22"/>
                <w:szCs w:val="22"/>
              </w:rPr>
            </m:ctrlPr>
          </m:dPr>
          <m:e>
            <m:r>
              <w:rPr>
                <w:rFonts w:ascii="Cambria Math" w:eastAsiaTheme="minorEastAsia" w:hAnsi="Cambria Math" w:cs="Calibri"/>
                <w:sz w:val="22"/>
                <w:szCs w:val="22"/>
              </w:rPr>
              <m:t>t</m:t>
            </m:r>
            <m:ctrlPr>
              <w:rPr>
                <w:rFonts w:ascii="Cambria Math" w:eastAsiaTheme="minorEastAsia" w:hAnsi="Cambria Math" w:cs="Calibri"/>
                <w:i/>
                <w:iCs/>
                <w:sz w:val="22"/>
                <w:szCs w:val="22"/>
              </w:rPr>
            </m:ctrlPr>
          </m:e>
        </m:d>
        <m:r>
          <w:rPr>
            <w:rFonts w:ascii="Cambria Math" w:eastAsiaTheme="minorEastAsia" w:hAnsi="Cambria Math" w:cs="Calibri"/>
            <w:sz w:val="22"/>
            <w:szCs w:val="22"/>
          </w:rPr>
          <m:t>+</m:t>
        </m:r>
        <m:r>
          <m:rPr>
            <m:sty m:val="p"/>
          </m:rPr>
          <w:rPr>
            <w:rFonts w:ascii="Cambria Math" w:eastAsiaTheme="minorEastAsia" w:hAnsi="Cambria Math" w:cs="Calibri"/>
            <w:sz w:val="22"/>
            <w:szCs w:val="22"/>
          </w:rPr>
          <m:t xml:space="preserve"> εt</m:t>
        </m:r>
      </m:oMath>
    </w:p>
    <w:p w14:paraId="6D96AF57" w14:textId="7815D71E" w:rsidR="00846B6E" w:rsidRPr="0085315F" w:rsidRDefault="00D25DEE" w:rsidP="006A6A72">
      <w:pPr>
        <w:ind w:left="360"/>
        <w:rPr>
          <w:rFonts w:ascii="Calibri" w:eastAsiaTheme="minorEastAsia" w:hAnsi="Calibri" w:cs="Calibri"/>
          <w:b/>
          <w:bCs/>
          <w:sz w:val="22"/>
          <w:szCs w:val="22"/>
        </w:rPr>
      </w:pPr>
      <w:r w:rsidRPr="0085315F">
        <w:rPr>
          <w:rFonts w:ascii="Calibri" w:eastAsiaTheme="minorEastAsia" w:hAnsi="Calibri" w:cs="Calibri"/>
          <w:sz w:val="22"/>
          <w:szCs w:val="22"/>
        </w:rPr>
        <w:t xml:space="preserve">                              </w:t>
      </w:r>
      <w:r w:rsidR="0085315F">
        <w:rPr>
          <w:rFonts w:ascii="Calibri" w:eastAsiaTheme="minorEastAsia" w:hAnsi="Calibri" w:cs="Calibri"/>
          <w:sz w:val="22"/>
          <w:szCs w:val="22"/>
        </w:rPr>
        <w:t xml:space="preserve">             </w:t>
      </w:r>
      <w:r w:rsidRPr="0085315F">
        <w:rPr>
          <w:rFonts w:ascii="Calibri" w:eastAsiaTheme="minorEastAsia" w:hAnsi="Calibri" w:cs="Calibri"/>
          <w:b/>
          <w:bCs/>
          <w:sz w:val="22"/>
          <w:szCs w:val="22"/>
        </w:rPr>
        <w:t>B</w:t>
      </w:r>
      <w:r w:rsidR="00266F86" w:rsidRPr="0085315F">
        <w:rPr>
          <w:rFonts w:ascii="Calibri" w:eastAsiaTheme="minorEastAsia" w:hAnsi="Calibri" w:cs="Calibri"/>
          <w:b/>
          <w:bCs/>
          <w:sz w:val="22"/>
          <w:szCs w:val="22"/>
        </w:rPr>
        <w:t xml:space="preserve">asic </w:t>
      </w:r>
      <w:r w:rsidRPr="0085315F">
        <w:rPr>
          <w:rFonts w:ascii="Calibri" w:eastAsiaTheme="minorEastAsia" w:hAnsi="Calibri" w:cs="Calibri"/>
          <w:b/>
          <w:bCs/>
          <w:sz w:val="22"/>
          <w:szCs w:val="22"/>
        </w:rPr>
        <w:t>R</w:t>
      </w:r>
      <w:r w:rsidR="002B7009" w:rsidRPr="0085315F">
        <w:rPr>
          <w:rFonts w:ascii="Calibri" w:eastAsiaTheme="minorEastAsia" w:hAnsi="Calibri" w:cs="Calibri"/>
          <w:b/>
          <w:bCs/>
          <w:sz w:val="22"/>
          <w:szCs w:val="22"/>
        </w:rPr>
        <w:t xml:space="preserve">epresentation of </w:t>
      </w:r>
      <w:r w:rsidRPr="0085315F">
        <w:rPr>
          <w:rFonts w:ascii="Calibri" w:eastAsiaTheme="minorEastAsia" w:hAnsi="Calibri" w:cs="Calibri"/>
          <w:b/>
          <w:bCs/>
          <w:sz w:val="22"/>
          <w:szCs w:val="22"/>
        </w:rPr>
        <w:t>P</w:t>
      </w:r>
      <w:r w:rsidR="002B7009" w:rsidRPr="0085315F">
        <w:rPr>
          <w:rFonts w:ascii="Calibri" w:eastAsiaTheme="minorEastAsia" w:hAnsi="Calibri" w:cs="Calibri"/>
          <w:b/>
          <w:bCs/>
          <w:sz w:val="22"/>
          <w:szCs w:val="22"/>
        </w:rPr>
        <w:t xml:space="preserve">rophet </w:t>
      </w:r>
      <w:r w:rsidRPr="0085315F">
        <w:rPr>
          <w:rFonts w:ascii="Calibri" w:eastAsiaTheme="minorEastAsia" w:hAnsi="Calibri" w:cs="Calibri"/>
          <w:b/>
          <w:bCs/>
          <w:sz w:val="22"/>
          <w:szCs w:val="22"/>
        </w:rPr>
        <w:t>F</w:t>
      </w:r>
      <w:r w:rsidR="002B7009" w:rsidRPr="0085315F">
        <w:rPr>
          <w:rFonts w:ascii="Calibri" w:eastAsiaTheme="minorEastAsia" w:hAnsi="Calibri" w:cs="Calibri"/>
          <w:b/>
          <w:bCs/>
          <w:sz w:val="22"/>
          <w:szCs w:val="22"/>
        </w:rPr>
        <w:t>ormula</w:t>
      </w:r>
    </w:p>
    <w:p w14:paraId="6FCA2B00" w14:textId="77777777" w:rsidR="002B5F16" w:rsidRPr="0085315F" w:rsidRDefault="002B5F16" w:rsidP="006A6A72">
      <w:pPr>
        <w:ind w:left="360"/>
        <w:rPr>
          <w:rFonts w:ascii="Calibri" w:eastAsiaTheme="minorEastAsia" w:hAnsi="Calibri" w:cs="Calibri"/>
          <w:sz w:val="22"/>
          <w:szCs w:val="22"/>
        </w:rPr>
      </w:pPr>
    </w:p>
    <w:p w14:paraId="023141F5" w14:textId="77777777" w:rsidR="00D25DEE" w:rsidRPr="0085315F" w:rsidRDefault="00D25DEE" w:rsidP="009507BA">
      <w:pPr>
        <w:rPr>
          <w:rFonts w:ascii="Calibri" w:eastAsiaTheme="minorEastAsia" w:hAnsi="Calibri" w:cs="Calibri"/>
          <w:b/>
          <w:bCs/>
          <w:sz w:val="22"/>
          <w:szCs w:val="22"/>
        </w:rPr>
      </w:pPr>
    </w:p>
    <w:p w14:paraId="5BC7C6FB" w14:textId="4EB461B0" w:rsidR="00240E45" w:rsidRPr="0085315F" w:rsidRDefault="0085315F" w:rsidP="009507BA">
      <w:pPr>
        <w:rPr>
          <w:rFonts w:ascii="Calibri" w:eastAsiaTheme="minorEastAsia" w:hAnsi="Calibri" w:cs="Calibri"/>
          <w:b/>
          <w:bCs/>
        </w:rPr>
      </w:pPr>
      <w:r w:rsidRPr="0085315F">
        <w:rPr>
          <w:rFonts w:ascii="Calibri" w:eastAsiaTheme="minorEastAsia" w:hAnsi="Calibri" w:cs="Calibri"/>
          <w:b/>
          <w:bCs/>
        </w:rPr>
        <w:t>3</w:t>
      </w:r>
      <w:r w:rsidR="00BB0D00" w:rsidRPr="0085315F">
        <w:rPr>
          <w:rFonts w:ascii="Calibri" w:eastAsiaTheme="minorEastAsia" w:hAnsi="Calibri" w:cs="Calibri"/>
          <w:b/>
          <w:bCs/>
        </w:rPr>
        <w:t>.</w:t>
      </w:r>
      <w:r w:rsidR="009A5F08">
        <w:rPr>
          <w:rFonts w:ascii="Calibri" w:eastAsiaTheme="minorEastAsia" w:hAnsi="Calibri" w:cs="Calibri"/>
          <w:b/>
          <w:bCs/>
        </w:rPr>
        <w:t>5</w:t>
      </w:r>
      <w:r w:rsidR="00BB0D00" w:rsidRPr="0085315F">
        <w:rPr>
          <w:rFonts w:ascii="Calibri" w:eastAsiaTheme="minorEastAsia" w:hAnsi="Calibri" w:cs="Calibri"/>
          <w:b/>
          <w:bCs/>
        </w:rPr>
        <w:t xml:space="preserve"> </w:t>
      </w:r>
      <w:r w:rsidR="001906D5" w:rsidRPr="0085315F">
        <w:rPr>
          <w:rFonts w:ascii="Calibri" w:eastAsiaTheme="minorEastAsia" w:hAnsi="Calibri" w:cs="Calibri"/>
          <w:b/>
          <w:bCs/>
        </w:rPr>
        <w:t>Cap Value Estimation</w:t>
      </w:r>
      <w:r w:rsidR="00BB0D00" w:rsidRPr="0085315F">
        <w:rPr>
          <w:rFonts w:ascii="Calibri" w:eastAsiaTheme="minorEastAsia" w:hAnsi="Calibri" w:cs="Calibri"/>
          <w:b/>
          <w:bCs/>
        </w:rPr>
        <w:t xml:space="preserve"> of Logistic Growth Model by using formulas</w:t>
      </w:r>
    </w:p>
    <w:p w14:paraId="11733893" w14:textId="41CA6706" w:rsidR="00CC12E8" w:rsidRPr="009355BE" w:rsidRDefault="0057456F" w:rsidP="00CC12E8">
      <w:pPr>
        <w:rPr>
          <w:rFonts w:ascii="Calibri" w:eastAsia="Times New Roman" w:hAnsi="Calibri" w:cs="Calibri"/>
          <w:color w:val="000000"/>
          <w:kern w:val="0"/>
          <w:lang w:eastAsia="en-GB"/>
          <w14:ligatures w14:val="none"/>
        </w:rPr>
      </w:pPr>
      <m:oMathPara>
        <m:oMath>
          <m:r>
            <w:rPr>
              <w:rFonts w:ascii="Cambria Math" w:eastAsia="Times New Roman" w:hAnsi="Cambria Math" w:cs="Calibri"/>
              <w:color w:val="000000"/>
              <w:kern w:val="0"/>
              <w:lang w:eastAsia="en-GB"/>
              <w14:ligatures w14:val="none"/>
            </w:rPr>
            <m:t>Q</m:t>
          </m:r>
          <m:d>
            <m:dPr>
              <m:ctrlPr>
                <w:rPr>
                  <w:rFonts w:ascii="Cambria Math" w:eastAsia="Times New Roman" w:hAnsi="Cambria Math" w:cs="Calibri"/>
                  <w:i/>
                  <w:color w:val="000000"/>
                  <w:kern w:val="0"/>
                  <w:lang w:eastAsia="en-GB"/>
                  <w14:ligatures w14:val="none"/>
                </w:rPr>
              </m:ctrlPr>
            </m:dPr>
            <m:e>
              <m:r>
                <w:rPr>
                  <w:rFonts w:ascii="Cambria Math" w:eastAsia="Times New Roman" w:hAnsi="Cambria Math" w:cs="Calibri"/>
                  <w:color w:val="000000"/>
                  <w:kern w:val="0"/>
                  <w:lang w:eastAsia="en-GB"/>
                  <w14:ligatures w14:val="none"/>
                </w:rPr>
                <m:t>t</m:t>
              </m:r>
            </m:e>
          </m:d>
          <m:r>
            <w:rPr>
              <w:rFonts w:ascii="Cambria Math" w:eastAsia="Times New Roman" w:hAnsi="Cambria Math" w:cs="Calibri"/>
              <w:color w:val="000000"/>
              <w:kern w:val="0"/>
              <w:lang w:eastAsia="en-GB"/>
              <w14:ligatures w14:val="none"/>
            </w:rPr>
            <m:t>=</m:t>
          </m:r>
          <m:f>
            <m:fPr>
              <m:ctrlPr>
                <w:rPr>
                  <w:rFonts w:ascii="Cambria Math" w:eastAsia="Times New Roman" w:hAnsi="Cambria Math" w:cs="Calibri"/>
                  <w:i/>
                  <w:color w:val="000000"/>
                  <w:kern w:val="0"/>
                  <w:lang w:eastAsia="en-GB"/>
                  <w14:ligatures w14:val="none"/>
                </w:rPr>
              </m:ctrlPr>
            </m:fPr>
            <m:num>
              <m:r>
                <w:rPr>
                  <w:rFonts w:ascii="Cambria Math" w:eastAsia="Times New Roman" w:hAnsi="Cambria Math" w:cs="Calibri"/>
                  <w:color w:val="000000"/>
                  <w:kern w:val="0"/>
                  <w:lang w:eastAsia="en-GB"/>
                  <w14:ligatures w14:val="none"/>
                </w:rPr>
                <m:t>K</m:t>
              </m:r>
            </m:num>
            <m:den>
              <m:r>
                <w:rPr>
                  <w:rFonts w:ascii="Cambria Math" w:eastAsia="Times New Roman" w:hAnsi="Cambria Math" w:cs="Calibri"/>
                  <w:color w:val="000000"/>
                  <w:kern w:val="0"/>
                  <w:lang w:eastAsia="en-GB"/>
                  <w14:ligatures w14:val="none"/>
                </w:rPr>
                <m:t>1+</m:t>
              </m:r>
              <m:r>
                <m:rPr>
                  <m:sty m:val="p"/>
                </m:rPr>
                <w:rPr>
                  <w:rFonts w:ascii="Cambria Math" w:eastAsia="Times New Roman" w:hAnsi="Cambria Math" w:cs="Calibri"/>
                  <w:color w:val="000000"/>
                  <w:kern w:val="0"/>
                  <w:lang w:eastAsia="en-GB"/>
                  <w14:ligatures w14:val="none"/>
                </w:rPr>
                <m:t>exp⁡</m:t>
              </m:r>
              <m:r>
                <w:rPr>
                  <w:rFonts w:ascii="Cambria Math" w:eastAsia="Times New Roman" w:hAnsi="Cambria Math" w:cs="Calibri"/>
                  <w:color w:val="000000"/>
                  <w:kern w:val="0"/>
                  <w:lang w:eastAsia="en-GB"/>
                  <w14:ligatures w14:val="none"/>
                </w:rPr>
                <m:t>(-b*</m:t>
              </m:r>
              <m:d>
                <m:dPr>
                  <m:ctrlPr>
                    <w:rPr>
                      <w:rFonts w:ascii="Cambria Math" w:eastAsia="Times New Roman" w:hAnsi="Cambria Math" w:cs="Calibri"/>
                      <w:i/>
                      <w:color w:val="000000"/>
                      <w:kern w:val="0"/>
                      <w:lang w:eastAsia="en-GB"/>
                      <w14:ligatures w14:val="none"/>
                    </w:rPr>
                  </m:ctrlPr>
                </m:dPr>
                <m:e>
                  <m:r>
                    <w:rPr>
                      <w:rFonts w:ascii="Cambria Math" w:eastAsia="Times New Roman" w:hAnsi="Cambria Math" w:cs="Calibri"/>
                      <w:color w:val="000000"/>
                      <w:kern w:val="0"/>
                      <w:lang w:eastAsia="en-GB"/>
                      <w14:ligatures w14:val="none"/>
                    </w:rPr>
                    <m:t>t-a</m:t>
                  </m:r>
                </m:e>
              </m:d>
              <m:r>
                <w:rPr>
                  <w:rFonts w:ascii="Cambria Math" w:eastAsia="Times New Roman" w:hAnsi="Cambria Math" w:cs="Calibri"/>
                  <w:color w:val="000000"/>
                  <w:kern w:val="0"/>
                  <w:lang w:eastAsia="en-GB"/>
                  <w14:ligatures w14:val="none"/>
                </w:rPr>
                <m:t>)</m:t>
              </m:r>
            </m:den>
          </m:f>
        </m:oMath>
      </m:oMathPara>
    </w:p>
    <w:p w14:paraId="0F85553B" w14:textId="77777777" w:rsidR="00A465F6" w:rsidRPr="0085315F" w:rsidRDefault="00A465F6" w:rsidP="00A465F6">
      <w:pPr>
        <w:jc w:val="center"/>
        <w:rPr>
          <w:rFonts w:ascii="Calibri" w:eastAsia="Times New Roman" w:hAnsi="Calibri" w:cs="Calibri"/>
          <w:b/>
          <w:bCs/>
          <w:color w:val="000000"/>
          <w:kern w:val="0"/>
          <w:sz w:val="22"/>
          <w:szCs w:val="22"/>
          <w:lang w:eastAsia="en-GB"/>
          <w14:ligatures w14:val="none"/>
        </w:rPr>
      </w:pPr>
      <w:r w:rsidRPr="0085315F">
        <w:rPr>
          <w:rFonts w:ascii="Calibri" w:eastAsiaTheme="minorEastAsia" w:hAnsi="Calibri" w:cs="Calibri"/>
          <w:b/>
          <w:bCs/>
          <w:i/>
          <w:color w:val="000000"/>
          <w:kern w:val="0"/>
          <w:sz w:val="22"/>
          <w:szCs w:val="22"/>
          <w:lang w:eastAsia="en-GB"/>
          <w14:ligatures w14:val="none"/>
        </w:rPr>
        <w:t>Logistic Growth Formula</w:t>
      </w:r>
    </w:p>
    <w:p w14:paraId="092370DC" w14:textId="214C417B" w:rsidR="00A465F6" w:rsidRPr="0085315F" w:rsidRDefault="00A465F6" w:rsidP="00A465F6">
      <w:pPr>
        <w:rPr>
          <w:rFonts w:ascii="Calibri" w:eastAsia="Times New Roman" w:hAnsi="Calibri" w:cs="Calibri"/>
          <w:color w:val="000000"/>
          <w:kern w:val="0"/>
          <w:sz w:val="22"/>
          <w:szCs w:val="22"/>
          <w:lang w:eastAsia="en-GB"/>
          <w14:ligatures w14:val="none"/>
        </w:rPr>
      </w:pPr>
      <w:r w:rsidRPr="0085315F">
        <w:rPr>
          <w:rFonts w:ascii="Calibri" w:eastAsia="Times New Roman" w:hAnsi="Calibri" w:cs="Calibri"/>
          <w:b/>
          <w:bCs/>
          <w:color w:val="000000"/>
          <w:kern w:val="0"/>
          <w:lang w:eastAsia="en-GB"/>
          <w14:ligatures w14:val="none"/>
        </w:rPr>
        <w:t xml:space="preserve"> </w:t>
      </w:r>
      <w:r w:rsidRPr="0085315F">
        <w:rPr>
          <w:rFonts w:ascii="Calibri" w:eastAsia="Times New Roman" w:hAnsi="Calibri" w:cs="Calibri"/>
          <w:b/>
          <w:bCs/>
          <w:color w:val="000000"/>
          <w:kern w:val="0"/>
          <w:sz w:val="22"/>
          <w:szCs w:val="22"/>
          <w:lang w:eastAsia="en-GB"/>
          <w14:ligatures w14:val="none"/>
        </w:rPr>
        <w:t>K:</w:t>
      </w:r>
      <w:r w:rsidRPr="0085315F">
        <w:rPr>
          <w:rFonts w:ascii="Calibri" w:eastAsia="Times New Roman" w:hAnsi="Calibri" w:cs="Calibri"/>
          <w:color w:val="000000"/>
          <w:kern w:val="0"/>
          <w:sz w:val="22"/>
          <w:szCs w:val="22"/>
          <w:lang w:eastAsia="en-GB"/>
          <w14:ligatures w14:val="none"/>
        </w:rPr>
        <w:t xml:space="preserve"> Cap </w:t>
      </w:r>
      <w:r w:rsidR="0085315F" w:rsidRPr="0085315F">
        <w:rPr>
          <w:rFonts w:ascii="Calibri" w:eastAsia="Times New Roman" w:hAnsi="Calibri" w:cs="Calibri"/>
          <w:color w:val="000000"/>
          <w:kern w:val="0"/>
          <w:sz w:val="22"/>
          <w:szCs w:val="22"/>
          <w:lang w:eastAsia="en-GB"/>
          <w14:ligatures w14:val="none"/>
        </w:rPr>
        <w:t>Value (</w:t>
      </w:r>
      <w:r w:rsidRPr="0085315F">
        <w:rPr>
          <w:rFonts w:ascii="Calibri" w:eastAsia="Times New Roman" w:hAnsi="Calibri" w:cs="Calibri"/>
          <w:color w:val="000000"/>
          <w:kern w:val="0"/>
          <w:sz w:val="22"/>
          <w:szCs w:val="22"/>
          <w:lang w:eastAsia="en-GB"/>
          <w14:ligatures w14:val="none"/>
        </w:rPr>
        <w:t>Carrying Capacity)</w:t>
      </w:r>
    </w:p>
    <w:p w14:paraId="2FAD52C8" w14:textId="4EC1BC06" w:rsidR="00A465F6" w:rsidRPr="0085315F" w:rsidRDefault="00A465F6" w:rsidP="00A465F6">
      <w:pPr>
        <w:rPr>
          <w:rFonts w:ascii="Calibri" w:eastAsia="Times New Roman" w:hAnsi="Calibri" w:cs="Calibri"/>
          <w:color w:val="000000"/>
          <w:kern w:val="0"/>
          <w:sz w:val="22"/>
          <w:szCs w:val="22"/>
          <w:lang w:eastAsia="en-GB"/>
          <w14:ligatures w14:val="none"/>
        </w:rPr>
      </w:pPr>
      <w:r w:rsidRPr="0085315F">
        <w:rPr>
          <w:rFonts w:ascii="Calibri" w:eastAsia="Times New Roman" w:hAnsi="Calibri" w:cs="Calibri"/>
          <w:color w:val="000000"/>
          <w:kern w:val="0"/>
          <w:sz w:val="22"/>
          <w:szCs w:val="22"/>
          <w:lang w:eastAsia="en-GB"/>
          <w14:ligatures w14:val="none"/>
        </w:rPr>
        <w:t xml:space="preserve"> </w:t>
      </w:r>
      <w:r w:rsidRPr="0085315F">
        <w:rPr>
          <w:rFonts w:ascii="Calibri" w:eastAsia="Times New Roman" w:hAnsi="Calibri" w:cs="Calibri"/>
          <w:b/>
          <w:bCs/>
          <w:color w:val="000000"/>
          <w:kern w:val="0"/>
          <w:sz w:val="22"/>
          <w:szCs w:val="22"/>
          <w:lang w:eastAsia="en-GB"/>
          <w14:ligatures w14:val="none"/>
        </w:rPr>
        <w:t>b:</w:t>
      </w:r>
      <w:r w:rsidRPr="0085315F">
        <w:rPr>
          <w:rFonts w:ascii="Calibri" w:eastAsia="Times New Roman" w:hAnsi="Calibri" w:cs="Calibri"/>
          <w:color w:val="000000"/>
          <w:kern w:val="0"/>
          <w:sz w:val="22"/>
          <w:szCs w:val="22"/>
          <w:lang w:eastAsia="en-GB"/>
          <w14:ligatures w14:val="none"/>
        </w:rPr>
        <w:t xml:space="preserve"> Shows the growth rate of epidemic</w:t>
      </w:r>
    </w:p>
    <w:p w14:paraId="274D989A" w14:textId="1D53C9E4" w:rsidR="00A465F6" w:rsidRPr="0085315F" w:rsidRDefault="00A465F6" w:rsidP="00A465F6">
      <w:pPr>
        <w:rPr>
          <w:rFonts w:ascii="Calibri" w:eastAsia="Times New Roman" w:hAnsi="Calibri" w:cs="Calibri"/>
          <w:color w:val="000000"/>
          <w:kern w:val="0"/>
          <w:sz w:val="22"/>
          <w:szCs w:val="22"/>
          <w:lang w:eastAsia="en-GB"/>
          <w14:ligatures w14:val="none"/>
        </w:rPr>
      </w:pPr>
      <w:r w:rsidRPr="0085315F">
        <w:rPr>
          <w:rFonts w:ascii="Calibri" w:eastAsia="Times New Roman" w:hAnsi="Calibri" w:cs="Calibri"/>
          <w:color w:val="000000"/>
          <w:kern w:val="0"/>
          <w:sz w:val="22"/>
          <w:szCs w:val="22"/>
          <w:lang w:eastAsia="en-GB"/>
          <w14:ligatures w14:val="none"/>
        </w:rPr>
        <w:t xml:space="preserve"> </w:t>
      </w:r>
      <w:r w:rsidRPr="0085315F">
        <w:rPr>
          <w:rFonts w:ascii="Calibri" w:eastAsia="Times New Roman" w:hAnsi="Calibri" w:cs="Calibri"/>
          <w:b/>
          <w:bCs/>
          <w:color w:val="000000"/>
          <w:kern w:val="0"/>
          <w:sz w:val="22"/>
          <w:szCs w:val="22"/>
          <w:lang w:eastAsia="en-GB"/>
          <w14:ligatures w14:val="none"/>
        </w:rPr>
        <w:t>a:</w:t>
      </w:r>
      <w:r w:rsidRPr="0085315F">
        <w:rPr>
          <w:rFonts w:ascii="Calibri" w:eastAsia="Times New Roman" w:hAnsi="Calibri" w:cs="Calibri"/>
          <w:color w:val="000000"/>
          <w:kern w:val="0"/>
          <w:sz w:val="22"/>
          <w:szCs w:val="22"/>
          <w:lang w:eastAsia="en-GB"/>
          <w14:ligatures w14:val="none"/>
        </w:rPr>
        <w:t xml:space="preserve"> Shows fastest growth rate. After this point, curve will have a S shape.</w:t>
      </w:r>
    </w:p>
    <w:p w14:paraId="07681F57" w14:textId="67AEB07F" w:rsidR="00BE7075" w:rsidRPr="0085315F" w:rsidRDefault="00BE7075" w:rsidP="00BE7075">
      <w:pPr>
        <w:ind w:left="360"/>
        <w:rPr>
          <w:rFonts w:ascii="Calibri" w:eastAsiaTheme="minorEastAsia" w:hAnsi="Calibri" w:cs="Calibri"/>
          <w:sz w:val="22"/>
          <w:szCs w:val="22"/>
        </w:rPr>
      </w:pPr>
    </w:p>
    <w:p w14:paraId="4DED9864" w14:textId="77777777" w:rsidR="00E9350D" w:rsidRDefault="00E9350D" w:rsidP="0057456F">
      <w:pPr>
        <w:rPr>
          <w:rFonts w:ascii="Calibri" w:eastAsiaTheme="minorEastAsia" w:hAnsi="Calibri" w:cs="Calibri"/>
          <w:sz w:val="22"/>
          <w:szCs w:val="22"/>
        </w:rPr>
      </w:pPr>
      <w:r w:rsidRPr="00E9350D">
        <w:rPr>
          <w:rFonts w:ascii="Calibri" w:eastAsiaTheme="minorEastAsia" w:hAnsi="Calibri" w:cs="Calibri"/>
          <w:sz w:val="22"/>
          <w:szCs w:val="22"/>
        </w:rPr>
        <w:t>The formula is another derivation of the logistic growth model. “a” is constant, K maximum number of cases, and “b” is the incubation rate. The parameter that will be estimated is K(Cap Value) since it represents the cap value. When tfast=a(fastest time of the growth), the curve starts to have an S shape. After this point, the growth rate at cumulative commences to get slower and slower. Parameter estimation starts by assigning random values for a, b, and K. Then, it will be decided by using the Nonlinear Least Squares method and will be updated. “t=a” can also be the fastest growth rate since the curve is going to change its trend over time.  If the current day is lower than tfast, which means the growth rate raises exponentially like t_max_train(time is going to be used to estimate cap value) = t_fast_train(fastest growth on time) * M (a number deciding how many times will increase). Otherwise, it can be understood that the growth is controlled. When the maximum number of cases is decided as t_max_train = current_day_train + N (number of days). After cap values are determined, it is presented with % a 95-interval width to the user. Later on, calculated Qtop(Cap Value or K) values are used to be able to feed the machine learning model. Regressor, holiday, or seasonality effects do not be included in Qtop’s calculations.</w:t>
      </w:r>
    </w:p>
    <w:p w14:paraId="3C05F9A4" w14:textId="132A0424" w:rsidR="0057456F" w:rsidRPr="0085315F" w:rsidRDefault="0057456F" w:rsidP="0057456F">
      <w:pPr>
        <w:rPr>
          <w:rFonts w:ascii="Calibri" w:eastAsia="Times New Roman" w:hAnsi="Calibri" w:cs="Calibri"/>
          <w:color w:val="000000"/>
          <w:kern w:val="0"/>
          <w:sz w:val="22"/>
          <w:szCs w:val="22"/>
          <w:lang w:eastAsia="en-GB"/>
          <w14:ligatures w14:val="none"/>
        </w:rPr>
      </w:pPr>
      <m:oMathPara>
        <m:oMath>
          <m:r>
            <w:rPr>
              <w:rFonts w:ascii="Cambria Math" w:eastAsia="Times New Roman" w:hAnsi="Cambria Math" w:cs="Calibri"/>
              <w:color w:val="000000"/>
              <w:kern w:val="0"/>
              <w:sz w:val="22"/>
              <w:szCs w:val="22"/>
              <w:lang w:eastAsia="en-GB"/>
              <w14:ligatures w14:val="none"/>
            </w:rPr>
            <m:t>Q</m:t>
          </m:r>
          <m:d>
            <m:dPr>
              <m:ctrlPr>
                <w:rPr>
                  <w:rFonts w:ascii="Cambria Math" w:eastAsia="Times New Roman" w:hAnsi="Cambria Math" w:cs="Calibri"/>
                  <w:i/>
                  <w:color w:val="000000"/>
                  <w:kern w:val="0"/>
                  <w:sz w:val="22"/>
                  <w:szCs w:val="22"/>
                  <w:lang w:eastAsia="en-GB"/>
                  <w14:ligatures w14:val="none"/>
                </w:rPr>
              </m:ctrlPr>
            </m:dPr>
            <m:e>
              <m:r>
                <w:rPr>
                  <w:rFonts w:ascii="Cambria Math" w:eastAsia="Times New Roman" w:hAnsi="Cambria Math" w:cs="Calibri"/>
                  <w:color w:val="000000"/>
                  <w:kern w:val="0"/>
                  <w:sz w:val="22"/>
                  <w:szCs w:val="22"/>
                  <w:lang w:eastAsia="en-GB"/>
                  <w14:ligatures w14:val="none"/>
                </w:rPr>
                <m:t>tmax</m:t>
              </m:r>
            </m:e>
          </m:d>
          <m:r>
            <w:rPr>
              <w:rFonts w:ascii="Cambria Math" w:eastAsia="Times New Roman" w:hAnsi="Cambria Math" w:cs="Calibri"/>
              <w:color w:val="000000"/>
              <w:kern w:val="0"/>
              <w:sz w:val="22"/>
              <w:szCs w:val="22"/>
              <w:lang w:eastAsia="en-GB"/>
              <w14:ligatures w14:val="none"/>
            </w:rPr>
            <m:t>=</m:t>
          </m:r>
          <m:f>
            <m:fPr>
              <m:ctrlPr>
                <w:rPr>
                  <w:rFonts w:ascii="Cambria Math" w:eastAsia="Times New Roman" w:hAnsi="Cambria Math" w:cs="Calibri"/>
                  <w:i/>
                  <w:color w:val="000000"/>
                  <w:kern w:val="0"/>
                  <w:sz w:val="22"/>
                  <w:szCs w:val="22"/>
                  <w:lang w:eastAsia="en-GB"/>
                  <w14:ligatures w14:val="none"/>
                </w:rPr>
              </m:ctrlPr>
            </m:fPr>
            <m:num>
              <m:r>
                <w:rPr>
                  <w:rFonts w:ascii="Cambria Math" w:eastAsia="Times New Roman" w:hAnsi="Cambria Math" w:cs="Calibri"/>
                  <w:color w:val="000000"/>
                  <w:kern w:val="0"/>
                  <w:sz w:val="22"/>
                  <w:szCs w:val="22"/>
                  <w:lang w:eastAsia="en-GB"/>
                  <w14:ligatures w14:val="none"/>
                </w:rPr>
                <m:t>K</m:t>
              </m:r>
            </m:num>
            <m:den>
              <m:r>
                <w:rPr>
                  <w:rFonts w:ascii="Cambria Math" w:eastAsia="Times New Roman" w:hAnsi="Cambria Math" w:cs="Calibri"/>
                  <w:color w:val="000000"/>
                  <w:kern w:val="0"/>
                  <w:sz w:val="22"/>
                  <w:szCs w:val="22"/>
                  <w:lang w:eastAsia="en-GB"/>
                  <w14:ligatures w14:val="none"/>
                </w:rPr>
                <m:t>1+</m:t>
              </m:r>
              <m:r>
                <m:rPr>
                  <m:sty m:val="p"/>
                </m:rPr>
                <w:rPr>
                  <w:rFonts w:ascii="Cambria Math" w:eastAsia="Times New Roman" w:hAnsi="Cambria Math" w:cs="Calibri"/>
                  <w:color w:val="000000"/>
                  <w:kern w:val="0"/>
                  <w:sz w:val="22"/>
                  <w:szCs w:val="22"/>
                  <w:lang w:eastAsia="en-GB"/>
                  <w14:ligatures w14:val="none"/>
                </w:rPr>
                <m:t>exp⁡</m:t>
              </m:r>
              <m:r>
                <w:rPr>
                  <w:rFonts w:ascii="Cambria Math" w:eastAsia="Times New Roman" w:hAnsi="Cambria Math" w:cs="Calibri"/>
                  <w:color w:val="000000"/>
                  <w:kern w:val="0"/>
                  <w:sz w:val="22"/>
                  <w:szCs w:val="22"/>
                  <w:lang w:eastAsia="en-GB"/>
                  <w14:ligatures w14:val="none"/>
                </w:rPr>
                <m:t>(-b*</m:t>
              </m:r>
              <m:d>
                <m:dPr>
                  <m:ctrlPr>
                    <w:rPr>
                      <w:rFonts w:ascii="Cambria Math" w:eastAsia="Times New Roman" w:hAnsi="Cambria Math" w:cs="Calibri"/>
                      <w:i/>
                      <w:color w:val="000000"/>
                      <w:kern w:val="0"/>
                      <w:sz w:val="22"/>
                      <w:szCs w:val="22"/>
                      <w:lang w:eastAsia="en-GB"/>
                      <w14:ligatures w14:val="none"/>
                    </w:rPr>
                  </m:ctrlPr>
                </m:dPr>
                <m:e>
                  <m:r>
                    <w:rPr>
                      <w:rFonts w:ascii="Cambria Math" w:eastAsia="Times New Roman" w:hAnsi="Cambria Math" w:cs="Calibri"/>
                      <w:color w:val="000000"/>
                      <w:kern w:val="0"/>
                      <w:sz w:val="22"/>
                      <w:szCs w:val="22"/>
                      <w:lang w:eastAsia="en-GB"/>
                      <w14:ligatures w14:val="none"/>
                    </w:rPr>
                    <m:t>tmax</m:t>
                  </m:r>
                </m:e>
              </m:d>
              <m:r>
                <w:rPr>
                  <w:rFonts w:ascii="Cambria Math" w:eastAsia="Times New Roman" w:hAnsi="Cambria Math" w:cs="Calibri"/>
                  <w:color w:val="000000"/>
                  <w:kern w:val="0"/>
                  <w:sz w:val="22"/>
                  <w:szCs w:val="22"/>
                  <w:lang w:eastAsia="en-GB"/>
                  <w14:ligatures w14:val="none"/>
                </w:rPr>
                <m:t>)</m:t>
              </m:r>
            </m:den>
          </m:f>
        </m:oMath>
      </m:oMathPara>
    </w:p>
    <w:p w14:paraId="683B170D" w14:textId="27388637" w:rsidR="00D25DEE" w:rsidRPr="0085315F" w:rsidRDefault="00D25DEE" w:rsidP="0057456F">
      <w:pPr>
        <w:rPr>
          <w:rFonts w:ascii="Calibri" w:eastAsia="Times New Roman" w:hAnsi="Calibri" w:cs="Calibri"/>
          <w:b/>
          <w:bCs/>
          <w:color w:val="000000"/>
          <w:kern w:val="0"/>
          <w:sz w:val="22"/>
          <w:szCs w:val="22"/>
          <w:lang w:eastAsia="en-GB"/>
          <w14:ligatures w14:val="none"/>
        </w:rPr>
      </w:pPr>
      <w:r w:rsidRPr="0085315F">
        <w:rPr>
          <w:rFonts w:ascii="Calibri" w:eastAsia="Times New Roman" w:hAnsi="Calibri" w:cs="Calibri"/>
          <w:color w:val="000000"/>
          <w:kern w:val="0"/>
          <w:sz w:val="22"/>
          <w:szCs w:val="22"/>
          <w:lang w:eastAsia="en-GB"/>
          <w14:ligatures w14:val="none"/>
        </w:rPr>
        <w:t xml:space="preserve">                                             </w:t>
      </w:r>
      <w:r w:rsidRPr="0085315F">
        <w:rPr>
          <w:rFonts w:ascii="Calibri" w:eastAsia="Times New Roman" w:hAnsi="Calibri" w:cs="Calibri"/>
          <w:b/>
          <w:bCs/>
          <w:color w:val="000000"/>
          <w:kern w:val="0"/>
          <w:sz w:val="22"/>
          <w:szCs w:val="22"/>
          <w:lang w:eastAsia="en-GB"/>
          <w14:ligatures w14:val="none"/>
        </w:rPr>
        <w:t xml:space="preserve">Logistic Growth Formula </w:t>
      </w:r>
      <w:r w:rsidR="00EE2B7E" w:rsidRPr="0085315F">
        <w:rPr>
          <w:rFonts w:ascii="Calibri" w:eastAsia="Times New Roman" w:hAnsi="Calibri" w:cs="Calibri"/>
          <w:b/>
          <w:bCs/>
          <w:color w:val="000000"/>
          <w:kern w:val="0"/>
          <w:sz w:val="22"/>
          <w:szCs w:val="22"/>
          <w:lang w:eastAsia="en-GB"/>
          <w14:ligatures w14:val="none"/>
        </w:rPr>
        <w:t>on</w:t>
      </w:r>
      <w:r w:rsidRPr="0085315F">
        <w:rPr>
          <w:rFonts w:ascii="Calibri" w:eastAsia="Times New Roman" w:hAnsi="Calibri" w:cs="Calibri"/>
          <w:b/>
          <w:bCs/>
          <w:color w:val="000000"/>
          <w:kern w:val="0"/>
          <w:sz w:val="22"/>
          <w:szCs w:val="22"/>
          <w:lang w:eastAsia="en-GB"/>
          <w14:ligatures w14:val="none"/>
        </w:rPr>
        <w:t xml:space="preserve"> tmax implementation</w:t>
      </w:r>
    </w:p>
    <w:p w14:paraId="05411E24" w14:textId="23ACE47B" w:rsidR="00BD7787" w:rsidRPr="0085315F" w:rsidRDefault="0085315F" w:rsidP="009507BA">
      <w:pPr>
        <w:rPr>
          <w:rFonts w:ascii="Calibri" w:eastAsiaTheme="minorEastAsia" w:hAnsi="Calibri" w:cs="Calibri"/>
          <w:b/>
          <w:bCs/>
          <w:iCs/>
          <w:sz w:val="22"/>
          <w:szCs w:val="22"/>
        </w:rPr>
      </w:pPr>
      <w:r w:rsidRPr="0085315F">
        <w:rPr>
          <w:rFonts w:ascii="Calibri" w:eastAsiaTheme="minorEastAsia" w:hAnsi="Calibri" w:cs="Calibri"/>
          <w:b/>
          <w:bCs/>
          <w:iCs/>
          <w:sz w:val="22"/>
          <w:szCs w:val="22"/>
        </w:rPr>
        <w:t>3</w:t>
      </w:r>
      <w:r w:rsidR="00BD7787" w:rsidRPr="0085315F">
        <w:rPr>
          <w:rFonts w:ascii="Calibri" w:eastAsiaTheme="minorEastAsia" w:hAnsi="Calibri" w:cs="Calibri"/>
          <w:b/>
          <w:bCs/>
          <w:iCs/>
          <w:sz w:val="22"/>
          <w:szCs w:val="22"/>
        </w:rPr>
        <w:t>.</w:t>
      </w:r>
      <w:r w:rsidR="009A5F08">
        <w:rPr>
          <w:rFonts w:ascii="Calibri" w:eastAsiaTheme="minorEastAsia" w:hAnsi="Calibri" w:cs="Calibri"/>
          <w:b/>
          <w:bCs/>
          <w:iCs/>
          <w:sz w:val="22"/>
          <w:szCs w:val="22"/>
        </w:rPr>
        <w:t>5</w:t>
      </w:r>
      <w:r w:rsidR="00BD7787" w:rsidRPr="0085315F">
        <w:rPr>
          <w:rFonts w:ascii="Calibri" w:eastAsiaTheme="minorEastAsia" w:hAnsi="Calibri" w:cs="Calibri"/>
          <w:b/>
          <w:bCs/>
          <w:iCs/>
          <w:sz w:val="22"/>
          <w:szCs w:val="22"/>
        </w:rPr>
        <w:t>.1 Nonlinear Least Square Method</w:t>
      </w:r>
    </w:p>
    <w:p w14:paraId="4FA575F4" w14:textId="33DF3CB3" w:rsidR="00BD7787" w:rsidRPr="0085315F" w:rsidRDefault="00382A30" w:rsidP="009507BA">
      <w:pPr>
        <w:rPr>
          <w:rFonts w:ascii="Calibri" w:eastAsiaTheme="minorEastAsia" w:hAnsi="Calibri" w:cs="Calibri"/>
          <w:iCs/>
          <w:sz w:val="22"/>
          <w:szCs w:val="22"/>
        </w:rPr>
      </w:pPr>
      <w:r w:rsidRPr="0085315F">
        <w:rPr>
          <w:rFonts w:ascii="Calibri" w:eastAsiaTheme="minorEastAsia" w:hAnsi="Calibri" w:cs="Calibri"/>
          <w:iCs/>
          <w:sz w:val="22"/>
          <w:szCs w:val="22"/>
        </w:rPr>
        <w:t>When it comes to nonlinear least square method, the main purpose is to minimize</w:t>
      </w:r>
      <w:r w:rsidR="00DA03B7" w:rsidRPr="0085315F">
        <w:rPr>
          <w:rFonts w:ascii="Calibri" w:eastAsiaTheme="minorEastAsia" w:hAnsi="Calibri" w:cs="Calibri"/>
          <w:iCs/>
          <w:sz w:val="22"/>
          <w:szCs w:val="22"/>
        </w:rPr>
        <w:t xml:space="preserve"> difference</w:t>
      </w:r>
      <w:r w:rsidRPr="0085315F">
        <w:rPr>
          <w:rFonts w:ascii="Calibri" w:eastAsiaTheme="minorEastAsia" w:hAnsi="Calibri" w:cs="Calibri"/>
          <w:iCs/>
          <w:sz w:val="22"/>
          <w:szCs w:val="22"/>
        </w:rPr>
        <w:t xml:space="preserve"> between </w:t>
      </w:r>
      <w:r w:rsidR="005B119C" w:rsidRPr="0085315F">
        <w:rPr>
          <w:rFonts w:ascii="Calibri" w:eastAsiaTheme="minorEastAsia" w:hAnsi="Calibri" w:cs="Calibri"/>
          <w:iCs/>
          <w:sz w:val="22"/>
          <w:szCs w:val="22"/>
        </w:rPr>
        <w:t>predicted value and observed value.</w:t>
      </w:r>
    </w:p>
    <w:p w14:paraId="199F2DE7" w14:textId="1BF6A335" w:rsidR="004928A7" w:rsidRPr="0085315F" w:rsidRDefault="00D25DEE" w:rsidP="00BD7787">
      <w:pPr>
        <w:ind w:left="360"/>
        <w:rPr>
          <w:rFonts w:ascii="Calibri" w:eastAsiaTheme="minorEastAsia" w:hAnsi="Calibri" w:cs="Calibri"/>
          <w:iCs/>
          <w:sz w:val="22"/>
          <w:szCs w:val="22"/>
        </w:rPr>
      </w:pPr>
      <w:r w:rsidRPr="0085315F">
        <w:rPr>
          <w:rFonts w:ascii="Calibri" w:eastAsiaTheme="minorEastAsia" w:hAnsi="Calibri" w:cs="Calibri"/>
          <w:iCs/>
          <w:noProof/>
          <w:sz w:val="22"/>
          <w:szCs w:val="22"/>
        </w:rPr>
        <w:t xml:space="preserve">                                       </w:t>
      </w:r>
      <w:r w:rsidR="004928A7" w:rsidRPr="0085315F">
        <w:rPr>
          <w:rFonts w:ascii="Calibri" w:eastAsiaTheme="minorEastAsia" w:hAnsi="Calibri" w:cs="Calibri"/>
          <w:iCs/>
          <w:noProof/>
          <w:sz w:val="22"/>
          <w:szCs w:val="22"/>
        </w:rPr>
        <w:drawing>
          <wp:inline distT="0" distB="0" distL="0" distR="0" wp14:anchorId="2F866B46" wp14:editId="001B0CAB">
            <wp:extent cx="2495550" cy="266700"/>
            <wp:effectExtent l="0" t="0" r="0" b="0"/>
            <wp:docPr id="148514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14416" name=""/>
                    <pic:cNvPicPr/>
                  </pic:nvPicPr>
                  <pic:blipFill>
                    <a:blip r:embed="rId19"/>
                    <a:stretch>
                      <a:fillRect/>
                    </a:stretch>
                  </pic:blipFill>
                  <pic:spPr>
                    <a:xfrm>
                      <a:off x="0" y="0"/>
                      <a:ext cx="2495899" cy="266737"/>
                    </a:xfrm>
                    <a:prstGeom prst="rect">
                      <a:avLst/>
                    </a:prstGeom>
                  </pic:spPr>
                </pic:pic>
              </a:graphicData>
            </a:graphic>
          </wp:inline>
        </w:drawing>
      </w:r>
    </w:p>
    <w:p w14:paraId="2AC4547B" w14:textId="484E5E6D" w:rsidR="00A465F6" w:rsidRPr="0085315F" w:rsidRDefault="00A465F6" w:rsidP="00BD7787">
      <w:pPr>
        <w:ind w:left="360"/>
        <w:rPr>
          <w:rFonts w:ascii="Calibri" w:eastAsiaTheme="minorEastAsia" w:hAnsi="Calibri" w:cs="Calibri"/>
          <w:b/>
          <w:bCs/>
          <w:iCs/>
          <w:sz w:val="22"/>
          <w:szCs w:val="22"/>
        </w:rPr>
      </w:pPr>
      <w:r w:rsidRPr="0085315F">
        <w:rPr>
          <w:rFonts w:ascii="Calibri" w:eastAsiaTheme="minorEastAsia" w:hAnsi="Calibri" w:cs="Calibri"/>
          <w:iCs/>
          <w:sz w:val="22"/>
          <w:szCs w:val="22"/>
        </w:rPr>
        <w:t xml:space="preserve">                                            </w:t>
      </w:r>
      <w:r w:rsidRPr="0085315F">
        <w:rPr>
          <w:rFonts w:ascii="Calibri" w:eastAsiaTheme="minorEastAsia" w:hAnsi="Calibri" w:cs="Calibri"/>
          <w:b/>
          <w:bCs/>
          <w:iCs/>
          <w:sz w:val="22"/>
          <w:szCs w:val="22"/>
        </w:rPr>
        <w:t>Nonlinear Least Square formula</w:t>
      </w:r>
    </w:p>
    <w:p w14:paraId="3DDFA8DA" w14:textId="462C1868" w:rsidR="00A465F6" w:rsidRPr="0085315F" w:rsidRDefault="00A465F6" w:rsidP="00BD7787">
      <w:pPr>
        <w:ind w:left="360"/>
        <w:rPr>
          <w:rFonts w:ascii="Calibri" w:eastAsiaTheme="minorEastAsia" w:hAnsi="Calibri" w:cs="Calibri"/>
          <w:iCs/>
          <w:sz w:val="22"/>
          <w:szCs w:val="22"/>
        </w:rPr>
      </w:pPr>
      <w:r w:rsidRPr="0085315F">
        <w:rPr>
          <w:rFonts w:ascii="Calibri" w:eastAsiaTheme="minorEastAsia" w:hAnsi="Calibri" w:cs="Calibri"/>
          <w:b/>
          <w:bCs/>
          <w:iCs/>
          <w:sz w:val="22"/>
          <w:szCs w:val="22"/>
        </w:rPr>
        <w:t>n:</w:t>
      </w:r>
      <w:r w:rsidRPr="0085315F">
        <w:rPr>
          <w:rFonts w:ascii="Calibri" w:eastAsiaTheme="minorEastAsia" w:hAnsi="Calibri" w:cs="Calibri"/>
          <w:iCs/>
          <w:sz w:val="22"/>
          <w:szCs w:val="22"/>
        </w:rPr>
        <w:t xml:space="preserve"> observed values</w:t>
      </w:r>
    </w:p>
    <w:p w14:paraId="169EA80E" w14:textId="787BA329" w:rsidR="00A465F6" w:rsidRPr="0085315F" w:rsidRDefault="00A465F6" w:rsidP="00BD7787">
      <w:pPr>
        <w:ind w:left="360"/>
        <w:rPr>
          <w:rFonts w:ascii="Calibri" w:eastAsiaTheme="minorEastAsia" w:hAnsi="Calibri" w:cs="Calibri"/>
          <w:iCs/>
          <w:sz w:val="22"/>
          <w:szCs w:val="22"/>
        </w:rPr>
      </w:pPr>
      <w:r w:rsidRPr="0085315F">
        <w:rPr>
          <w:rFonts w:ascii="Calibri" w:eastAsiaTheme="minorEastAsia" w:hAnsi="Calibri" w:cs="Calibri"/>
          <w:b/>
          <w:bCs/>
          <w:iCs/>
          <w:sz w:val="22"/>
          <w:szCs w:val="22"/>
        </w:rPr>
        <w:t>y:</w:t>
      </w:r>
      <w:r w:rsidRPr="0085315F">
        <w:rPr>
          <w:rFonts w:ascii="Calibri" w:eastAsiaTheme="minorEastAsia" w:hAnsi="Calibri" w:cs="Calibri"/>
          <w:iCs/>
          <w:sz w:val="22"/>
          <w:szCs w:val="22"/>
        </w:rPr>
        <w:t xml:space="preserve"> predicted value</w:t>
      </w:r>
    </w:p>
    <w:p w14:paraId="509FFBAD" w14:textId="6D93DB15" w:rsidR="000D657F" w:rsidRPr="000D657F" w:rsidRDefault="000D657F" w:rsidP="00342E04">
      <w:pPr>
        <w:ind w:left="283"/>
        <w:rPr>
          <w:rFonts w:ascii="Calibri" w:eastAsiaTheme="minorEastAsia" w:hAnsi="Calibri" w:cs="Calibri"/>
          <w:iCs/>
          <w:sz w:val="22"/>
          <w:szCs w:val="22"/>
        </w:rPr>
      </w:pPr>
      <w:r w:rsidRPr="000D657F">
        <w:rPr>
          <w:rFonts w:ascii="Calibri" w:eastAsiaTheme="minorEastAsia" w:hAnsi="Calibri" w:cs="Calibri"/>
          <w:iCs/>
          <w:sz w:val="22"/>
          <w:szCs w:val="22"/>
        </w:rPr>
        <w:t xml:space="preserve">“n” is the number of observed values. Yi is the value of observed values. Other “y” is the predicted value. For the whole formula, the initial chosen values for a, b, and k might be three </w:t>
      </w:r>
      <w:r w:rsidRPr="000D657F">
        <w:rPr>
          <w:rFonts w:ascii="Calibri" w:eastAsiaTheme="minorEastAsia" w:hAnsi="Calibri" w:cs="Calibri"/>
          <w:iCs/>
          <w:sz w:val="22"/>
          <w:szCs w:val="22"/>
        </w:rPr>
        <w:lastRenderedPageBreak/>
        <w:t xml:space="preserve">different random values in the beginning. initial of “a” might be the maximum of observed values or might be close to that. When it comes to “b”, it is likely to be time series mean. On the other hand, the initial value of k can be chosen as the typical growth value. </w:t>
      </w:r>
    </w:p>
    <w:p w14:paraId="213A1548" w14:textId="5152D4FA" w:rsidR="008C4193" w:rsidRPr="0085315F" w:rsidRDefault="000D657F" w:rsidP="000D657F">
      <w:pPr>
        <w:ind w:left="283"/>
        <w:rPr>
          <w:noProof/>
          <w:sz w:val="22"/>
          <w:szCs w:val="22"/>
        </w:rPr>
      </w:pPr>
      <w:r w:rsidRPr="000D657F">
        <w:rPr>
          <w:rFonts w:ascii="Calibri" w:eastAsiaTheme="minorEastAsia" w:hAnsi="Calibri" w:cs="Calibri"/>
          <w:iCs/>
          <w:sz w:val="22"/>
          <w:szCs w:val="22"/>
        </w:rPr>
        <w:t>It is mentioned that the main purpose is to minimize the value obtained from the function. Therefore, some optimization algorithms can be used such as “Levenberg-Marquardt” algorithm.</w:t>
      </w:r>
      <w:r w:rsidR="00D25DEE" w:rsidRPr="0085315F">
        <w:rPr>
          <w:noProof/>
          <w:sz w:val="22"/>
          <w:szCs w:val="22"/>
        </w:rPr>
        <w:t xml:space="preserve">                                  </w:t>
      </w:r>
      <w:r w:rsidR="0085315F">
        <w:rPr>
          <w:noProof/>
          <w:sz w:val="22"/>
          <w:szCs w:val="22"/>
        </w:rPr>
        <w:t xml:space="preserve">            </w:t>
      </w:r>
      <w:r w:rsidR="00D25DEE" w:rsidRPr="0085315F">
        <w:rPr>
          <w:noProof/>
          <w:sz w:val="22"/>
          <w:szCs w:val="22"/>
        </w:rPr>
        <w:t xml:space="preserve">   </w:t>
      </w:r>
      <w:r w:rsidR="00342E04">
        <w:rPr>
          <w:noProof/>
          <w:sz w:val="22"/>
          <w:szCs w:val="22"/>
        </w:rPr>
        <w:t xml:space="preserve">        </w:t>
      </w:r>
      <w:r w:rsidR="008C4193" w:rsidRPr="0085315F">
        <w:rPr>
          <w:noProof/>
          <w:sz w:val="22"/>
          <w:szCs w:val="22"/>
        </w:rPr>
        <w:drawing>
          <wp:inline distT="0" distB="0" distL="0" distR="0" wp14:anchorId="56CDF52E" wp14:editId="63DB4A92">
            <wp:extent cx="2857899" cy="590632"/>
            <wp:effectExtent l="0" t="0" r="0" b="0"/>
            <wp:docPr id="654775067"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775067" name="Picture 1" descr="A black text on a white background&#10;&#10;Description automatically generated"/>
                    <pic:cNvPicPr/>
                  </pic:nvPicPr>
                  <pic:blipFill>
                    <a:blip r:embed="rId20"/>
                    <a:stretch>
                      <a:fillRect/>
                    </a:stretch>
                  </pic:blipFill>
                  <pic:spPr>
                    <a:xfrm>
                      <a:off x="0" y="0"/>
                      <a:ext cx="2857899" cy="590632"/>
                    </a:xfrm>
                    <a:prstGeom prst="rect">
                      <a:avLst/>
                    </a:prstGeom>
                  </pic:spPr>
                </pic:pic>
              </a:graphicData>
            </a:graphic>
          </wp:inline>
        </w:drawing>
      </w:r>
    </w:p>
    <w:p w14:paraId="4B79B214" w14:textId="0FB0D686" w:rsidR="00D25DEE" w:rsidRDefault="00D25DEE" w:rsidP="008C4193">
      <w:pPr>
        <w:ind w:left="283"/>
        <w:rPr>
          <w:b/>
          <w:bCs/>
          <w:noProof/>
          <w:sz w:val="22"/>
          <w:szCs w:val="22"/>
        </w:rPr>
      </w:pPr>
      <w:r w:rsidRPr="0085315F">
        <w:rPr>
          <w:noProof/>
          <w:sz w:val="22"/>
          <w:szCs w:val="22"/>
        </w:rPr>
        <w:t xml:space="preserve">                    </w:t>
      </w:r>
      <w:r w:rsidR="0085315F">
        <w:rPr>
          <w:noProof/>
          <w:sz w:val="22"/>
          <w:szCs w:val="22"/>
        </w:rPr>
        <w:t xml:space="preserve">        </w:t>
      </w:r>
      <w:r w:rsidRPr="0085315F">
        <w:rPr>
          <w:b/>
          <w:bCs/>
          <w:noProof/>
          <w:sz w:val="22"/>
          <w:szCs w:val="22"/>
        </w:rPr>
        <w:t>Logistic Growth Formula in Non-linear Least Square Formula</w:t>
      </w:r>
    </w:p>
    <w:p w14:paraId="30819341" w14:textId="2E69558C" w:rsidR="00CC1246" w:rsidRPr="00CC1246" w:rsidRDefault="00CC1246" w:rsidP="008C4193">
      <w:pPr>
        <w:ind w:left="283"/>
        <w:rPr>
          <w:rFonts w:ascii="Calibri" w:eastAsiaTheme="minorEastAsia" w:hAnsi="Calibri" w:cs="Calibri"/>
          <w:iCs/>
          <w:sz w:val="22"/>
          <w:szCs w:val="22"/>
        </w:rPr>
      </w:pPr>
      <w:r w:rsidRPr="00CC1246">
        <w:rPr>
          <w:rFonts w:ascii="Calibri" w:eastAsiaTheme="minorEastAsia" w:hAnsi="Calibri" w:cs="Calibri"/>
          <w:iCs/>
          <w:sz w:val="22"/>
          <w:szCs w:val="22"/>
        </w:rPr>
        <w:t>Derivation mathematical operation is implemented to the function to make it “0” but the whole process is complicated. Instead of implementing this, this problem can be solved with the help of “scipy.optimize.curve_fit”. It basically finds us values we looked for “a”, “b”, and “k” instead of solving complicated mathematical equations. All in all, the curve fit function in Python is so useful to be able to reach the best parameter for a, b, and k. Then, the obtained values provide an opportunity to find the right Qcap (Cap Value or K) value. Then, we will be able to acquire the tfast (fastest moment of growth) by using these values. That’s why, the nonlinear least square method has critical importance to be able to find the most appropriate Qcap value for the model.</w:t>
      </w:r>
    </w:p>
    <w:p w14:paraId="6C67D8C6" w14:textId="0CA1D400" w:rsidR="000D5F44" w:rsidRPr="00394F40" w:rsidRDefault="002B5F16" w:rsidP="00394F40">
      <w:pPr>
        <w:pStyle w:val="ListParagraph"/>
        <w:numPr>
          <w:ilvl w:val="1"/>
          <w:numId w:val="17"/>
        </w:numPr>
        <w:rPr>
          <w:rFonts w:ascii="Calibri" w:eastAsiaTheme="minorEastAsia" w:hAnsi="Calibri" w:cs="Calibri"/>
          <w:b/>
          <w:bCs/>
          <w:iCs/>
        </w:rPr>
      </w:pPr>
      <w:r w:rsidRPr="00394F40">
        <w:rPr>
          <w:rFonts w:ascii="Calibri" w:eastAsiaTheme="minorEastAsia" w:hAnsi="Calibri" w:cs="Calibri"/>
          <w:b/>
          <w:bCs/>
          <w:iCs/>
        </w:rPr>
        <w:t>Data Split and Model Training</w:t>
      </w:r>
    </w:p>
    <w:p w14:paraId="3E31C8C1" w14:textId="437D4194" w:rsidR="0089181B" w:rsidRPr="009A5F08" w:rsidRDefault="009A5F08" w:rsidP="009A5F08">
      <w:pPr>
        <w:ind w:left="284"/>
        <w:rPr>
          <w:rFonts w:ascii="Calibri" w:eastAsiaTheme="minorEastAsia" w:hAnsi="Calibri" w:cs="Calibri"/>
          <w:b/>
          <w:bCs/>
          <w:iCs/>
          <w:sz w:val="22"/>
          <w:szCs w:val="22"/>
        </w:rPr>
      </w:pPr>
      <w:r>
        <w:rPr>
          <w:rFonts w:ascii="Calibri" w:eastAsiaTheme="minorEastAsia" w:hAnsi="Calibri" w:cs="Calibri"/>
          <w:b/>
          <w:bCs/>
          <w:iCs/>
          <w:sz w:val="22"/>
          <w:szCs w:val="22"/>
        </w:rPr>
        <w:t xml:space="preserve">3.6.1 </w:t>
      </w:r>
      <w:r w:rsidR="002B5F16" w:rsidRPr="009A5F08">
        <w:rPr>
          <w:rFonts w:ascii="Calibri" w:eastAsiaTheme="minorEastAsia" w:hAnsi="Calibri" w:cs="Calibri"/>
          <w:b/>
          <w:bCs/>
          <w:iCs/>
          <w:sz w:val="22"/>
          <w:szCs w:val="22"/>
        </w:rPr>
        <w:t>Data Split</w:t>
      </w:r>
    </w:p>
    <w:p w14:paraId="5623CDFC" w14:textId="604B275B" w:rsidR="0089181B" w:rsidRPr="0089181B" w:rsidRDefault="0089181B" w:rsidP="0089181B">
      <w:pPr>
        <w:ind w:left="284"/>
        <w:rPr>
          <w:rFonts w:ascii="Calibri" w:eastAsiaTheme="minorEastAsia" w:hAnsi="Calibri" w:cs="Calibri"/>
          <w:b/>
          <w:bCs/>
          <w:iCs/>
          <w:sz w:val="22"/>
          <w:szCs w:val="22"/>
        </w:rPr>
      </w:pPr>
      <w:r w:rsidRPr="0089181B">
        <w:rPr>
          <w:rFonts w:ascii="Calibri" w:eastAsiaTheme="minorEastAsia" w:hAnsi="Calibri" w:cs="Calibri"/>
          <w:iCs/>
          <w:sz w:val="22"/>
          <w:szCs w:val="22"/>
        </w:rPr>
        <w:t xml:space="preserve">In this section, it will be mentioned how data is split into training and testing sets and how data is decided to time intervals for model training. </w:t>
      </w:r>
    </w:p>
    <w:p w14:paraId="36A22F90" w14:textId="77777777" w:rsidR="0089181B" w:rsidRPr="0089181B" w:rsidRDefault="0089181B" w:rsidP="0089181B">
      <w:pPr>
        <w:ind w:left="284"/>
        <w:rPr>
          <w:rFonts w:ascii="Calibri" w:eastAsiaTheme="minorEastAsia" w:hAnsi="Calibri" w:cs="Calibri"/>
          <w:iCs/>
          <w:sz w:val="22"/>
          <w:szCs w:val="22"/>
        </w:rPr>
      </w:pPr>
      <w:r w:rsidRPr="0089181B">
        <w:rPr>
          <w:rFonts w:ascii="Calibri" w:eastAsiaTheme="minorEastAsia" w:hAnsi="Calibri" w:cs="Calibri"/>
          <w:iCs/>
          <w:sz w:val="22"/>
          <w:szCs w:val="22"/>
        </w:rPr>
        <w:t xml:space="preserve">The training data is selected from January 3, 2020, to June 30, 2022, which includes a period slightly beyond the emergence of the Omicron variant. The main reason why the time interval is picked there is a significant increase in the number of COVID-19 cases so that the model has a better understanding of the impact of such variants like omicron and other seasonal effects (the same seasonal effect will be repeated for 2 years). </w:t>
      </w:r>
    </w:p>
    <w:p w14:paraId="07077A30" w14:textId="77777777" w:rsidR="0089181B" w:rsidRPr="0089181B" w:rsidRDefault="0089181B" w:rsidP="0089181B">
      <w:pPr>
        <w:ind w:left="284"/>
        <w:rPr>
          <w:rFonts w:ascii="Calibri" w:eastAsiaTheme="minorEastAsia" w:hAnsi="Calibri" w:cs="Calibri"/>
          <w:iCs/>
          <w:sz w:val="22"/>
          <w:szCs w:val="22"/>
        </w:rPr>
      </w:pPr>
      <w:r w:rsidRPr="0089181B">
        <w:rPr>
          <w:rFonts w:ascii="Calibri" w:eastAsiaTheme="minorEastAsia" w:hAnsi="Calibri" w:cs="Calibri"/>
          <w:iCs/>
          <w:sz w:val="22"/>
          <w:szCs w:val="22"/>
        </w:rPr>
        <w:t xml:space="preserve">The testing data was chosen from July 1, 2022, to May 31, 2023. This time frame was chosen to assess how effectively the model performed with data that was affected by the Omicron variation and data that was not, which helps the model to distinguish the existence and non-existence of variants. It will play an important role in the feature weight used on the model. </w:t>
      </w:r>
    </w:p>
    <w:p w14:paraId="26D83247" w14:textId="44E732DE" w:rsidR="0089181B" w:rsidRPr="0089181B" w:rsidRDefault="0089181B" w:rsidP="0089181B">
      <w:pPr>
        <w:ind w:left="284"/>
        <w:rPr>
          <w:rFonts w:ascii="Calibri" w:eastAsiaTheme="minorEastAsia" w:hAnsi="Calibri" w:cs="Calibri"/>
          <w:iCs/>
          <w:sz w:val="22"/>
          <w:szCs w:val="22"/>
        </w:rPr>
      </w:pPr>
      <w:r w:rsidRPr="0089181B">
        <w:rPr>
          <w:rFonts w:ascii="Calibri" w:eastAsiaTheme="minorEastAsia" w:hAnsi="Calibri" w:cs="Calibri"/>
          <w:iCs/>
          <w:sz w:val="22"/>
          <w:szCs w:val="22"/>
        </w:rPr>
        <w:t>Data was not selected randomly. Time-based split is used as it is mentioned above. This approach guarantees that the model can accurately comprehend and reflect the impact of seasonality and holidays because training data involved 2 2-year period of time.</w:t>
      </w:r>
    </w:p>
    <w:p w14:paraId="3D61A450" w14:textId="2C5A7654" w:rsidR="00913AB2" w:rsidRPr="00920A4B" w:rsidRDefault="00913AB2" w:rsidP="00920A4B">
      <w:pPr>
        <w:pStyle w:val="ListParagraph"/>
        <w:numPr>
          <w:ilvl w:val="2"/>
          <w:numId w:val="15"/>
        </w:numPr>
        <w:rPr>
          <w:rFonts w:ascii="Calibri" w:eastAsiaTheme="minorEastAsia" w:hAnsi="Calibri" w:cs="Calibri"/>
          <w:b/>
          <w:bCs/>
          <w:iCs/>
          <w:sz w:val="22"/>
          <w:szCs w:val="22"/>
        </w:rPr>
      </w:pPr>
      <w:r w:rsidRPr="00920A4B">
        <w:rPr>
          <w:rFonts w:ascii="Calibri" w:eastAsiaTheme="minorEastAsia" w:hAnsi="Calibri" w:cs="Calibri"/>
          <w:b/>
          <w:bCs/>
          <w:iCs/>
          <w:sz w:val="22"/>
          <w:szCs w:val="22"/>
        </w:rPr>
        <w:t>Model Training</w:t>
      </w:r>
    </w:p>
    <w:p w14:paraId="7C2135E9" w14:textId="77777777" w:rsidR="00131AC2" w:rsidRDefault="00131AC2" w:rsidP="00E76160">
      <w:pPr>
        <w:ind w:left="283"/>
        <w:rPr>
          <w:rFonts w:ascii="Calibri" w:eastAsiaTheme="minorEastAsia" w:hAnsi="Calibri" w:cs="Calibri"/>
          <w:iCs/>
          <w:sz w:val="22"/>
          <w:szCs w:val="22"/>
        </w:rPr>
      </w:pPr>
      <w:r w:rsidRPr="00131AC2">
        <w:rPr>
          <w:rFonts w:ascii="Calibri" w:eastAsiaTheme="minorEastAsia" w:hAnsi="Calibri" w:cs="Calibri"/>
          <w:iCs/>
          <w:sz w:val="22"/>
          <w:szCs w:val="22"/>
        </w:rPr>
        <w:t xml:space="preserve">After the data split is completed and the model is fed with Cap value, the model training phase starts, which involves operations like cross-validation and hyper parameter tunning to obtain better results and also ensures whether the model deal with overfitting or not. </w:t>
      </w:r>
    </w:p>
    <w:p w14:paraId="6503C272" w14:textId="45197D69" w:rsidR="00913AB2" w:rsidRPr="00B35F90" w:rsidRDefault="00B35F90" w:rsidP="00131AC2">
      <w:pPr>
        <w:ind w:firstLine="283"/>
        <w:rPr>
          <w:rFonts w:ascii="Calibri" w:eastAsiaTheme="minorEastAsia" w:hAnsi="Calibri" w:cs="Calibri"/>
          <w:b/>
          <w:bCs/>
          <w:sz w:val="22"/>
          <w:szCs w:val="22"/>
        </w:rPr>
      </w:pPr>
      <w:r w:rsidRPr="00B35F90">
        <w:rPr>
          <w:rFonts w:ascii="Calibri" w:eastAsiaTheme="minorEastAsia" w:hAnsi="Calibri" w:cs="Calibri"/>
          <w:b/>
          <w:bCs/>
          <w:sz w:val="22"/>
          <w:szCs w:val="22"/>
        </w:rPr>
        <w:t>3</w:t>
      </w:r>
      <w:r w:rsidR="00913AB2" w:rsidRPr="00B35F90">
        <w:rPr>
          <w:rFonts w:ascii="Calibri" w:eastAsiaTheme="minorEastAsia" w:hAnsi="Calibri" w:cs="Calibri"/>
          <w:b/>
          <w:bCs/>
          <w:sz w:val="22"/>
          <w:szCs w:val="22"/>
        </w:rPr>
        <w:t>.</w:t>
      </w:r>
      <w:r w:rsidR="00920A4B">
        <w:rPr>
          <w:rFonts w:ascii="Calibri" w:eastAsiaTheme="minorEastAsia" w:hAnsi="Calibri" w:cs="Calibri"/>
          <w:b/>
          <w:bCs/>
          <w:sz w:val="22"/>
          <w:szCs w:val="22"/>
        </w:rPr>
        <w:t>6</w:t>
      </w:r>
      <w:r w:rsidR="00913AB2" w:rsidRPr="00B35F90">
        <w:rPr>
          <w:rFonts w:ascii="Calibri" w:eastAsiaTheme="minorEastAsia" w:hAnsi="Calibri" w:cs="Calibri"/>
          <w:b/>
          <w:bCs/>
          <w:sz w:val="22"/>
          <w:szCs w:val="22"/>
        </w:rPr>
        <w:t>.3 Cross Validation</w:t>
      </w:r>
    </w:p>
    <w:p w14:paraId="5C477038" w14:textId="77777777" w:rsidR="00913AB2" w:rsidRPr="00B35F90" w:rsidRDefault="00913AB2" w:rsidP="00913AB2">
      <w:pPr>
        <w:ind w:left="283"/>
        <w:rPr>
          <w:rFonts w:ascii="Calibri" w:eastAsia="Times New Roman" w:hAnsi="Calibri" w:cs="Calibri"/>
          <w:kern w:val="0"/>
          <w:sz w:val="22"/>
          <w:szCs w:val="22"/>
          <w:lang w:eastAsia="en-GB"/>
          <w14:ligatures w14:val="none"/>
        </w:rPr>
      </w:pPr>
      <w:r w:rsidRPr="00B35F90">
        <w:rPr>
          <w:rFonts w:ascii="Calibri" w:eastAsia="Times New Roman" w:hAnsi="Calibri" w:cs="Calibri"/>
          <w:kern w:val="0"/>
          <w:sz w:val="22"/>
          <w:szCs w:val="22"/>
          <w:lang w:eastAsia="en-GB"/>
          <w14:ligatures w14:val="none"/>
        </w:rPr>
        <w:lastRenderedPageBreak/>
        <w:t>According to the Facebook Prophet documentation, Prophet provides a solid foundation which makes it easier to assess the performance of the model over different periods. In order to evaluate the predictive accuracy of the model, the data is divided into training and testing sets over a range of periods using the cross-validation process. This methodology allows the evaluation of the model's generalizability to unseen data and identifies potential opportunities for enhancement [5]. It basically helps to understand if the model memorizes the provided dataset. Overfitting is a serious issue that needs to be avoided in terms of the generalization ability of the model. If the model does not have sufficient generalization ability, there is no way the model has an accurate prediction for future</w:t>
      </w:r>
    </w:p>
    <w:p w14:paraId="3BA90842" w14:textId="77777777" w:rsidR="00913AB2" w:rsidRDefault="00913AB2" w:rsidP="00913AB2">
      <w:pPr>
        <w:ind w:left="283"/>
        <w:rPr>
          <w:rFonts w:ascii="Calibri" w:eastAsiaTheme="minorEastAsia" w:hAnsi="Calibri" w:cs="Calibri"/>
          <w:b/>
          <w:bCs/>
        </w:rPr>
      </w:pPr>
      <w:r w:rsidRPr="00226E05">
        <w:rPr>
          <w:rFonts w:ascii="Calibri" w:eastAsiaTheme="minorEastAsia" w:hAnsi="Calibri" w:cs="Calibri"/>
          <w:b/>
          <w:bCs/>
          <w:noProof/>
        </w:rPr>
        <w:drawing>
          <wp:inline distT="0" distB="0" distL="0" distR="0" wp14:anchorId="7B08A114" wp14:editId="1518707B">
            <wp:extent cx="5728231" cy="2122098"/>
            <wp:effectExtent l="0" t="0" r="6350" b="0"/>
            <wp:docPr id="16607468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643322" name="Picture 1" descr="A screenshot of a computer&#10;&#10;Description automatically generated"/>
                    <pic:cNvPicPr/>
                  </pic:nvPicPr>
                  <pic:blipFill>
                    <a:blip r:embed="rId21"/>
                    <a:stretch>
                      <a:fillRect/>
                    </a:stretch>
                  </pic:blipFill>
                  <pic:spPr>
                    <a:xfrm>
                      <a:off x="0" y="0"/>
                      <a:ext cx="5751457" cy="2130702"/>
                    </a:xfrm>
                    <a:prstGeom prst="rect">
                      <a:avLst/>
                    </a:prstGeom>
                  </pic:spPr>
                </pic:pic>
              </a:graphicData>
            </a:graphic>
          </wp:inline>
        </w:drawing>
      </w:r>
    </w:p>
    <w:p w14:paraId="5EAEA5BD" w14:textId="16200E04" w:rsidR="00913AB2" w:rsidRPr="00B35F90" w:rsidRDefault="00913AB2" w:rsidP="00913AB2">
      <w:pPr>
        <w:ind w:left="283"/>
        <w:rPr>
          <w:rFonts w:ascii="Calibri" w:eastAsiaTheme="minorEastAsia" w:hAnsi="Calibri" w:cs="Calibri"/>
          <w:b/>
          <w:bCs/>
          <w:sz w:val="22"/>
          <w:szCs w:val="22"/>
        </w:rPr>
      </w:pPr>
      <w:r w:rsidRPr="00B35F90">
        <w:rPr>
          <w:rFonts w:ascii="Calibri" w:eastAsiaTheme="minorEastAsia" w:hAnsi="Calibri" w:cs="Calibri"/>
        </w:rPr>
        <w:t xml:space="preserve"> </w:t>
      </w:r>
      <w:r w:rsidR="00B35F90">
        <w:rPr>
          <w:rFonts w:ascii="Calibri" w:eastAsiaTheme="minorEastAsia" w:hAnsi="Calibri" w:cs="Calibri"/>
        </w:rPr>
        <w:t xml:space="preserve">              </w:t>
      </w:r>
      <w:r w:rsidRPr="00B35F90">
        <w:rPr>
          <w:rFonts w:ascii="Calibri" w:eastAsiaTheme="minorEastAsia" w:hAnsi="Calibri" w:cs="Calibri"/>
          <w:b/>
          <w:bCs/>
          <w:sz w:val="22"/>
          <w:szCs w:val="22"/>
        </w:rPr>
        <w:t xml:space="preserve">Figure </w:t>
      </w:r>
      <w:r w:rsidR="00D375C8" w:rsidRPr="00B35F90">
        <w:rPr>
          <w:rFonts w:ascii="Calibri" w:eastAsiaTheme="minorEastAsia" w:hAnsi="Calibri" w:cs="Calibri"/>
          <w:b/>
          <w:bCs/>
          <w:sz w:val="22"/>
          <w:szCs w:val="22"/>
        </w:rPr>
        <w:t>2</w:t>
      </w:r>
      <w:r w:rsidRPr="00B35F90">
        <w:rPr>
          <w:rFonts w:ascii="Calibri" w:eastAsiaTheme="minorEastAsia" w:hAnsi="Calibri" w:cs="Calibri"/>
          <w:b/>
          <w:bCs/>
          <w:sz w:val="22"/>
          <w:szCs w:val="22"/>
        </w:rPr>
        <w:t>.</w:t>
      </w:r>
      <w:r w:rsidR="00D375C8" w:rsidRPr="00B35F90">
        <w:rPr>
          <w:rFonts w:ascii="Calibri" w:eastAsiaTheme="minorEastAsia" w:hAnsi="Calibri" w:cs="Calibri"/>
          <w:b/>
          <w:bCs/>
          <w:sz w:val="22"/>
          <w:szCs w:val="22"/>
        </w:rPr>
        <w:t xml:space="preserve"> Cross Validation Working Principle on Plot, x-axis date, y-axis number of splits</w:t>
      </w:r>
    </w:p>
    <w:p w14:paraId="6D1934B9" w14:textId="29698855" w:rsidR="00913AB2" w:rsidRPr="00B35F90" w:rsidRDefault="00913AB2" w:rsidP="00913AB2">
      <w:pPr>
        <w:ind w:left="270"/>
        <w:rPr>
          <w:rFonts w:ascii="Calibri" w:eastAsiaTheme="minorEastAsia" w:hAnsi="Calibri" w:cs="Calibri"/>
          <w:sz w:val="22"/>
          <w:szCs w:val="22"/>
        </w:rPr>
      </w:pPr>
      <w:r w:rsidRPr="00B35F90">
        <w:rPr>
          <w:rFonts w:ascii="Calibri" w:eastAsiaTheme="minorEastAsia" w:hAnsi="Calibri" w:cs="Calibri"/>
          <w:sz w:val="22"/>
          <w:szCs w:val="22"/>
        </w:rPr>
        <w:t>There is a figure</w:t>
      </w:r>
      <w:r w:rsidR="00D375C8" w:rsidRPr="00B35F90">
        <w:rPr>
          <w:rFonts w:ascii="Calibri" w:eastAsiaTheme="minorEastAsia" w:hAnsi="Calibri" w:cs="Calibri"/>
          <w:sz w:val="22"/>
          <w:szCs w:val="22"/>
        </w:rPr>
        <w:t xml:space="preserve"> 2.</w:t>
      </w:r>
      <w:r w:rsidRPr="00B35F90">
        <w:rPr>
          <w:rFonts w:ascii="Calibri" w:eastAsiaTheme="minorEastAsia" w:hAnsi="Calibri" w:cs="Calibri"/>
          <w:sz w:val="22"/>
          <w:szCs w:val="22"/>
        </w:rPr>
        <w:t xml:space="preserve"> indicating how cross-validation works </w:t>
      </w:r>
      <w:r w:rsidR="00060366" w:rsidRPr="00B35F90">
        <w:rPr>
          <w:rFonts w:ascii="Calibri" w:eastAsiaTheme="minorEastAsia" w:hAnsi="Calibri" w:cs="Calibri"/>
          <w:sz w:val="22"/>
          <w:szCs w:val="22"/>
        </w:rPr>
        <w:t>over</w:t>
      </w:r>
      <w:r w:rsidR="00060366">
        <w:rPr>
          <w:rFonts w:ascii="Calibri" w:eastAsiaTheme="minorEastAsia" w:hAnsi="Calibri" w:cs="Calibri"/>
          <w:sz w:val="22"/>
          <w:szCs w:val="22"/>
        </w:rPr>
        <w:t xml:space="preserve"> </w:t>
      </w:r>
      <w:r w:rsidR="00060366" w:rsidRPr="00B35F90">
        <w:rPr>
          <w:rFonts w:ascii="Calibri" w:eastAsiaTheme="minorEastAsia" w:hAnsi="Calibri" w:cs="Calibri"/>
          <w:sz w:val="22"/>
          <w:szCs w:val="22"/>
        </w:rPr>
        <w:t>time</w:t>
      </w:r>
      <w:r w:rsidRPr="00B35F90">
        <w:rPr>
          <w:rFonts w:ascii="Calibri" w:eastAsiaTheme="minorEastAsia" w:hAnsi="Calibri" w:cs="Calibri"/>
          <w:sz w:val="22"/>
          <w:szCs w:val="22"/>
        </w:rPr>
        <w:t xml:space="preserve">. The black area shows the whole period, which is 730 days. The initial period involves a time interval of training datasets. </w:t>
      </w:r>
      <w:r w:rsidR="00EF7763">
        <w:rPr>
          <w:rFonts w:ascii="Calibri" w:eastAsiaTheme="minorEastAsia" w:hAnsi="Calibri" w:cs="Calibri"/>
          <w:sz w:val="22"/>
          <w:szCs w:val="22"/>
        </w:rPr>
        <w:t>Period</w:t>
      </w:r>
      <w:r w:rsidRPr="00B35F90">
        <w:rPr>
          <w:rFonts w:ascii="Calibri" w:eastAsiaTheme="minorEastAsia" w:hAnsi="Calibri" w:cs="Calibri"/>
          <w:sz w:val="22"/>
          <w:szCs w:val="22"/>
        </w:rPr>
        <w:t xml:space="preserve"> for cross-validation decides how long data will shift over time. Just as the starting point for the initial is shifted forward by the given period, the end of the initial must be shifted forward by the given period so that the model will be able to come across data that will have never seen, which enables it to understand whether the built model is robust. When it comes to the “</w:t>
      </w:r>
      <w:r w:rsidR="00B61863">
        <w:rPr>
          <w:rFonts w:ascii="Calibri" w:eastAsiaTheme="minorEastAsia" w:hAnsi="Calibri" w:cs="Calibri"/>
          <w:sz w:val="22"/>
          <w:szCs w:val="22"/>
        </w:rPr>
        <w:t>horizon</w:t>
      </w:r>
      <w:r w:rsidRPr="00B35F90">
        <w:rPr>
          <w:rFonts w:ascii="Calibri" w:eastAsiaTheme="minorEastAsia" w:hAnsi="Calibri" w:cs="Calibri"/>
          <w:sz w:val="22"/>
          <w:szCs w:val="22"/>
        </w:rPr>
        <w:t>” parameter for cross-validation, it basically shows how long the future the model will forecast.</w:t>
      </w:r>
    </w:p>
    <w:p w14:paraId="036D88C9" w14:textId="089FD3FB" w:rsidR="00913AB2" w:rsidRPr="00B35F90" w:rsidRDefault="00B35F90" w:rsidP="00913AB2">
      <w:pPr>
        <w:ind w:left="270"/>
        <w:rPr>
          <w:rFonts w:ascii="Calibri" w:eastAsiaTheme="minorEastAsia" w:hAnsi="Calibri" w:cs="Calibri"/>
          <w:b/>
          <w:bCs/>
          <w:sz w:val="22"/>
          <w:szCs w:val="22"/>
        </w:rPr>
      </w:pPr>
      <w:r>
        <w:rPr>
          <w:rFonts w:ascii="Calibri" w:eastAsiaTheme="minorEastAsia" w:hAnsi="Calibri" w:cs="Calibri"/>
          <w:b/>
          <w:bCs/>
          <w:sz w:val="22"/>
          <w:szCs w:val="22"/>
        </w:rPr>
        <w:t>3</w:t>
      </w:r>
      <w:r w:rsidR="00913AB2" w:rsidRPr="00B35F90">
        <w:rPr>
          <w:rFonts w:ascii="Calibri" w:eastAsiaTheme="minorEastAsia" w:hAnsi="Calibri" w:cs="Calibri"/>
          <w:b/>
          <w:bCs/>
          <w:sz w:val="22"/>
          <w:szCs w:val="22"/>
        </w:rPr>
        <w:t>.</w:t>
      </w:r>
      <w:r w:rsidR="00920A4B">
        <w:rPr>
          <w:rFonts w:ascii="Calibri" w:eastAsiaTheme="minorEastAsia" w:hAnsi="Calibri" w:cs="Calibri"/>
          <w:b/>
          <w:bCs/>
          <w:sz w:val="22"/>
          <w:szCs w:val="22"/>
        </w:rPr>
        <w:t>6</w:t>
      </w:r>
      <w:r w:rsidR="00913AB2" w:rsidRPr="00B35F90">
        <w:rPr>
          <w:rFonts w:ascii="Calibri" w:eastAsiaTheme="minorEastAsia" w:hAnsi="Calibri" w:cs="Calibri"/>
          <w:b/>
          <w:bCs/>
          <w:sz w:val="22"/>
          <w:szCs w:val="22"/>
        </w:rPr>
        <w:t>.4</w:t>
      </w:r>
      <w:r w:rsidR="00913AB2" w:rsidRPr="00B35F90">
        <w:rPr>
          <w:rFonts w:ascii="Calibri" w:eastAsiaTheme="minorEastAsia" w:hAnsi="Calibri" w:cs="Calibri"/>
          <w:sz w:val="22"/>
          <w:szCs w:val="22"/>
        </w:rPr>
        <w:t xml:space="preserve"> </w:t>
      </w:r>
      <w:r w:rsidR="00913AB2" w:rsidRPr="00B35F90">
        <w:rPr>
          <w:rFonts w:ascii="Calibri" w:eastAsiaTheme="minorEastAsia" w:hAnsi="Calibri" w:cs="Calibri"/>
          <w:b/>
          <w:bCs/>
          <w:sz w:val="22"/>
          <w:szCs w:val="22"/>
        </w:rPr>
        <w:t xml:space="preserve">Hyperparameter Tunning </w:t>
      </w:r>
    </w:p>
    <w:p w14:paraId="2017117A" w14:textId="613F0227" w:rsidR="00932A68" w:rsidRPr="00B35F90" w:rsidRDefault="00913AB2" w:rsidP="00932A68">
      <w:pPr>
        <w:spacing w:after="0" w:line="240" w:lineRule="auto"/>
        <w:ind w:left="283"/>
        <w:rPr>
          <w:rFonts w:ascii="Calibri" w:eastAsia="Times New Roman" w:hAnsi="Calibri" w:cs="Calibri"/>
          <w:kern w:val="0"/>
          <w:sz w:val="22"/>
          <w:szCs w:val="22"/>
          <w:lang w:eastAsia="en-GB"/>
          <w14:ligatures w14:val="none"/>
        </w:rPr>
      </w:pPr>
      <w:r w:rsidRPr="00B35F90">
        <w:rPr>
          <w:rFonts w:ascii="Calibri" w:eastAsia="Times New Roman" w:hAnsi="Calibri" w:cs="Calibri"/>
          <w:kern w:val="0"/>
          <w:sz w:val="22"/>
          <w:szCs w:val="22"/>
          <w:lang w:eastAsia="en-GB"/>
          <w14:ligatures w14:val="none"/>
        </w:rPr>
        <w:t xml:space="preserve">According to Facebook Prophet documentation, Prophet is a powerful time series forecasting tool, and adjusting its hyperparameters can significantly improve its performance. Prophet's hyperparameters, such as seasonality_prior_scale and changepoint_prior_scale, control how flexible the model is when fitting data. For instance, the changepoint_prior_scale parameter affects how sensitive the trend is to changes, allowing different levels of flexibility in response to sudden shifts in data patterns [5]. </w:t>
      </w:r>
      <w:r w:rsidR="00B92360" w:rsidRPr="00B35F90">
        <w:rPr>
          <w:rFonts w:ascii="Calibri" w:eastAsia="Times New Roman" w:hAnsi="Calibri" w:cs="Calibri"/>
          <w:kern w:val="0"/>
          <w:sz w:val="22"/>
          <w:szCs w:val="22"/>
          <w:lang w:eastAsia="en-GB"/>
          <w14:ligatures w14:val="none"/>
        </w:rPr>
        <w:t>Before using grid search, the model automatically used their default values. The main purpose of grid search is to find better parameters than default values used on model. Therefore, it should be defined in the list. Then, it must be tried every combination of internal parameters while changing their value on the defined list used for each parameter.</w:t>
      </w:r>
    </w:p>
    <w:p w14:paraId="446B7F87" w14:textId="28E40ED7" w:rsidR="002D4FE6" w:rsidRPr="00B35F90" w:rsidRDefault="00B35F90" w:rsidP="00B35F90">
      <w:pPr>
        <w:ind w:firstLine="283"/>
        <w:rPr>
          <w:rFonts w:ascii="Calibri" w:eastAsiaTheme="minorEastAsia" w:hAnsi="Calibri" w:cs="Calibri"/>
          <w:b/>
          <w:bCs/>
          <w:iCs/>
          <w:sz w:val="28"/>
          <w:szCs w:val="28"/>
        </w:rPr>
      </w:pPr>
      <w:r w:rsidRPr="00B35F90">
        <w:rPr>
          <w:rFonts w:ascii="Calibri" w:eastAsiaTheme="minorEastAsia" w:hAnsi="Calibri" w:cs="Calibri"/>
          <w:b/>
          <w:bCs/>
          <w:sz w:val="28"/>
          <w:szCs w:val="28"/>
        </w:rPr>
        <w:t>4.</w:t>
      </w:r>
      <w:r w:rsidRPr="00B35F90">
        <w:rPr>
          <w:rFonts w:ascii="Calibri" w:eastAsiaTheme="minorEastAsia" w:hAnsi="Calibri" w:cs="Calibri"/>
          <w:b/>
          <w:bCs/>
          <w:iCs/>
          <w:sz w:val="28"/>
          <w:szCs w:val="28"/>
        </w:rPr>
        <w:t xml:space="preserve"> </w:t>
      </w:r>
      <w:r w:rsidR="005E7220" w:rsidRPr="00B35F90">
        <w:rPr>
          <w:rFonts w:ascii="Calibri" w:eastAsiaTheme="minorEastAsia" w:hAnsi="Calibri" w:cs="Calibri"/>
          <w:b/>
          <w:bCs/>
          <w:iCs/>
          <w:sz w:val="28"/>
          <w:szCs w:val="28"/>
        </w:rPr>
        <w:t>Data Collection</w:t>
      </w:r>
      <w:r w:rsidR="008A04FA" w:rsidRPr="00B35F90">
        <w:rPr>
          <w:rFonts w:ascii="Calibri" w:eastAsiaTheme="minorEastAsia" w:hAnsi="Calibri" w:cs="Calibri"/>
          <w:b/>
          <w:bCs/>
          <w:iCs/>
          <w:sz w:val="28"/>
          <w:szCs w:val="28"/>
        </w:rPr>
        <w:t>,</w:t>
      </w:r>
      <w:r w:rsidR="003354B5" w:rsidRPr="00B35F90">
        <w:rPr>
          <w:rFonts w:ascii="Calibri" w:eastAsiaTheme="minorEastAsia" w:hAnsi="Calibri" w:cs="Calibri"/>
          <w:b/>
          <w:bCs/>
          <w:iCs/>
          <w:sz w:val="28"/>
          <w:szCs w:val="28"/>
        </w:rPr>
        <w:t xml:space="preserve"> Prep</w:t>
      </w:r>
      <w:r w:rsidR="00194BA3" w:rsidRPr="00B35F90">
        <w:rPr>
          <w:rFonts w:ascii="Calibri" w:eastAsiaTheme="minorEastAsia" w:hAnsi="Calibri" w:cs="Calibri"/>
          <w:b/>
          <w:bCs/>
          <w:iCs/>
          <w:sz w:val="28"/>
          <w:szCs w:val="28"/>
        </w:rPr>
        <w:t>rocess</w:t>
      </w:r>
      <w:r w:rsidR="003354B5" w:rsidRPr="00B35F90">
        <w:rPr>
          <w:rFonts w:ascii="Calibri" w:eastAsiaTheme="minorEastAsia" w:hAnsi="Calibri" w:cs="Calibri"/>
          <w:b/>
          <w:bCs/>
          <w:iCs/>
          <w:sz w:val="28"/>
          <w:szCs w:val="28"/>
        </w:rPr>
        <w:t>ing</w:t>
      </w:r>
      <w:r w:rsidR="008A04FA" w:rsidRPr="00B35F90">
        <w:rPr>
          <w:rFonts w:ascii="Calibri" w:eastAsiaTheme="minorEastAsia" w:hAnsi="Calibri" w:cs="Calibri"/>
          <w:b/>
          <w:bCs/>
          <w:iCs/>
          <w:sz w:val="28"/>
          <w:szCs w:val="28"/>
        </w:rPr>
        <w:t xml:space="preserve"> and Exploratory Data Analysis</w:t>
      </w:r>
    </w:p>
    <w:p w14:paraId="05DF4D67" w14:textId="77777777" w:rsidR="00564D61" w:rsidRPr="00564D61" w:rsidRDefault="00564D61" w:rsidP="00564D61">
      <w:pPr>
        <w:ind w:left="283"/>
        <w:rPr>
          <w:rFonts w:ascii="Calibri" w:eastAsiaTheme="minorEastAsia" w:hAnsi="Calibri" w:cs="Calibri"/>
          <w:sz w:val="22"/>
          <w:szCs w:val="22"/>
        </w:rPr>
      </w:pPr>
      <w:r w:rsidRPr="00564D61">
        <w:rPr>
          <w:rFonts w:ascii="Calibri" w:eastAsiaTheme="minorEastAsia" w:hAnsi="Calibri" w:cs="Calibri"/>
          <w:sz w:val="22"/>
          <w:szCs w:val="22"/>
        </w:rPr>
        <w:t xml:space="preserve">To begin with, daily official UK data was collected using the National Health Service. The initial dataset provides information about daily and cumulative number of cases, first, second, and third dose vaccination numbers, testing numbers and positivity rates, reinfections, and hospital </w:t>
      </w:r>
      <w:r w:rsidRPr="00564D61">
        <w:rPr>
          <w:rFonts w:ascii="Calibri" w:eastAsiaTheme="minorEastAsia" w:hAnsi="Calibri" w:cs="Calibri"/>
          <w:sz w:val="22"/>
          <w:szCs w:val="22"/>
        </w:rPr>
        <w:lastRenderedPageBreak/>
        <w:t>admissions. Key variables in the dataset include daily_cases, cum_cases, new_first_episode, cum_first_episode, new_reinfections, cum_reinfections, new_pcr_test, cum_pcr_test, test_roll_pos_pct, test_roll_people, new_first_dose, cum_first_dose, new_second_dose, cum_second_dose, new_third_dose, cum_third_dose, new_admissions, and cum_admissions.</w:t>
      </w:r>
    </w:p>
    <w:p w14:paraId="62A92568" w14:textId="77777777" w:rsidR="00564D61" w:rsidRPr="00564D61" w:rsidRDefault="00564D61" w:rsidP="00564D61">
      <w:pPr>
        <w:ind w:left="283"/>
        <w:rPr>
          <w:rFonts w:ascii="Calibri" w:eastAsiaTheme="minorEastAsia" w:hAnsi="Calibri" w:cs="Calibri"/>
          <w:sz w:val="22"/>
          <w:szCs w:val="22"/>
        </w:rPr>
      </w:pPr>
      <w:r w:rsidRPr="00564D61">
        <w:rPr>
          <w:rFonts w:ascii="Calibri" w:eastAsiaTheme="minorEastAsia" w:hAnsi="Calibri" w:cs="Calibri"/>
          <w:sz w:val="22"/>
          <w:szCs w:val="22"/>
        </w:rPr>
        <w:t>It is noted that in handling the impact of lockdowns, specific events like the omicron variant were flagged and included as regressors in the model. These flags are seen as part of the involved future of the model. Additionally, vaccination data is directly used as a regressor, which helps to model how increasing the vaccination rate affected the spread of the virus. Using a regressor means selecting features influencing model prediction. In your main dataset, there is no importance to what you involved on the main dataset. The only important thing is which features are involved as regressors from the main dataset.</w:t>
      </w:r>
    </w:p>
    <w:p w14:paraId="0E0D0171" w14:textId="77777777" w:rsidR="00564D61" w:rsidRPr="00564D61" w:rsidRDefault="00564D61" w:rsidP="00564D61">
      <w:pPr>
        <w:ind w:left="283"/>
        <w:rPr>
          <w:rFonts w:ascii="Calibri" w:eastAsiaTheme="minorEastAsia" w:hAnsi="Calibri" w:cs="Calibri"/>
          <w:sz w:val="22"/>
          <w:szCs w:val="22"/>
        </w:rPr>
      </w:pPr>
      <w:r w:rsidRPr="00564D61">
        <w:rPr>
          <w:rFonts w:ascii="Calibri" w:eastAsiaTheme="minorEastAsia" w:hAnsi="Calibri" w:cs="Calibri"/>
          <w:sz w:val="22"/>
          <w:szCs w:val="22"/>
        </w:rPr>
        <w:t>The main focus for prediction in this project is to forecast a cumulative number of cases because cap value or logistic models are concepts that suit better cumulative cases. The dataset consists of 2,754 rows and 18 columns and has an overall missing data rate of approximately 25.25%. The missing data primarily originates from the unavailability of data on certain dates, rather than errors in the data collection phase. The collected data had data from 4 different regions which are England, Scotland, Wales, and Northern Ireland. However, countries like Wales and Northern Ireland had a myriad of data pieces filled with forward fill and backfill, which means most of the data for these countries was far away from real values. Therefore, these countries’ data was not involved in the main dataset used for training model.</w:t>
      </w:r>
    </w:p>
    <w:p w14:paraId="23FD0CCA" w14:textId="0DF43571" w:rsidR="00564D61" w:rsidRPr="00564D61" w:rsidRDefault="00564D61" w:rsidP="00564D61">
      <w:pPr>
        <w:ind w:left="283"/>
        <w:rPr>
          <w:rFonts w:ascii="Calibri" w:eastAsiaTheme="minorEastAsia" w:hAnsi="Calibri" w:cs="Calibri"/>
          <w:sz w:val="22"/>
          <w:szCs w:val="22"/>
        </w:rPr>
      </w:pPr>
      <w:r w:rsidRPr="00564D61">
        <w:rPr>
          <w:rFonts w:ascii="Calibri" w:eastAsiaTheme="minorEastAsia" w:hAnsi="Calibri" w:cs="Calibri"/>
          <w:sz w:val="22"/>
          <w:szCs w:val="22"/>
        </w:rPr>
        <w:t xml:space="preserve"> After Scotland and England's National Health Service data were merged. Then, their missing values were checked. The main reason for missing values on merged data is there was actually no available data. Due to this fact, there was no point filling them with any method requiring “backfill”, “forward fill”, “mean filling”, “mode filling” etc. daily_cases, cum_cases,  are filled, new_pcr_test, cum_pcr_test, test_roll_pos_pct, test_roll_people, new_first_dose, cum_first_dose, new_second_dose, cum_second_dose, new_third_dose, cum_third_dose with “0” since there were no actual values for these dates. The collected data is in a time interval which is between “03/01/2020” and “02/10/2023”. There was also another issue about the collected data. Upon examination of the vaccination data, it was seen that the first_dose, second_dose, and total_booster vaccination data’s’ starting date is in the same starting date. Logically, the first dose, second dose, and booster dose cannot have the same start date, which creates an issue not logical. It was basically requiring data shifting. After the detection of starting points of the “first dose”, and “second dose “via the NHS website [13], </w:t>
      </w:r>
      <w:r w:rsidR="002B7758">
        <w:rPr>
          <w:rFonts w:ascii="Calibri" w:eastAsiaTheme="minorEastAsia" w:hAnsi="Calibri" w:cs="Calibri"/>
          <w:sz w:val="22"/>
          <w:szCs w:val="22"/>
        </w:rPr>
        <w:t>t</w:t>
      </w:r>
      <w:r w:rsidRPr="00564D61">
        <w:rPr>
          <w:rFonts w:ascii="Calibri" w:eastAsiaTheme="minorEastAsia" w:hAnsi="Calibri" w:cs="Calibri"/>
          <w:sz w:val="22"/>
          <w:szCs w:val="22"/>
        </w:rPr>
        <w:t>ime shifting</w:t>
      </w:r>
      <w:r w:rsidR="002B7758">
        <w:rPr>
          <w:rFonts w:ascii="Calibri" w:eastAsiaTheme="minorEastAsia" w:hAnsi="Calibri" w:cs="Calibri"/>
          <w:sz w:val="22"/>
          <w:szCs w:val="22"/>
        </w:rPr>
        <w:t xml:space="preserve"> is</w:t>
      </w:r>
      <w:r w:rsidRPr="00564D61">
        <w:rPr>
          <w:rFonts w:ascii="Calibri" w:eastAsiaTheme="minorEastAsia" w:hAnsi="Calibri" w:cs="Calibri"/>
          <w:sz w:val="22"/>
          <w:szCs w:val="22"/>
        </w:rPr>
        <w:t xml:space="preserve"> decided for the second dose according to NHS information [13]. It </w:t>
      </w:r>
      <w:r w:rsidR="002B7758">
        <w:rPr>
          <w:rFonts w:ascii="Calibri" w:eastAsiaTheme="minorEastAsia" w:hAnsi="Calibri" w:cs="Calibri"/>
          <w:sz w:val="22"/>
          <w:szCs w:val="22"/>
        </w:rPr>
        <w:t xml:space="preserve">is </w:t>
      </w:r>
      <w:r w:rsidRPr="00564D61">
        <w:rPr>
          <w:rFonts w:ascii="Calibri" w:eastAsiaTheme="minorEastAsia" w:hAnsi="Calibri" w:cs="Calibri"/>
          <w:sz w:val="22"/>
          <w:szCs w:val="22"/>
        </w:rPr>
        <w:t>also available information on when the total booster campaign started [14].</w:t>
      </w:r>
    </w:p>
    <w:p w14:paraId="0F7059A2" w14:textId="4EF17586" w:rsidR="00806BCC" w:rsidRDefault="00564D61" w:rsidP="00564D61">
      <w:pPr>
        <w:ind w:left="283"/>
        <w:rPr>
          <w:rFonts w:ascii="Aptos Narrow" w:eastAsia="Times New Roman" w:hAnsi="Aptos Narrow" w:cs="Times New Roman"/>
          <w:color w:val="000000"/>
          <w:kern w:val="0"/>
          <w:sz w:val="22"/>
          <w:szCs w:val="22"/>
          <w:lang w:eastAsia="en-GB"/>
          <w14:ligatures w14:val="none"/>
        </w:rPr>
      </w:pPr>
      <w:r w:rsidRPr="00564D61">
        <w:rPr>
          <w:rFonts w:ascii="Calibri" w:eastAsiaTheme="minorEastAsia" w:hAnsi="Calibri" w:cs="Calibri"/>
          <w:sz w:val="22"/>
          <w:szCs w:val="22"/>
        </w:rPr>
        <w:t xml:space="preserve"> In the beginning, the starting date of the second dose and booster dose features is decided and saved as a mini dataset after date adjustments were done according to NHS. Then, shifted second dose and booster datasets were replaced with the original dataset’s second dose and booster dose features. Then, a more reliable dataset was obtained with the help of the operation. At the same time, critical dates and events were examined for “United Kingdom”. It was found out Lockdown dates were significant dates for COVID-19. </w:t>
      </w:r>
      <w:r w:rsidR="00806BCC">
        <w:rPr>
          <w:rFonts w:ascii="Aptos Narrow" w:eastAsia="Times New Roman" w:hAnsi="Aptos Narrow" w:cs="Times New Roman"/>
          <w:color w:val="000000"/>
          <w:kern w:val="0"/>
          <w:sz w:val="22"/>
          <w:szCs w:val="22"/>
          <w:lang w:eastAsia="en-GB"/>
          <w14:ligatures w14:val="none"/>
        </w:rPr>
        <w:t xml:space="preserve">                        </w:t>
      </w:r>
      <w:r w:rsidR="00806BCC" w:rsidRPr="00806BCC">
        <w:rPr>
          <w:rFonts w:ascii="Aptos Narrow" w:eastAsia="Times New Roman" w:hAnsi="Aptos Narrow" w:cs="Times New Roman"/>
          <w:noProof/>
          <w:color w:val="000000"/>
          <w:kern w:val="0"/>
          <w:sz w:val="22"/>
          <w:szCs w:val="22"/>
          <w:lang w:eastAsia="en-GB"/>
          <w14:ligatures w14:val="none"/>
        </w:rPr>
        <w:lastRenderedPageBreak/>
        <w:drawing>
          <wp:inline distT="0" distB="0" distL="0" distR="0" wp14:anchorId="0457FA5F" wp14:editId="61DC982D">
            <wp:extent cx="6167120" cy="4972050"/>
            <wp:effectExtent l="0" t="0" r="5080" b="0"/>
            <wp:docPr id="475386668" name="Picture 1" descr="A graph of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386668" name="Picture 1" descr="A graph of a graph"/>
                    <pic:cNvPicPr/>
                  </pic:nvPicPr>
                  <pic:blipFill>
                    <a:blip r:embed="rId22"/>
                    <a:stretch>
                      <a:fillRect/>
                    </a:stretch>
                  </pic:blipFill>
                  <pic:spPr>
                    <a:xfrm>
                      <a:off x="0" y="0"/>
                      <a:ext cx="6178544" cy="4981260"/>
                    </a:xfrm>
                    <a:prstGeom prst="rect">
                      <a:avLst/>
                    </a:prstGeom>
                  </pic:spPr>
                </pic:pic>
              </a:graphicData>
            </a:graphic>
          </wp:inline>
        </w:drawing>
      </w:r>
      <w:r w:rsidR="0046370D">
        <w:rPr>
          <w:rFonts w:ascii="Aptos Narrow" w:eastAsia="Times New Roman" w:hAnsi="Aptos Narrow" w:cs="Times New Roman"/>
          <w:color w:val="000000"/>
          <w:kern w:val="0"/>
          <w:sz w:val="22"/>
          <w:szCs w:val="22"/>
          <w:lang w:eastAsia="en-GB"/>
          <w14:ligatures w14:val="none"/>
        </w:rPr>
        <w:t xml:space="preserve">   </w:t>
      </w:r>
      <w:r w:rsidR="00D375C8">
        <w:rPr>
          <w:rFonts w:ascii="Aptos Narrow" w:eastAsia="Times New Roman" w:hAnsi="Aptos Narrow" w:cs="Times New Roman"/>
          <w:color w:val="000000"/>
          <w:kern w:val="0"/>
          <w:sz w:val="22"/>
          <w:szCs w:val="22"/>
          <w:lang w:eastAsia="en-GB"/>
          <w14:ligatures w14:val="none"/>
        </w:rPr>
        <w:t xml:space="preserve">    </w:t>
      </w:r>
      <w:r w:rsidR="00D375C8" w:rsidRPr="00D375C8">
        <w:rPr>
          <w:rFonts w:ascii="Calibri" w:eastAsia="Times New Roman" w:hAnsi="Calibri" w:cs="Calibri"/>
          <w:b/>
          <w:bCs/>
          <w:color w:val="000000"/>
          <w:kern w:val="0"/>
          <w:sz w:val="22"/>
          <w:szCs w:val="22"/>
          <w:lang w:eastAsia="en-GB"/>
          <w14:ligatures w14:val="none"/>
        </w:rPr>
        <w:t>Figure 3. via pre-processed data Covid 19 number of daily cases in United Kingdom, 2021-2023</w:t>
      </w:r>
    </w:p>
    <w:p w14:paraId="0F98B654" w14:textId="77777777" w:rsidR="0046370D" w:rsidRPr="00D7738D" w:rsidRDefault="0046370D" w:rsidP="00D7738D">
      <w:pPr>
        <w:rPr>
          <w:rFonts w:ascii="Aptos Narrow" w:eastAsia="Times New Roman" w:hAnsi="Aptos Narrow" w:cs="Times New Roman"/>
          <w:color w:val="000000"/>
          <w:kern w:val="0"/>
          <w:sz w:val="22"/>
          <w:szCs w:val="22"/>
          <w:lang w:eastAsia="en-GB"/>
          <w14:ligatures w14:val="none"/>
        </w:rPr>
      </w:pPr>
    </w:p>
    <w:p w14:paraId="426D459B" w14:textId="77777777" w:rsidR="00D375C8" w:rsidRDefault="0046370D" w:rsidP="00D7738D">
      <w:pPr>
        <w:rPr>
          <w:rFonts w:ascii="Aptos Narrow" w:eastAsia="Times New Roman" w:hAnsi="Aptos Narrow" w:cs="Times New Roman"/>
          <w:noProof/>
          <w:color w:val="000000"/>
          <w:kern w:val="0"/>
          <w:sz w:val="22"/>
          <w:szCs w:val="22"/>
          <w:lang w:eastAsia="en-GB"/>
          <w14:ligatures w14:val="none"/>
        </w:rPr>
      </w:pPr>
      <w:r>
        <w:rPr>
          <w:rFonts w:ascii="Aptos Narrow" w:eastAsia="Times New Roman" w:hAnsi="Aptos Narrow" w:cs="Times New Roman"/>
          <w:color w:val="000000"/>
          <w:kern w:val="0"/>
          <w:sz w:val="22"/>
          <w:szCs w:val="22"/>
          <w:lang w:eastAsia="en-GB"/>
          <w14:ligatures w14:val="none"/>
        </w:rPr>
        <w:t xml:space="preserve">              </w:t>
      </w:r>
    </w:p>
    <w:p w14:paraId="21FBA7CE" w14:textId="77777777" w:rsidR="00D375C8" w:rsidRDefault="00D375C8" w:rsidP="00D7738D">
      <w:pPr>
        <w:rPr>
          <w:rFonts w:ascii="Aptos Narrow" w:eastAsia="Times New Roman" w:hAnsi="Aptos Narrow" w:cs="Times New Roman"/>
          <w:noProof/>
          <w:color w:val="000000"/>
          <w:kern w:val="0"/>
          <w:sz w:val="22"/>
          <w:szCs w:val="22"/>
          <w:lang w:eastAsia="en-GB"/>
          <w14:ligatures w14:val="none"/>
        </w:rPr>
      </w:pPr>
    </w:p>
    <w:p w14:paraId="06205938" w14:textId="77777777" w:rsidR="00D375C8" w:rsidRDefault="00D375C8" w:rsidP="00D7738D">
      <w:pPr>
        <w:rPr>
          <w:rFonts w:ascii="Aptos Narrow" w:eastAsia="Times New Roman" w:hAnsi="Aptos Narrow" w:cs="Times New Roman"/>
          <w:noProof/>
          <w:color w:val="000000"/>
          <w:kern w:val="0"/>
          <w:sz w:val="22"/>
          <w:szCs w:val="22"/>
          <w:lang w:eastAsia="en-GB"/>
          <w14:ligatures w14:val="none"/>
        </w:rPr>
      </w:pPr>
    </w:p>
    <w:p w14:paraId="2943DE04" w14:textId="77777777" w:rsidR="00D375C8" w:rsidRDefault="00D375C8" w:rsidP="00D7738D">
      <w:pPr>
        <w:rPr>
          <w:rFonts w:ascii="Aptos Narrow" w:eastAsia="Times New Roman" w:hAnsi="Aptos Narrow" w:cs="Times New Roman"/>
          <w:noProof/>
          <w:color w:val="000000"/>
          <w:kern w:val="0"/>
          <w:sz w:val="22"/>
          <w:szCs w:val="22"/>
          <w:lang w:eastAsia="en-GB"/>
          <w14:ligatures w14:val="none"/>
        </w:rPr>
      </w:pPr>
    </w:p>
    <w:p w14:paraId="0455E9DC" w14:textId="220B5EE3" w:rsidR="00D7738D" w:rsidRDefault="007A5105" w:rsidP="00D7738D">
      <w:pPr>
        <w:rPr>
          <w:rFonts w:ascii="Aptos Narrow" w:eastAsia="Times New Roman" w:hAnsi="Aptos Narrow" w:cs="Times New Roman"/>
          <w:color w:val="000000"/>
          <w:kern w:val="0"/>
          <w:sz w:val="22"/>
          <w:szCs w:val="22"/>
          <w:lang w:eastAsia="en-GB"/>
          <w14:ligatures w14:val="none"/>
        </w:rPr>
      </w:pPr>
      <w:r w:rsidRPr="007A5105">
        <w:rPr>
          <w:rFonts w:ascii="Aptos Narrow" w:eastAsia="Times New Roman" w:hAnsi="Aptos Narrow" w:cs="Times New Roman"/>
          <w:noProof/>
          <w:color w:val="000000"/>
          <w:kern w:val="0"/>
          <w:sz w:val="22"/>
          <w:szCs w:val="22"/>
          <w:lang w:eastAsia="en-GB"/>
          <w14:ligatures w14:val="none"/>
        </w:rPr>
        <w:lastRenderedPageBreak/>
        <w:drawing>
          <wp:inline distT="0" distB="0" distL="0" distR="0" wp14:anchorId="49FA8B1D" wp14:editId="1220F836">
            <wp:extent cx="5726430" cy="4286250"/>
            <wp:effectExtent l="0" t="0" r="7620" b="0"/>
            <wp:docPr id="308041032"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41032" name="Picture 1" descr="A graph with a line going up&#10;&#10;Description automatically generated"/>
                    <pic:cNvPicPr/>
                  </pic:nvPicPr>
                  <pic:blipFill>
                    <a:blip r:embed="rId23"/>
                    <a:stretch>
                      <a:fillRect/>
                    </a:stretch>
                  </pic:blipFill>
                  <pic:spPr>
                    <a:xfrm>
                      <a:off x="0" y="0"/>
                      <a:ext cx="5754828" cy="4307506"/>
                    </a:xfrm>
                    <a:prstGeom prst="rect">
                      <a:avLst/>
                    </a:prstGeom>
                  </pic:spPr>
                </pic:pic>
              </a:graphicData>
            </a:graphic>
          </wp:inline>
        </w:drawing>
      </w:r>
    </w:p>
    <w:p w14:paraId="54D21177" w14:textId="036900AF" w:rsidR="00D375C8" w:rsidRPr="00D375C8" w:rsidRDefault="007A5105" w:rsidP="00D375C8">
      <w:pPr>
        <w:rPr>
          <w:rFonts w:ascii="Aptos Narrow" w:eastAsia="Times New Roman" w:hAnsi="Aptos Narrow" w:cs="Times New Roman"/>
          <w:color w:val="000000"/>
          <w:kern w:val="0"/>
          <w:sz w:val="22"/>
          <w:szCs w:val="22"/>
          <w:lang w:eastAsia="en-GB"/>
          <w14:ligatures w14:val="none"/>
        </w:rPr>
      </w:pPr>
      <w:r>
        <w:rPr>
          <w:rFonts w:ascii="Aptos Narrow" w:eastAsia="Times New Roman" w:hAnsi="Aptos Narrow" w:cs="Times New Roman"/>
          <w:color w:val="000000"/>
          <w:kern w:val="0"/>
          <w:sz w:val="22"/>
          <w:szCs w:val="22"/>
          <w:lang w:eastAsia="en-GB"/>
          <w14:ligatures w14:val="none"/>
        </w:rPr>
        <w:t xml:space="preserve">               </w:t>
      </w:r>
      <w:r w:rsidR="00D375C8">
        <w:rPr>
          <w:rFonts w:ascii="Aptos Narrow" w:eastAsia="Times New Roman" w:hAnsi="Aptos Narrow" w:cs="Times New Roman"/>
          <w:color w:val="000000"/>
          <w:kern w:val="0"/>
          <w:sz w:val="22"/>
          <w:szCs w:val="22"/>
          <w:lang w:eastAsia="en-GB"/>
          <w14:ligatures w14:val="none"/>
        </w:rPr>
        <w:t xml:space="preserve">  </w:t>
      </w:r>
      <w:r>
        <w:rPr>
          <w:rFonts w:ascii="Aptos Narrow" w:eastAsia="Times New Roman" w:hAnsi="Aptos Narrow" w:cs="Times New Roman"/>
          <w:color w:val="000000"/>
          <w:kern w:val="0"/>
          <w:sz w:val="22"/>
          <w:szCs w:val="22"/>
          <w:lang w:eastAsia="en-GB"/>
          <w14:ligatures w14:val="none"/>
        </w:rPr>
        <w:t xml:space="preserve"> </w:t>
      </w:r>
      <w:r w:rsidR="00D375C8" w:rsidRPr="00D375C8">
        <w:rPr>
          <w:rFonts w:ascii="Calibri" w:eastAsia="Times New Roman" w:hAnsi="Calibri" w:cs="Calibri"/>
          <w:b/>
          <w:bCs/>
          <w:color w:val="000000"/>
          <w:kern w:val="0"/>
          <w:sz w:val="22"/>
          <w:szCs w:val="22"/>
          <w:lang w:eastAsia="en-GB"/>
          <w14:ligatures w14:val="none"/>
        </w:rPr>
        <w:t xml:space="preserve">Figure 4. via pre-processed data Cumulative Cases in United Kingdom, 2021-2023        </w:t>
      </w:r>
    </w:p>
    <w:p w14:paraId="2C3EABBB" w14:textId="77777777" w:rsidR="00184FE5" w:rsidRDefault="008064B2" w:rsidP="00B35F90">
      <w:pPr>
        <w:ind w:left="720"/>
        <w:rPr>
          <w:rFonts w:ascii="Aptos Narrow" w:eastAsia="Times New Roman" w:hAnsi="Aptos Narrow" w:cs="Times New Roman"/>
          <w:color w:val="000000"/>
          <w:kern w:val="0"/>
          <w:sz w:val="22"/>
          <w:szCs w:val="22"/>
          <w:lang w:eastAsia="en-GB"/>
          <w14:ligatures w14:val="none"/>
        </w:rPr>
      </w:pPr>
      <w:r w:rsidRPr="008415A5">
        <w:rPr>
          <w:rFonts w:ascii="Calibri" w:eastAsia="Times New Roman" w:hAnsi="Calibri" w:cs="Calibri"/>
          <w:color w:val="000000"/>
          <w:kern w:val="0"/>
          <w:sz w:val="22"/>
          <w:szCs w:val="22"/>
          <w:lang w:eastAsia="en-GB"/>
          <w14:ligatures w14:val="none"/>
        </w:rPr>
        <w:t>They</w:t>
      </w:r>
      <w:r w:rsidR="001B2860" w:rsidRPr="008415A5">
        <w:rPr>
          <w:rFonts w:ascii="Calibri" w:eastAsia="Times New Roman" w:hAnsi="Calibri" w:cs="Calibri"/>
          <w:color w:val="000000"/>
          <w:kern w:val="0"/>
          <w:sz w:val="22"/>
          <w:szCs w:val="22"/>
          <w:lang w:eastAsia="en-GB"/>
          <w14:ligatures w14:val="none"/>
        </w:rPr>
        <w:t xml:space="preserve"> depict the effect of lockdown dates on both cumulative and daily </w:t>
      </w:r>
      <w:r w:rsidRPr="008415A5">
        <w:rPr>
          <w:rFonts w:ascii="Calibri" w:eastAsia="Times New Roman" w:hAnsi="Calibri" w:cs="Calibri"/>
          <w:color w:val="000000"/>
          <w:kern w:val="0"/>
          <w:sz w:val="22"/>
          <w:szCs w:val="22"/>
          <w:lang w:eastAsia="en-GB"/>
          <w14:ligatures w14:val="none"/>
        </w:rPr>
        <w:t>cases (in blue)</w:t>
      </w:r>
      <w:r w:rsidR="001B2860" w:rsidRPr="008415A5">
        <w:rPr>
          <w:rFonts w:ascii="Calibri" w:eastAsia="Times New Roman" w:hAnsi="Calibri" w:cs="Calibri"/>
          <w:color w:val="000000"/>
          <w:kern w:val="0"/>
          <w:sz w:val="22"/>
          <w:szCs w:val="22"/>
          <w:lang w:eastAsia="en-GB"/>
          <w14:ligatures w14:val="none"/>
        </w:rPr>
        <w:t xml:space="preserve">, which shows whenever a </w:t>
      </w:r>
      <w:r w:rsidRPr="008415A5">
        <w:rPr>
          <w:rFonts w:ascii="Calibri" w:eastAsia="Times New Roman" w:hAnsi="Calibri" w:cs="Calibri"/>
          <w:color w:val="000000"/>
          <w:kern w:val="0"/>
          <w:sz w:val="22"/>
          <w:szCs w:val="22"/>
          <w:lang w:eastAsia="en-GB"/>
          <w14:ligatures w14:val="none"/>
        </w:rPr>
        <w:t>lockdown (red shaded areas)</w:t>
      </w:r>
      <w:r w:rsidR="001B2860" w:rsidRPr="008415A5">
        <w:rPr>
          <w:rFonts w:ascii="Calibri" w:eastAsia="Times New Roman" w:hAnsi="Calibri" w:cs="Calibri"/>
          <w:color w:val="000000"/>
          <w:kern w:val="0"/>
          <w:sz w:val="22"/>
          <w:szCs w:val="22"/>
          <w:lang w:eastAsia="en-GB"/>
          <w14:ligatures w14:val="none"/>
        </w:rPr>
        <w:t xml:space="preserve"> decision has been made by the government</w:t>
      </w:r>
      <w:r w:rsidRPr="008415A5">
        <w:rPr>
          <w:rFonts w:ascii="Calibri" w:eastAsia="Times New Roman" w:hAnsi="Calibri" w:cs="Calibri"/>
          <w:color w:val="000000"/>
          <w:kern w:val="0"/>
          <w:sz w:val="22"/>
          <w:szCs w:val="22"/>
          <w:lang w:eastAsia="en-GB"/>
          <w14:ligatures w14:val="none"/>
        </w:rPr>
        <w:t xml:space="preserve"> over the period 03/01/2020 to 02/10/2023</w:t>
      </w:r>
      <w:r w:rsidR="001B2860" w:rsidRPr="008415A5">
        <w:rPr>
          <w:rFonts w:ascii="Calibri" w:eastAsia="Times New Roman" w:hAnsi="Calibri" w:cs="Calibri"/>
          <w:color w:val="000000"/>
          <w:kern w:val="0"/>
          <w:sz w:val="22"/>
          <w:szCs w:val="22"/>
          <w:lang w:eastAsia="en-GB"/>
          <w14:ligatures w14:val="none"/>
        </w:rPr>
        <w:t>, the number of cases indicates a decreased tendency on growth trend on COVID-19 cases. Lockdown means people cannot go out unless they go shopping, which is highly advised to people to stay in their homes. The information is basically a great sign of why lockdown was important for COVID-19 in order to prevent future cases. Therefore, the dates when lockdowns were implemented by the United Kingdom are added to the main dataset by flagging these crucial dates as “First Lockdown”, “Second Lockdown”, and “Third Lockdown”.</w:t>
      </w:r>
    </w:p>
    <w:p w14:paraId="6A6046EA" w14:textId="7DFB4979" w:rsidR="001B2860" w:rsidRPr="00184FE5" w:rsidRDefault="001B2860" w:rsidP="00B35F90">
      <w:pPr>
        <w:ind w:left="720"/>
        <w:rPr>
          <w:rFonts w:ascii="Aptos Narrow" w:eastAsia="Times New Roman" w:hAnsi="Aptos Narrow" w:cs="Times New Roman"/>
          <w:color w:val="000000"/>
          <w:kern w:val="0"/>
          <w:sz w:val="22"/>
          <w:szCs w:val="22"/>
          <w:lang w:eastAsia="en-GB"/>
          <w14:ligatures w14:val="none"/>
        </w:rPr>
      </w:pPr>
      <w:r w:rsidRPr="008415A5">
        <w:rPr>
          <w:rFonts w:ascii="Calibri" w:eastAsia="Times New Roman" w:hAnsi="Calibri" w:cs="Calibri"/>
          <w:color w:val="000000"/>
          <w:kern w:val="0"/>
          <w:sz w:val="22"/>
          <w:szCs w:val="22"/>
          <w:lang w:eastAsia="en-GB"/>
          <w14:ligatures w14:val="none"/>
        </w:rPr>
        <w:t xml:space="preserve">The figure also shows a dramatic rise in the number of cases of covid-19 </w:t>
      </w:r>
      <w:r w:rsidR="008415A5" w:rsidRPr="008415A5">
        <w:rPr>
          <w:rFonts w:ascii="Calibri" w:eastAsia="Times New Roman" w:hAnsi="Calibri" w:cs="Calibri"/>
          <w:color w:val="000000"/>
          <w:kern w:val="0"/>
          <w:sz w:val="22"/>
          <w:szCs w:val="22"/>
          <w:lang w:eastAsia="en-GB"/>
          <w14:ligatures w14:val="none"/>
        </w:rPr>
        <w:t>in</w:t>
      </w:r>
      <w:r w:rsidRPr="008415A5">
        <w:rPr>
          <w:rFonts w:ascii="Calibri" w:eastAsia="Times New Roman" w:hAnsi="Calibri" w:cs="Calibri"/>
          <w:color w:val="000000"/>
          <w:kern w:val="0"/>
          <w:sz w:val="22"/>
          <w:szCs w:val="22"/>
          <w:lang w:eastAsia="en-GB"/>
          <w14:ligatures w14:val="none"/>
        </w:rPr>
        <w:t xml:space="preserve"> January 2022. </w:t>
      </w:r>
      <w:r w:rsidR="008415A5" w:rsidRPr="008415A5">
        <w:rPr>
          <w:rFonts w:ascii="Calibri" w:eastAsia="Times New Roman" w:hAnsi="Calibri" w:cs="Calibri"/>
          <w:color w:val="000000"/>
          <w:kern w:val="0"/>
          <w:sz w:val="22"/>
          <w:szCs w:val="22"/>
          <w:lang w:eastAsia="en-GB"/>
          <w14:ligatures w14:val="none"/>
        </w:rPr>
        <w:t>This significant increase can be attributed to the Omicron variant, which was highly contagious.</w:t>
      </w:r>
    </w:p>
    <w:p w14:paraId="5DAACDC9" w14:textId="0B6A5BBB" w:rsidR="00D375C8" w:rsidRPr="00B35F90" w:rsidRDefault="001B2860" w:rsidP="00B35F90">
      <w:pPr>
        <w:ind w:left="720"/>
        <w:rPr>
          <w:rFonts w:ascii="Calibri" w:eastAsia="Times New Roman" w:hAnsi="Calibri" w:cs="Calibri"/>
          <w:color w:val="000000"/>
          <w:kern w:val="0"/>
          <w:sz w:val="22"/>
          <w:szCs w:val="22"/>
          <w:lang w:eastAsia="en-GB"/>
          <w14:ligatures w14:val="none"/>
        </w:rPr>
      </w:pPr>
      <w:r w:rsidRPr="00B35F90">
        <w:rPr>
          <w:rFonts w:ascii="Calibri" w:eastAsia="Times New Roman" w:hAnsi="Calibri" w:cs="Calibri"/>
          <w:color w:val="000000"/>
          <w:kern w:val="0"/>
          <w:sz w:val="22"/>
          <w:szCs w:val="22"/>
          <w:lang w:eastAsia="en-GB"/>
          <w14:ligatures w14:val="none"/>
        </w:rPr>
        <w:t>That’s why, the period involving omicron is flagged again just like Lockdown dates to be able to be used on the Machine Learning Model again</w:t>
      </w:r>
      <w:r w:rsidR="00B65A83" w:rsidRPr="00B35F90">
        <w:rPr>
          <w:rFonts w:ascii="Calibri" w:eastAsia="Times New Roman" w:hAnsi="Calibri" w:cs="Calibri"/>
          <w:color w:val="000000"/>
          <w:kern w:val="0"/>
          <w:sz w:val="22"/>
          <w:szCs w:val="22"/>
          <w:lang w:eastAsia="en-GB"/>
          <w14:ligatures w14:val="none"/>
        </w:rPr>
        <w:t xml:space="preserve">. </w:t>
      </w:r>
      <w:r w:rsidR="00F872E2" w:rsidRPr="00B35F90">
        <w:rPr>
          <w:rFonts w:ascii="Calibri" w:eastAsia="Times New Roman" w:hAnsi="Calibri" w:cs="Calibri"/>
          <w:color w:val="000000"/>
          <w:kern w:val="0"/>
          <w:sz w:val="22"/>
          <w:szCs w:val="22"/>
          <w:lang w:eastAsia="en-GB"/>
          <w14:ligatures w14:val="none"/>
        </w:rPr>
        <w:t>Flag means time interval involving omicron will be shown on the dataset as “1</w:t>
      </w:r>
      <w:r w:rsidR="00966092" w:rsidRPr="00B35F90">
        <w:rPr>
          <w:rFonts w:ascii="Calibri" w:eastAsia="Times New Roman" w:hAnsi="Calibri" w:cs="Calibri"/>
          <w:color w:val="000000"/>
          <w:kern w:val="0"/>
          <w:sz w:val="22"/>
          <w:szCs w:val="22"/>
          <w:lang w:eastAsia="en-GB"/>
          <w14:ligatures w14:val="none"/>
        </w:rPr>
        <w:t>”. On</w:t>
      </w:r>
      <w:r w:rsidR="00F872E2" w:rsidRPr="00B35F90">
        <w:rPr>
          <w:rFonts w:ascii="Calibri" w:eastAsia="Times New Roman" w:hAnsi="Calibri" w:cs="Calibri"/>
          <w:color w:val="000000"/>
          <w:kern w:val="0"/>
          <w:sz w:val="22"/>
          <w:szCs w:val="22"/>
          <w:lang w:eastAsia="en-GB"/>
          <w14:ligatures w14:val="none"/>
        </w:rPr>
        <w:t xml:space="preserve"> other dates the omicron is not active shows as “0” on the new omicron feature of the</w:t>
      </w:r>
      <w:r w:rsidR="00D375C8" w:rsidRPr="00B35F90">
        <w:rPr>
          <w:rFonts w:ascii="Calibri" w:eastAsia="Times New Roman" w:hAnsi="Calibri" w:cs="Calibri"/>
          <w:color w:val="000000"/>
          <w:kern w:val="0"/>
          <w:sz w:val="22"/>
          <w:szCs w:val="22"/>
          <w:lang w:eastAsia="en-GB"/>
          <w14:ligatures w14:val="none"/>
        </w:rPr>
        <w:t xml:space="preserve"> </w:t>
      </w:r>
      <w:r w:rsidR="00F872E2" w:rsidRPr="00B35F90">
        <w:rPr>
          <w:rFonts w:ascii="Calibri" w:eastAsia="Times New Roman" w:hAnsi="Calibri" w:cs="Calibri"/>
          <w:color w:val="000000"/>
          <w:kern w:val="0"/>
          <w:sz w:val="22"/>
          <w:szCs w:val="22"/>
          <w:lang w:eastAsia="en-GB"/>
          <w14:ligatures w14:val="none"/>
        </w:rPr>
        <w:t>dataset.</w:t>
      </w:r>
    </w:p>
    <w:p w14:paraId="3BD1016F" w14:textId="706BDA73" w:rsidR="000A1688" w:rsidRPr="00184FE5" w:rsidRDefault="000A1688" w:rsidP="00184FE5">
      <w:pPr>
        <w:rPr>
          <w:rFonts w:ascii="Aptos Narrow" w:eastAsia="Times New Roman" w:hAnsi="Aptos Narrow" w:cs="Times New Roman"/>
          <w:b/>
          <w:bCs/>
          <w:color w:val="000000"/>
          <w:kern w:val="0"/>
          <w:sz w:val="22"/>
          <w:szCs w:val="22"/>
          <w:lang w:eastAsia="en-GB"/>
          <w14:ligatures w14:val="none"/>
        </w:rPr>
      </w:pPr>
      <w:r w:rsidRPr="000A1688">
        <w:rPr>
          <w:rFonts w:ascii="Aptos Narrow" w:eastAsia="Times New Roman" w:hAnsi="Aptos Narrow" w:cs="Times New Roman"/>
          <w:noProof/>
          <w:color w:val="000000"/>
          <w:kern w:val="0"/>
          <w:sz w:val="22"/>
          <w:szCs w:val="22"/>
          <w:lang w:eastAsia="en-GB"/>
          <w14:ligatures w14:val="none"/>
        </w:rPr>
        <w:lastRenderedPageBreak/>
        <w:drawing>
          <wp:inline distT="0" distB="0" distL="0" distR="0" wp14:anchorId="4A4B8324" wp14:editId="22BD6E19">
            <wp:extent cx="6143625" cy="5105400"/>
            <wp:effectExtent l="0" t="0" r="9525" b="0"/>
            <wp:docPr id="1061244935"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244935" name="Picture 1" descr="A graph of a graph&#10;&#10;Description automatically generated with medium confidence"/>
                    <pic:cNvPicPr/>
                  </pic:nvPicPr>
                  <pic:blipFill>
                    <a:blip r:embed="rId24"/>
                    <a:stretch>
                      <a:fillRect/>
                    </a:stretch>
                  </pic:blipFill>
                  <pic:spPr>
                    <a:xfrm>
                      <a:off x="0" y="0"/>
                      <a:ext cx="6159438" cy="5118541"/>
                    </a:xfrm>
                    <a:prstGeom prst="rect">
                      <a:avLst/>
                    </a:prstGeom>
                  </pic:spPr>
                </pic:pic>
              </a:graphicData>
            </a:graphic>
          </wp:inline>
        </w:drawing>
      </w:r>
      <w:r w:rsidR="00184FE5">
        <w:rPr>
          <w:rFonts w:ascii="Aptos Narrow" w:eastAsia="Times New Roman" w:hAnsi="Aptos Narrow" w:cs="Times New Roman"/>
          <w:b/>
          <w:bCs/>
          <w:color w:val="000000"/>
          <w:kern w:val="0"/>
          <w:sz w:val="20"/>
          <w:szCs w:val="20"/>
          <w:lang w:eastAsia="en-GB"/>
          <w14:ligatures w14:val="none"/>
        </w:rPr>
        <w:t xml:space="preserve">                   </w:t>
      </w:r>
      <w:r w:rsidR="00184FE5" w:rsidRPr="00184FE5">
        <w:rPr>
          <w:rFonts w:ascii="Aptos Narrow" w:eastAsia="Times New Roman" w:hAnsi="Aptos Narrow" w:cs="Times New Roman"/>
          <w:b/>
          <w:bCs/>
          <w:color w:val="000000"/>
          <w:kern w:val="0"/>
          <w:sz w:val="20"/>
          <w:szCs w:val="20"/>
          <w:lang w:eastAsia="en-GB"/>
          <w14:ligatures w14:val="none"/>
        </w:rPr>
        <w:t>Figure 5. Covid-19 daily number of vaccinated people from the first dose to booster dose in UK, 21-23</w:t>
      </w:r>
    </w:p>
    <w:p w14:paraId="046EA2EC" w14:textId="236CE930" w:rsidR="00B35F90" w:rsidRPr="00B35F90" w:rsidRDefault="00ED1762" w:rsidP="00B35F90">
      <w:pPr>
        <w:ind w:left="720"/>
        <w:rPr>
          <w:rFonts w:ascii="Calibri" w:eastAsia="Times New Roman" w:hAnsi="Calibri" w:cs="Calibri"/>
          <w:color w:val="000000"/>
          <w:kern w:val="0"/>
          <w:sz w:val="22"/>
          <w:szCs w:val="22"/>
          <w:lang w:eastAsia="en-GB"/>
          <w14:ligatures w14:val="none"/>
        </w:rPr>
      </w:pPr>
      <w:r w:rsidRPr="00B35F90">
        <w:rPr>
          <w:rFonts w:ascii="Calibri" w:eastAsia="Times New Roman" w:hAnsi="Calibri" w:cs="Calibri"/>
          <w:color w:val="000000"/>
          <w:kern w:val="0"/>
          <w:sz w:val="22"/>
          <w:szCs w:val="22"/>
          <w:lang w:eastAsia="en-GB"/>
          <w14:ligatures w14:val="none"/>
        </w:rPr>
        <w:t xml:space="preserve">Once you look at the figure, you might notice when the number of vaccinations is increased, there is always a decrease after a certain period of time in daily cases, which basically shows the importance of vaccination. There is also another crucial thing in the figure. You can see there is a huge vaccination number for booster doses, which is in almost the same period as the omicron variant. It is the reason why omicron suddenly decreased despite the number of cases being increased significantly, which is another benefit of vaccination to be able to prevent the spreading of COVID-19 in the </w:t>
      </w:r>
      <w:r w:rsidR="00184FE5" w:rsidRPr="00B35F90">
        <w:rPr>
          <w:rFonts w:ascii="Calibri" w:eastAsia="Times New Roman" w:hAnsi="Calibri" w:cs="Calibri"/>
          <w:color w:val="000000"/>
          <w:kern w:val="0"/>
          <w:sz w:val="22"/>
          <w:szCs w:val="22"/>
          <w:lang w:eastAsia="en-GB"/>
          <w14:ligatures w14:val="none"/>
        </w:rPr>
        <w:t>population</w:t>
      </w:r>
      <w:r w:rsidR="00B35F90" w:rsidRPr="00B35F90">
        <w:rPr>
          <w:rFonts w:ascii="Calibri" w:eastAsia="Times New Roman" w:hAnsi="Calibri" w:cs="Calibri"/>
          <w:color w:val="000000"/>
          <w:kern w:val="0"/>
          <w:sz w:val="22"/>
          <w:szCs w:val="22"/>
          <w:lang w:eastAsia="en-GB"/>
          <w14:ligatures w14:val="none"/>
        </w:rPr>
        <w:t>.</w:t>
      </w:r>
    </w:p>
    <w:p w14:paraId="5E7279FD" w14:textId="1B836A57" w:rsidR="00184FE5" w:rsidRPr="00B35F90" w:rsidRDefault="00ED1762" w:rsidP="00B35F90">
      <w:pPr>
        <w:rPr>
          <w:rFonts w:ascii="Calibri" w:eastAsia="Times New Roman" w:hAnsi="Calibri" w:cs="Calibri"/>
          <w:color w:val="000000"/>
          <w:kern w:val="0"/>
          <w:sz w:val="22"/>
          <w:szCs w:val="22"/>
          <w:lang w:eastAsia="en-GB"/>
          <w14:ligatures w14:val="none"/>
        </w:rPr>
      </w:pPr>
      <w:r w:rsidRPr="00B35F90">
        <w:rPr>
          <w:rFonts w:ascii="Calibri" w:eastAsia="Times New Roman" w:hAnsi="Calibri" w:cs="Calibri"/>
          <w:color w:val="000000"/>
          <w:kern w:val="0"/>
          <w:sz w:val="22"/>
          <w:szCs w:val="22"/>
          <w:lang w:eastAsia="en-GB"/>
          <w14:ligatures w14:val="none"/>
        </w:rPr>
        <w:lastRenderedPageBreak/>
        <w:t xml:space="preserve">These illustrations </w:t>
      </w:r>
      <w:r w:rsidR="0046092D">
        <w:rPr>
          <w:rFonts w:ascii="Calibri" w:eastAsia="Times New Roman" w:hAnsi="Calibri" w:cs="Calibri"/>
          <w:color w:val="000000"/>
          <w:kern w:val="0"/>
          <w:sz w:val="22"/>
          <w:szCs w:val="22"/>
          <w:lang w:eastAsia="en-GB"/>
          <w14:ligatures w14:val="none"/>
        </w:rPr>
        <w:t>show</w:t>
      </w:r>
      <w:r w:rsidRPr="00B35F90">
        <w:rPr>
          <w:rFonts w:ascii="Calibri" w:eastAsia="Times New Roman" w:hAnsi="Calibri" w:cs="Calibri"/>
          <w:color w:val="000000"/>
          <w:kern w:val="0"/>
          <w:sz w:val="22"/>
          <w:szCs w:val="22"/>
          <w:lang w:eastAsia="en-GB"/>
          <w14:ligatures w14:val="none"/>
        </w:rPr>
        <w:t xml:space="preserve"> why vaccination data should be shifted correctly and involved in the main training dataset.</w:t>
      </w:r>
      <w:r w:rsidR="008E3A0B" w:rsidRPr="00B35F90">
        <w:rPr>
          <w:rFonts w:ascii="Calibri" w:eastAsia="Times New Roman" w:hAnsi="Calibri" w:cs="Calibri"/>
          <w:noProof/>
          <w:color w:val="000000"/>
          <w:kern w:val="0"/>
          <w:sz w:val="22"/>
          <w:szCs w:val="22"/>
          <w:lang w:eastAsia="en-GB"/>
          <w14:ligatures w14:val="none"/>
        </w:rPr>
        <w:drawing>
          <wp:inline distT="0" distB="0" distL="0" distR="0" wp14:anchorId="56C7E479" wp14:editId="231CA810">
            <wp:extent cx="6076950" cy="5610225"/>
            <wp:effectExtent l="0" t="0" r="0" b="9525"/>
            <wp:docPr id="1335121870" name="Picture 1" descr="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21870" name="Picture 1" descr="A graph showing different colored lines&#10;&#10;Description automatically generated"/>
                    <pic:cNvPicPr/>
                  </pic:nvPicPr>
                  <pic:blipFill>
                    <a:blip r:embed="rId25"/>
                    <a:stretch>
                      <a:fillRect/>
                    </a:stretch>
                  </pic:blipFill>
                  <pic:spPr>
                    <a:xfrm>
                      <a:off x="0" y="0"/>
                      <a:ext cx="6076950" cy="5610225"/>
                    </a:xfrm>
                    <a:prstGeom prst="rect">
                      <a:avLst/>
                    </a:prstGeom>
                  </pic:spPr>
                </pic:pic>
              </a:graphicData>
            </a:graphic>
          </wp:inline>
        </w:drawing>
      </w:r>
    </w:p>
    <w:p w14:paraId="3F71B05F" w14:textId="01F55F6D" w:rsidR="008E3A0B" w:rsidRPr="00184FE5" w:rsidRDefault="00184FE5" w:rsidP="00184FE5">
      <w:pPr>
        <w:rPr>
          <w:rFonts w:ascii="Aptos Narrow" w:eastAsia="Times New Roman" w:hAnsi="Aptos Narrow" w:cs="Times New Roman"/>
          <w:b/>
          <w:bCs/>
          <w:color w:val="000000"/>
          <w:kern w:val="0"/>
          <w:sz w:val="22"/>
          <w:szCs w:val="22"/>
          <w:lang w:eastAsia="en-GB"/>
          <w14:ligatures w14:val="none"/>
        </w:rPr>
      </w:pPr>
      <w:r>
        <w:rPr>
          <w:rFonts w:ascii="Aptos Narrow" w:eastAsia="Times New Roman" w:hAnsi="Aptos Narrow" w:cs="Times New Roman"/>
          <w:b/>
          <w:bCs/>
          <w:color w:val="000000"/>
          <w:kern w:val="0"/>
          <w:sz w:val="22"/>
          <w:szCs w:val="22"/>
          <w:lang w:eastAsia="en-GB"/>
          <w14:ligatures w14:val="none"/>
        </w:rPr>
        <w:t xml:space="preserve">                 </w:t>
      </w:r>
      <w:r w:rsidRPr="00184FE5">
        <w:rPr>
          <w:rFonts w:ascii="Aptos Narrow" w:eastAsia="Times New Roman" w:hAnsi="Aptos Narrow" w:cs="Times New Roman"/>
          <w:b/>
          <w:bCs/>
          <w:color w:val="000000"/>
          <w:kern w:val="0"/>
          <w:sz w:val="22"/>
          <w:szCs w:val="22"/>
          <w:lang w:eastAsia="en-GB"/>
          <w14:ligatures w14:val="none"/>
        </w:rPr>
        <w:t xml:space="preserve">Figure </w:t>
      </w:r>
      <w:r>
        <w:rPr>
          <w:rFonts w:ascii="Aptos Narrow" w:eastAsia="Times New Roman" w:hAnsi="Aptos Narrow" w:cs="Times New Roman"/>
          <w:b/>
          <w:bCs/>
          <w:color w:val="000000"/>
          <w:kern w:val="0"/>
          <w:sz w:val="22"/>
          <w:szCs w:val="22"/>
          <w:lang w:eastAsia="en-GB"/>
          <w14:ligatures w14:val="none"/>
        </w:rPr>
        <w:t>6</w:t>
      </w:r>
      <w:r w:rsidRPr="00184FE5">
        <w:rPr>
          <w:rFonts w:ascii="Calibri" w:eastAsia="Times New Roman" w:hAnsi="Calibri" w:cs="Calibri"/>
          <w:b/>
          <w:bCs/>
          <w:color w:val="000000"/>
          <w:kern w:val="0"/>
          <w:sz w:val="22"/>
          <w:szCs w:val="22"/>
          <w:lang w:eastAsia="en-GB"/>
          <w14:ligatures w14:val="none"/>
        </w:rPr>
        <w:t>. Covid 19 number of cumulative vaccinated people in United Kingdom, 2021-2023</w:t>
      </w:r>
    </w:p>
    <w:p w14:paraId="1BC275E4" w14:textId="77777777" w:rsidR="00D34C20" w:rsidRPr="00D34C20" w:rsidRDefault="00D34C20" w:rsidP="00D34C20">
      <w:pPr>
        <w:rPr>
          <w:rFonts w:ascii="Calibri" w:eastAsia="Times New Roman" w:hAnsi="Calibri" w:cs="Calibri"/>
          <w:color w:val="000000"/>
          <w:kern w:val="0"/>
          <w:sz w:val="22"/>
          <w:szCs w:val="22"/>
          <w:lang w:eastAsia="en-GB"/>
          <w14:ligatures w14:val="none"/>
        </w:rPr>
      </w:pPr>
      <w:r w:rsidRPr="00D34C20">
        <w:rPr>
          <w:rFonts w:ascii="Calibri" w:eastAsia="Times New Roman" w:hAnsi="Calibri" w:cs="Calibri"/>
          <w:color w:val="000000"/>
          <w:kern w:val="0"/>
          <w:sz w:val="22"/>
          <w:szCs w:val="22"/>
          <w:lang w:eastAsia="en-GB"/>
          <w14:ligatures w14:val="none"/>
        </w:rPr>
        <w:t xml:space="preserve">Findings in the figure show the effect of vaccination cumulative cases (orange, blue, red, and green lines) from 03/01/2020 to 02/10/2023. </w:t>
      </w:r>
    </w:p>
    <w:p w14:paraId="0E317DF4" w14:textId="77777777" w:rsidR="00D34C20" w:rsidRPr="00D34C20" w:rsidRDefault="00D34C20" w:rsidP="00D34C20">
      <w:pPr>
        <w:rPr>
          <w:rFonts w:ascii="Calibri" w:eastAsia="Times New Roman" w:hAnsi="Calibri" w:cs="Calibri"/>
          <w:color w:val="000000"/>
          <w:kern w:val="0"/>
          <w:sz w:val="22"/>
          <w:szCs w:val="22"/>
          <w:lang w:eastAsia="en-GB"/>
          <w14:ligatures w14:val="none"/>
        </w:rPr>
      </w:pPr>
    </w:p>
    <w:p w14:paraId="1BB9B01E" w14:textId="77777777" w:rsidR="00D34C20" w:rsidRPr="00D34C20" w:rsidRDefault="00D34C20" w:rsidP="00D34C20">
      <w:pPr>
        <w:rPr>
          <w:rFonts w:ascii="Calibri" w:eastAsia="Times New Roman" w:hAnsi="Calibri" w:cs="Calibri"/>
          <w:color w:val="000000"/>
          <w:kern w:val="0"/>
          <w:sz w:val="22"/>
          <w:szCs w:val="22"/>
          <w:lang w:eastAsia="en-GB"/>
          <w14:ligatures w14:val="none"/>
        </w:rPr>
      </w:pPr>
    </w:p>
    <w:p w14:paraId="3DA62466" w14:textId="77777777" w:rsidR="00D34C20" w:rsidRPr="00D34C20" w:rsidRDefault="00D34C20" w:rsidP="00D34C20">
      <w:pPr>
        <w:rPr>
          <w:rFonts w:ascii="Calibri" w:eastAsia="Times New Roman" w:hAnsi="Calibri" w:cs="Calibri"/>
          <w:color w:val="000000"/>
          <w:kern w:val="0"/>
          <w:sz w:val="22"/>
          <w:szCs w:val="22"/>
          <w:lang w:eastAsia="en-GB"/>
          <w14:ligatures w14:val="none"/>
        </w:rPr>
      </w:pPr>
    </w:p>
    <w:p w14:paraId="29CF2B0F" w14:textId="77777777" w:rsidR="00D34C20" w:rsidRPr="00D34C20" w:rsidRDefault="00D34C20" w:rsidP="00D34C20">
      <w:pPr>
        <w:rPr>
          <w:rFonts w:ascii="Calibri" w:eastAsia="Times New Roman" w:hAnsi="Calibri" w:cs="Calibri"/>
          <w:color w:val="000000"/>
          <w:kern w:val="0"/>
          <w:sz w:val="22"/>
          <w:szCs w:val="22"/>
          <w:lang w:eastAsia="en-GB"/>
          <w14:ligatures w14:val="none"/>
        </w:rPr>
      </w:pPr>
    </w:p>
    <w:p w14:paraId="0BB3954D" w14:textId="77777777" w:rsidR="00D34C20" w:rsidRPr="00D34C20" w:rsidRDefault="00D34C20" w:rsidP="00D34C20">
      <w:pPr>
        <w:rPr>
          <w:rFonts w:ascii="Calibri" w:eastAsia="Times New Roman" w:hAnsi="Calibri" w:cs="Calibri"/>
          <w:color w:val="000000"/>
          <w:kern w:val="0"/>
          <w:sz w:val="22"/>
          <w:szCs w:val="22"/>
          <w:lang w:eastAsia="en-GB"/>
          <w14:ligatures w14:val="none"/>
        </w:rPr>
      </w:pPr>
    </w:p>
    <w:p w14:paraId="03735CF4" w14:textId="77777777" w:rsidR="00D34C20" w:rsidRPr="00D34C20" w:rsidRDefault="00D34C20" w:rsidP="00D34C20">
      <w:pPr>
        <w:rPr>
          <w:rFonts w:ascii="Calibri" w:eastAsia="Times New Roman" w:hAnsi="Calibri" w:cs="Calibri"/>
          <w:color w:val="000000"/>
          <w:kern w:val="0"/>
          <w:sz w:val="22"/>
          <w:szCs w:val="22"/>
          <w:lang w:eastAsia="en-GB"/>
          <w14:ligatures w14:val="none"/>
        </w:rPr>
      </w:pPr>
    </w:p>
    <w:p w14:paraId="494E6A14" w14:textId="7BC1B608" w:rsidR="005661CC" w:rsidRDefault="00D34C20" w:rsidP="00D34C20">
      <w:pPr>
        <w:rPr>
          <w:rFonts w:ascii="Aptos Narrow" w:eastAsia="Times New Roman" w:hAnsi="Aptos Narrow" w:cs="Times New Roman"/>
          <w:color w:val="000000"/>
          <w:kern w:val="0"/>
          <w:sz w:val="22"/>
          <w:szCs w:val="22"/>
          <w:lang w:eastAsia="en-GB"/>
          <w14:ligatures w14:val="none"/>
        </w:rPr>
      </w:pPr>
      <w:r w:rsidRPr="00D34C20">
        <w:rPr>
          <w:rFonts w:ascii="Calibri" w:eastAsia="Times New Roman" w:hAnsi="Calibri" w:cs="Calibri"/>
          <w:color w:val="000000"/>
          <w:kern w:val="0"/>
          <w:sz w:val="22"/>
          <w:szCs w:val="22"/>
          <w:lang w:eastAsia="en-GB"/>
          <w14:ligatures w14:val="none"/>
        </w:rPr>
        <w:lastRenderedPageBreak/>
        <w:t xml:space="preserve">It is noted that all vaccination periods go up to 02-10-2023, but since the shaded areas overlap, the End date of the first dose and second dose are not clear. As a result, starting points can be distinguished for all shaded areas. </w:t>
      </w:r>
      <w:r w:rsidR="005661CC" w:rsidRPr="005661CC">
        <w:rPr>
          <w:rFonts w:ascii="Aptos Narrow" w:eastAsia="Times New Roman" w:hAnsi="Aptos Narrow" w:cs="Times New Roman"/>
          <w:noProof/>
          <w:color w:val="000000"/>
          <w:kern w:val="0"/>
          <w:sz w:val="22"/>
          <w:szCs w:val="22"/>
          <w:lang w:eastAsia="en-GB"/>
          <w14:ligatures w14:val="none"/>
        </w:rPr>
        <w:drawing>
          <wp:inline distT="0" distB="0" distL="0" distR="0" wp14:anchorId="27F64A0F" wp14:editId="06CCAD01">
            <wp:extent cx="5731510" cy="3881887"/>
            <wp:effectExtent l="0" t="0" r="2540" b="4445"/>
            <wp:docPr id="521367547" name="Picture 1" descr="A graph of a number of ca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367547" name="Picture 1" descr="A graph of a number of cases&#10;&#10;Description automatically generated"/>
                    <pic:cNvPicPr/>
                  </pic:nvPicPr>
                  <pic:blipFill>
                    <a:blip r:embed="rId26"/>
                    <a:stretch>
                      <a:fillRect/>
                    </a:stretch>
                  </pic:blipFill>
                  <pic:spPr>
                    <a:xfrm>
                      <a:off x="0" y="0"/>
                      <a:ext cx="5731510" cy="3881887"/>
                    </a:xfrm>
                    <a:prstGeom prst="rect">
                      <a:avLst/>
                    </a:prstGeom>
                  </pic:spPr>
                </pic:pic>
              </a:graphicData>
            </a:graphic>
          </wp:inline>
        </w:drawing>
      </w:r>
    </w:p>
    <w:p w14:paraId="6A0E3346" w14:textId="0502F4D0" w:rsidR="005661CC" w:rsidRPr="00184FE5" w:rsidRDefault="005661CC" w:rsidP="007A5105">
      <w:pPr>
        <w:rPr>
          <w:rFonts w:ascii="Aptos Narrow" w:eastAsia="Times New Roman" w:hAnsi="Aptos Narrow" w:cs="Times New Roman"/>
          <w:b/>
          <w:bCs/>
          <w:color w:val="000000"/>
          <w:kern w:val="0"/>
          <w:sz w:val="22"/>
          <w:szCs w:val="22"/>
          <w:lang w:eastAsia="en-GB"/>
          <w14:ligatures w14:val="none"/>
        </w:rPr>
      </w:pPr>
      <w:r>
        <w:rPr>
          <w:rFonts w:ascii="Aptos Narrow" w:eastAsia="Times New Roman" w:hAnsi="Aptos Narrow" w:cs="Times New Roman"/>
          <w:color w:val="000000"/>
          <w:kern w:val="0"/>
          <w:sz w:val="22"/>
          <w:szCs w:val="22"/>
          <w:lang w:eastAsia="en-GB"/>
          <w14:ligatures w14:val="none"/>
        </w:rPr>
        <w:t xml:space="preserve">                     </w:t>
      </w:r>
      <w:r w:rsidR="00184FE5" w:rsidRPr="00184FE5">
        <w:rPr>
          <w:rFonts w:ascii="Aptos Narrow" w:eastAsia="Times New Roman" w:hAnsi="Aptos Narrow" w:cs="Times New Roman"/>
          <w:b/>
          <w:bCs/>
          <w:color w:val="000000"/>
          <w:kern w:val="0"/>
          <w:sz w:val="22"/>
          <w:szCs w:val="22"/>
          <w:lang w:eastAsia="en-GB"/>
          <w14:ligatures w14:val="none"/>
        </w:rPr>
        <w:t xml:space="preserve">Figure </w:t>
      </w:r>
      <w:r w:rsidR="00184FE5">
        <w:rPr>
          <w:rFonts w:ascii="Aptos Narrow" w:eastAsia="Times New Roman" w:hAnsi="Aptos Narrow" w:cs="Times New Roman"/>
          <w:b/>
          <w:bCs/>
          <w:color w:val="000000"/>
          <w:kern w:val="0"/>
          <w:sz w:val="22"/>
          <w:szCs w:val="22"/>
          <w:lang w:eastAsia="en-GB"/>
          <w14:ligatures w14:val="none"/>
        </w:rPr>
        <w:t>7</w:t>
      </w:r>
      <w:r w:rsidR="00184FE5" w:rsidRPr="00184FE5">
        <w:rPr>
          <w:rFonts w:ascii="Aptos Narrow" w:eastAsia="Times New Roman" w:hAnsi="Aptos Narrow" w:cs="Times New Roman"/>
          <w:b/>
          <w:bCs/>
          <w:color w:val="000000"/>
          <w:kern w:val="0"/>
          <w:sz w:val="22"/>
          <w:szCs w:val="22"/>
          <w:lang w:eastAsia="en-GB"/>
          <w14:ligatures w14:val="none"/>
        </w:rPr>
        <w:t>.</w:t>
      </w:r>
      <w:r w:rsidR="00184FE5" w:rsidRPr="00184FE5">
        <w:rPr>
          <w:rFonts w:ascii="Calibri" w:eastAsia="Times New Roman" w:hAnsi="Calibri" w:cs="Calibri"/>
          <w:b/>
          <w:bCs/>
          <w:color w:val="000000"/>
          <w:kern w:val="0"/>
          <w:sz w:val="22"/>
          <w:szCs w:val="22"/>
          <w:lang w:eastAsia="en-GB"/>
          <w14:ligatures w14:val="none"/>
        </w:rPr>
        <w:t xml:space="preserve"> Covid 19 number of daily cases and tests in United Kingdom, 2021-2023</w:t>
      </w:r>
      <w:r w:rsidR="00184FE5" w:rsidRPr="00184FE5">
        <w:rPr>
          <w:rFonts w:ascii="Aptos Narrow" w:eastAsia="Times New Roman" w:hAnsi="Aptos Narrow" w:cs="Times New Roman"/>
          <w:b/>
          <w:bCs/>
          <w:color w:val="000000"/>
          <w:kern w:val="0"/>
          <w:sz w:val="22"/>
          <w:szCs w:val="22"/>
          <w:lang w:eastAsia="en-GB"/>
          <w14:ligatures w14:val="none"/>
        </w:rPr>
        <w:t xml:space="preserve">  </w:t>
      </w:r>
    </w:p>
    <w:p w14:paraId="43B16D6D" w14:textId="5BF972C3" w:rsidR="00770EC6" w:rsidRPr="00B35F90" w:rsidRDefault="00ED1542" w:rsidP="007A5105">
      <w:pPr>
        <w:rPr>
          <w:rFonts w:ascii="Calibri" w:eastAsia="Times New Roman" w:hAnsi="Calibri" w:cs="Calibri"/>
          <w:color w:val="000000"/>
          <w:kern w:val="0"/>
          <w:sz w:val="22"/>
          <w:szCs w:val="22"/>
          <w:lang w:eastAsia="en-GB"/>
          <w14:ligatures w14:val="none"/>
        </w:rPr>
      </w:pPr>
      <w:r w:rsidRPr="00B35F90">
        <w:rPr>
          <w:rFonts w:ascii="Calibri" w:eastAsia="Times New Roman" w:hAnsi="Calibri" w:cs="Calibri"/>
          <w:color w:val="000000"/>
          <w:kern w:val="0"/>
          <w:sz w:val="22"/>
          <w:szCs w:val="22"/>
          <w:lang w:eastAsia="en-GB"/>
          <w14:ligatures w14:val="none"/>
        </w:rPr>
        <w:t xml:space="preserve">Figure </w:t>
      </w:r>
      <w:r w:rsidR="00A94F3F">
        <w:rPr>
          <w:rFonts w:ascii="Calibri" w:eastAsia="Times New Roman" w:hAnsi="Calibri" w:cs="Calibri"/>
          <w:color w:val="000000"/>
          <w:kern w:val="0"/>
          <w:sz w:val="22"/>
          <w:szCs w:val="22"/>
          <w:lang w:eastAsia="en-GB"/>
          <w14:ligatures w14:val="none"/>
        </w:rPr>
        <w:t>7</w:t>
      </w:r>
      <w:r w:rsidRPr="00B35F90">
        <w:rPr>
          <w:rFonts w:ascii="Calibri" w:eastAsia="Times New Roman" w:hAnsi="Calibri" w:cs="Calibri"/>
          <w:color w:val="000000"/>
          <w:kern w:val="0"/>
          <w:sz w:val="22"/>
          <w:szCs w:val="22"/>
          <w:lang w:eastAsia="en-GB"/>
          <w14:ligatures w14:val="none"/>
        </w:rPr>
        <w:t>.</w:t>
      </w:r>
      <w:r w:rsidR="000D5F44" w:rsidRPr="00B35F90">
        <w:rPr>
          <w:rFonts w:ascii="Calibri" w:eastAsia="Times New Roman" w:hAnsi="Calibri" w:cs="Calibri"/>
          <w:color w:val="000000"/>
          <w:kern w:val="0"/>
          <w:sz w:val="22"/>
          <w:szCs w:val="22"/>
          <w:lang w:eastAsia="en-GB"/>
          <w14:ligatures w14:val="none"/>
        </w:rPr>
        <w:t xml:space="preserve"> Covid 19 number of daily cases and </w:t>
      </w:r>
      <w:r w:rsidR="002054D6" w:rsidRPr="00B35F90">
        <w:rPr>
          <w:rFonts w:ascii="Calibri" w:eastAsia="Times New Roman" w:hAnsi="Calibri" w:cs="Calibri"/>
          <w:color w:val="000000"/>
          <w:kern w:val="0"/>
          <w:sz w:val="22"/>
          <w:szCs w:val="22"/>
          <w:lang w:eastAsia="en-GB"/>
          <w14:ligatures w14:val="none"/>
        </w:rPr>
        <w:t>tests (</w:t>
      </w:r>
      <w:r w:rsidR="000D5F44" w:rsidRPr="00B35F90">
        <w:rPr>
          <w:rFonts w:ascii="Calibri" w:eastAsia="Times New Roman" w:hAnsi="Calibri" w:cs="Calibri"/>
          <w:color w:val="000000"/>
          <w:kern w:val="0"/>
          <w:sz w:val="22"/>
          <w:szCs w:val="22"/>
          <w:lang w:eastAsia="en-GB"/>
          <w14:ligatures w14:val="none"/>
        </w:rPr>
        <w:t xml:space="preserve">blue and orange lines respectively) in United Kingdom, 2021-2023. </w:t>
      </w:r>
      <w:r w:rsidRPr="00B35F90">
        <w:rPr>
          <w:rFonts w:ascii="Calibri" w:eastAsia="Times New Roman" w:hAnsi="Calibri" w:cs="Calibri"/>
          <w:color w:val="000000"/>
          <w:kern w:val="0"/>
          <w:sz w:val="22"/>
          <w:szCs w:val="22"/>
          <w:lang w:eastAsia="en-GB"/>
          <w14:ligatures w14:val="none"/>
        </w:rPr>
        <w:t xml:space="preserve"> </w:t>
      </w:r>
      <w:r w:rsidR="005E458C" w:rsidRPr="00B35F90">
        <w:rPr>
          <w:rFonts w:ascii="Calibri" w:eastAsia="Times New Roman" w:hAnsi="Calibri" w:cs="Calibri"/>
          <w:color w:val="000000"/>
          <w:kern w:val="0"/>
          <w:sz w:val="22"/>
          <w:szCs w:val="22"/>
          <w:lang w:eastAsia="en-GB"/>
          <w14:ligatures w14:val="none"/>
        </w:rPr>
        <w:t xml:space="preserve">You can also see number of PCR </w:t>
      </w:r>
      <w:r w:rsidR="00184FE5" w:rsidRPr="00B35F90">
        <w:rPr>
          <w:rFonts w:ascii="Calibri" w:eastAsia="Times New Roman" w:hAnsi="Calibri" w:cs="Calibri"/>
          <w:color w:val="000000"/>
          <w:kern w:val="0"/>
          <w:sz w:val="22"/>
          <w:szCs w:val="22"/>
          <w:lang w:eastAsia="en-GB"/>
          <w14:ligatures w14:val="none"/>
        </w:rPr>
        <w:t>tests (orange line) is</w:t>
      </w:r>
      <w:r w:rsidR="005E458C" w:rsidRPr="00B35F90">
        <w:rPr>
          <w:rFonts w:ascii="Calibri" w:eastAsia="Times New Roman" w:hAnsi="Calibri" w:cs="Calibri"/>
          <w:color w:val="000000"/>
          <w:kern w:val="0"/>
          <w:sz w:val="22"/>
          <w:szCs w:val="22"/>
          <w:lang w:eastAsia="en-GB"/>
          <w14:ligatures w14:val="none"/>
        </w:rPr>
        <w:t xml:space="preserve"> highly associated with the number of daily cases</w:t>
      </w:r>
      <w:r w:rsidR="00184FE5" w:rsidRPr="00B35F90">
        <w:rPr>
          <w:rFonts w:ascii="Calibri" w:eastAsia="Times New Roman" w:hAnsi="Calibri" w:cs="Calibri"/>
          <w:color w:val="000000"/>
          <w:kern w:val="0"/>
          <w:sz w:val="22"/>
          <w:szCs w:val="22"/>
          <w:lang w:eastAsia="en-GB"/>
          <w14:ligatures w14:val="none"/>
        </w:rPr>
        <w:t>(blue line)</w:t>
      </w:r>
      <w:r w:rsidR="005E458C" w:rsidRPr="00B35F90">
        <w:rPr>
          <w:rFonts w:ascii="Calibri" w:eastAsia="Times New Roman" w:hAnsi="Calibri" w:cs="Calibri"/>
          <w:color w:val="000000"/>
          <w:kern w:val="0"/>
          <w:sz w:val="22"/>
          <w:szCs w:val="22"/>
          <w:lang w:eastAsia="en-GB"/>
          <w14:ligatures w14:val="none"/>
        </w:rPr>
        <w:t xml:space="preserve">. According to these figures, the number of tests is also involved in the main dataset, as well. In addition to that, COVID-19 positivity rate data were also derived by dividing daily cases and PCR tests to each other so that the rates were acquired and involved in the dataset too. There are also cumulative tests seven-day averages were added to the main dataset. All in all, Omicron flagged dates, Lockdown flagged dates, positivity rate, vaccination numbers, positivity, and a number of PCR tests are the most crucial data on the dataset, which is pretty important to adapt to dates that are flagged correctly to the dataset since those data make an important impact on the number of daily cases in the United Kingdom. </w:t>
      </w:r>
    </w:p>
    <w:p w14:paraId="1F15A0BB" w14:textId="1FBF25AC" w:rsidR="007A7CF7" w:rsidRPr="00B35F90" w:rsidRDefault="00B35F90" w:rsidP="007A5105">
      <w:pPr>
        <w:rPr>
          <w:rFonts w:ascii="Calibri" w:eastAsia="Times New Roman" w:hAnsi="Calibri" w:cs="Calibri"/>
          <w:b/>
          <w:bCs/>
          <w:color w:val="000000"/>
          <w:kern w:val="0"/>
          <w:sz w:val="28"/>
          <w:szCs w:val="28"/>
          <w:lang w:eastAsia="en-GB"/>
          <w14:ligatures w14:val="none"/>
        </w:rPr>
      </w:pPr>
      <w:r>
        <w:rPr>
          <w:rFonts w:ascii="Calibri" w:eastAsia="Times New Roman" w:hAnsi="Calibri" w:cs="Calibri"/>
          <w:b/>
          <w:bCs/>
          <w:color w:val="000000"/>
          <w:kern w:val="0"/>
          <w:sz w:val="28"/>
          <w:szCs w:val="28"/>
          <w:lang w:eastAsia="en-GB"/>
          <w14:ligatures w14:val="none"/>
        </w:rPr>
        <w:t>5</w:t>
      </w:r>
      <w:r w:rsidR="007A7CF7" w:rsidRPr="00B35F90">
        <w:rPr>
          <w:rFonts w:ascii="Calibri" w:eastAsia="Times New Roman" w:hAnsi="Calibri" w:cs="Calibri"/>
          <w:b/>
          <w:bCs/>
          <w:color w:val="000000"/>
          <w:kern w:val="0"/>
          <w:sz w:val="28"/>
          <w:szCs w:val="28"/>
          <w:lang w:eastAsia="en-GB"/>
          <w14:ligatures w14:val="none"/>
        </w:rPr>
        <w:t>.Seasonality and Holiday effect</w:t>
      </w:r>
      <w:r w:rsidR="008A04FA" w:rsidRPr="00B35F90">
        <w:rPr>
          <w:rFonts w:ascii="Calibri" w:eastAsia="Times New Roman" w:hAnsi="Calibri" w:cs="Calibri"/>
          <w:b/>
          <w:bCs/>
          <w:color w:val="000000"/>
          <w:kern w:val="0"/>
          <w:sz w:val="28"/>
          <w:szCs w:val="28"/>
          <w:lang w:eastAsia="en-GB"/>
          <w14:ligatures w14:val="none"/>
        </w:rPr>
        <w:t xml:space="preserve"> with Exploratory</w:t>
      </w:r>
      <w:r w:rsidR="007A7CF7" w:rsidRPr="00B35F90">
        <w:rPr>
          <w:rFonts w:ascii="Calibri" w:eastAsia="Times New Roman" w:hAnsi="Calibri" w:cs="Calibri"/>
          <w:b/>
          <w:bCs/>
          <w:color w:val="000000"/>
          <w:kern w:val="0"/>
          <w:sz w:val="28"/>
          <w:szCs w:val="28"/>
          <w:lang w:eastAsia="en-GB"/>
          <w14:ligatures w14:val="none"/>
        </w:rPr>
        <w:t xml:space="preserve"> </w:t>
      </w:r>
      <w:r w:rsidR="008A04FA" w:rsidRPr="00B35F90">
        <w:rPr>
          <w:rFonts w:ascii="Calibri" w:eastAsia="Times New Roman" w:hAnsi="Calibri" w:cs="Calibri"/>
          <w:b/>
          <w:bCs/>
          <w:color w:val="000000"/>
          <w:kern w:val="0"/>
          <w:sz w:val="28"/>
          <w:szCs w:val="28"/>
          <w:lang w:eastAsia="en-GB"/>
          <w14:ligatures w14:val="none"/>
        </w:rPr>
        <w:t>A</w:t>
      </w:r>
      <w:r w:rsidR="007A7CF7" w:rsidRPr="00B35F90">
        <w:rPr>
          <w:rFonts w:ascii="Calibri" w:eastAsia="Times New Roman" w:hAnsi="Calibri" w:cs="Calibri"/>
          <w:b/>
          <w:bCs/>
          <w:color w:val="000000"/>
          <w:kern w:val="0"/>
          <w:sz w:val="28"/>
          <w:szCs w:val="28"/>
          <w:lang w:eastAsia="en-GB"/>
          <w14:ligatures w14:val="none"/>
        </w:rPr>
        <w:t>nalysis</w:t>
      </w:r>
    </w:p>
    <w:p w14:paraId="2005F745" w14:textId="5B9B4E04" w:rsidR="002456C8" w:rsidRPr="00B35F90" w:rsidRDefault="00373DE9" w:rsidP="002456C8">
      <w:pPr>
        <w:rPr>
          <w:rFonts w:ascii="Calibri" w:eastAsia="Times New Roman" w:hAnsi="Calibri" w:cs="Calibri"/>
          <w:color w:val="000000"/>
          <w:kern w:val="0"/>
          <w:sz w:val="22"/>
          <w:szCs w:val="22"/>
          <w:lang w:eastAsia="en-GB"/>
          <w14:ligatures w14:val="none"/>
        </w:rPr>
      </w:pPr>
      <w:r>
        <w:rPr>
          <w:rFonts w:ascii="Calibri" w:eastAsia="Times New Roman" w:hAnsi="Calibri" w:cs="Calibri"/>
          <w:color w:val="000000"/>
          <w:kern w:val="0"/>
          <w:sz w:val="22"/>
          <w:szCs w:val="22"/>
          <w:lang w:eastAsia="en-GB"/>
          <w14:ligatures w14:val="none"/>
        </w:rPr>
        <w:t>T</w:t>
      </w:r>
      <w:r w:rsidR="0083275C" w:rsidRPr="00B35F90">
        <w:rPr>
          <w:rFonts w:ascii="Calibri" w:eastAsia="Times New Roman" w:hAnsi="Calibri" w:cs="Calibri"/>
          <w:color w:val="000000"/>
          <w:kern w:val="0"/>
          <w:sz w:val="22"/>
          <w:szCs w:val="22"/>
          <w:lang w:eastAsia="en-GB"/>
          <w14:ligatures w14:val="none"/>
        </w:rPr>
        <w:t xml:space="preserve">ime series analysis is a method of examining changes in time and providing a prediction about the future. </w:t>
      </w:r>
      <w:r w:rsidR="08A4CFDB" w:rsidRPr="00B35F90">
        <w:rPr>
          <w:rFonts w:ascii="Calibri" w:eastAsia="Times New Roman" w:hAnsi="Calibri" w:cs="Calibri"/>
          <w:color w:val="000000"/>
          <w:kern w:val="0"/>
          <w:sz w:val="22"/>
          <w:szCs w:val="22"/>
          <w:lang w:eastAsia="en-GB"/>
          <w14:ligatures w14:val="none"/>
        </w:rPr>
        <w:t>T</w:t>
      </w:r>
      <w:r w:rsidR="0083275C" w:rsidRPr="00B35F90">
        <w:rPr>
          <w:rFonts w:ascii="Calibri" w:eastAsia="Times New Roman" w:hAnsi="Calibri" w:cs="Calibri"/>
          <w:color w:val="000000"/>
          <w:kern w:val="0"/>
          <w:sz w:val="22"/>
          <w:szCs w:val="22"/>
          <w:lang w:eastAsia="en-GB"/>
          <w14:ligatures w14:val="none"/>
        </w:rPr>
        <w:t>wo of the most important assets for this analysis are the holiday and seasonality effect. In general, time series tend to show fluctuations</w:t>
      </w:r>
      <w:r w:rsidR="000D5F44" w:rsidRPr="00B35F90">
        <w:rPr>
          <w:rFonts w:ascii="Calibri" w:eastAsia="Times New Roman" w:hAnsi="Calibri" w:cs="Calibri"/>
          <w:color w:val="000000"/>
          <w:kern w:val="0"/>
          <w:sz w:val="22"/>
          <w:szCs w:val="22"/>
          <w:lang w:eastAsia="en-GB"/>
          <w14:ligatures w14:val="none"/>
        </w:rPr>
        <w:t xml:space="preserve"> due to seasonal changes</w:t>
      </w:r>
      <w:r w:rsidR="0083275C" w:rsidRPr="00B35F90">
        <w:rPr>
          <w:rFonts w:ascii="Calibri" w:eastAsia="Times New Roman" w:hAnsi="Calibri" w:cs="Calibri"/>
          <w:color w:val="000000"/>
          <w:kern w:val="0"/>
          <w:sz w:val="22"/>
          <w:szCs w:val="22"/>
          <w:lang w:eastAsia="en-GB"/>
          <w14:ligatures w14:val="none"/>
        </w:rPr>
        <w:t>. Therefore, it is quite vital to consider their effects on the analysis so that it can significantly help to increase model accuracy for its future predictions.</w:t>
      </w:r>
    </w:p>
    <w:p w14:paraId="55870A48" w14:textId="760E5CAB" w:rsidR="00D37C80" w:rsidRPr="00B35F90" w:rsidRDefault="00D37C80" w:rsidP="002456C8">
      <w:pPr>
        <w:rPr>
          <w:rFonts w:ascii="Calibri" w:eastAsia="Times New Roman" w:hAnsi="Calibri" w:cs="Calibri"/>
          <w:color w:val="000000"/>
          <w:kern w:val="0"/>
          <w:sz w:val="22"/>
          <w:szCs w:val="22"/>
          <w:lang w:eastAsia="en-GB"/>
          <w14:ligatures w14:val="none"/>
        </w:rPr>
      </w:pPr>
      <w:r w:rsidRPr="00B35F90">
        <w:rPr>
          <w:rFonts w:ascii="Calibri" w:eastAsia="Times New Roman" w:hAnsi="Calibri" w:cs="Calibri"/>
          <w:color w:val="000000"/>
          <w:kern w:val="0"/>
          <w:sz w:val="22"/>
          <w:szCs w:val="22"/>
          <w:lang w:eastAsia="en-GB"/>
          <w14:ligatures w14:val="none"/>
        </w:rPr>
        <w:t>In th</w:t>
      </w:r>
      <w:r w:rsidR="10946CE5" w:rsidRPr="00B35F90">
        <w:rPr>
          <w:rFonts w:ascii="Calibri" w:eastAsia="Times New Roman" w:hAnsi="Calibri" w:cs="Calibri"/>
          <w:color w:val="000000"/>
          <w:kern w:val="0"/>
          <w:sz w:val="22"/>
          <w:szCs w:val="22"/>
          <w:lang w:eastAsia="en-GB"/>
          <w14:ligatures w14:val="none"/>
        </w:rPr>
        <w:t>e</w:t>
      </w:r>
      <w:r w:rsidR="792A79A7" w:rsidRPr="00B35F90">
        <w:rPr>
          <w:rFonts w:ascii="Calibri" w:eastAsia="Times New Roman" w:hAnsi="Calibri" w:cs="Calibri"/>
          <w:color w:val="000000"/>
          <w:kern w:val="0"/>
          <w:sz w:val="22"/>
          <w:szCs w:val="22"/>
          <w:lang w:eastAsia="en-GB"/>
          <w14:ligatures w14:val="none"/>
        </w:rPr>
        <w:t xml:space="preserve"> next section</w:t>
      </w:r>
      <w:r w:rsidRPr="00B35F90">
        <w:rPr>
          <w:rFonts w:ascii="Calibri" w:eastAsia="Times New Roman" w:hAnsi="Calibri" w:cs="Calibri"/>
          <w:color w:val="000000"/>
          <w:kern w:val="0"/>
          <w:sz w:val="22"/>
          <w:szCs w:val="22"/>
          <w:lang w:eastAsia="en-GB"/>
          <w14:ligatures w14:val="none"/>
        </w:rPr>
        <w:t xml:space="preserve">, </w:t>
      </w:r>
      <w:r w:rsidR="7FF9487F" w:rsidRPr="00B35F90">
        <w:rPr>
          <w:rFonts w:ascii="Calibri" w:eastAsia="Times New Roman" w:hAnsi="Calibri" w:cs="Calibri"/>
          <w:color w:val="000000"/>
          <w:kern w:val="0"/>
          <w:sz w:val="22"/>
          <w:szCs w:val="22"/>
          <w:lang w:eastAsia="en-GB"/>
          <w14:ligatures w14:val="none"/>
        </w:rPr>
        <w:t>I</w:t>
      </w:r>
      <w:r w:rsidRPr="00B35F90">
        <w:rPr>
          <w:rFonts w:ascii="Calibri" w:eastAsia="Times New Roman" w:hAnsi="Calibri" w:cs="Calibri"/>
          <w:color w:val="000000"/>
          <w:kern w:val="0"/>
          <w:sz w:val="22"/>
          <w:szCs w:val="22"/>
          <w:lang w:eastAsia="en-GB"/>
          <w14:ligatures w14:val="none"/>
        </w:rPr>
        <w:t xml:space="preserve"> will analyse seasonality and holiday effects in the data. First, it will cover the definition and importance of seasonality, then examine the effects of holiday periods. These </w:t>
      </w:r>
      <w:r w:rsidRPr="00B35F90">
        <w:rPr>
          <w:rFonts w:ascii="Calibri" w:eastAsia="Times New Roman" w:hAnsi="Calibri" w:cs="Calibri"/>
          <w:color w:val="000000"/>
          <w:kern w:val="0"/>
          <w:sz w:val="22"/>
          <w:szCs w:val="22"/>
          <w:lang w:eastAsia="en-GB"/>
          <w14:ligatures w14:val="none"/>
        </w:rPr>
        <w:lastRenderedPageBreak/>
        <w:t xml:space="preserve">analyses will make a contribution to be able to understand regular and irregular patterns in the data and provide insights. </w:t>
      </w:r>
    </w:p>
    <w:p w14:paraId="19A146EB" w14:textId="536AB44B" w:rsidR="008B545D" w:rsidRDefault="00B35F90" w:rsidP="00D37C80">
      <w:pPr>
        <w:rPr>
          <w:rFonts w:ascii="Calibri" w:eastAsia="Times New Roman" w:hAnsi="Calibri" w:cs="Calibri"/>
          <w:b/>
          <w:bCs/>
          <w:color w:val="000000"/>
          <w:kern w:val="0"/>
          <w:lang w:eastAsia="en-GB"/>
          <w14:ligatures w14:val="none"/>
        </w:rPr>
      </w:pPr>
      <w:r>
        <w:rPr>
          <w:rFonts w:ascii="Calibri" w:eastAsia="Times New Roman" w:hAnsi="Calibri" w:cs="Calibri"/>
          <w:b/>
          <w:bCs/>
          <w:color w:val="000000"/>
          <w:kern w:val="0"/>
          <w:lang w:eastAsia="en-GB"/>
          <w14:ligatures w14:val="none"/>
        </w:rPr>
        <w:t>5</w:t>
      </w:r>
      <w:r w:rsidR="008B545D" w:rsidRPr="008B545D">
        <w:rPr>
          <w:rFonts w:ascii="Calibri" w:eastAsia="Times New Roman" w:hAnsi="Calibri" w:cs="Calibri"/>
          <w:b/>
          <w:bCs/>
          <w:color w:val="000000"/>
          <w:kern w:val="0"/>
          <w:lang w:eastAsia="en-GB"/>
          <w14:ligatures w14:val="none"/>
        </w:rPr>
        <w:t>.3 Seasonality Analysis</w:t>
      </w:r>
    </w:p>
    <w:p w14:paraId="53C50F29" w14:textId="0A895CBF" w:rsidR="00D37C80" w:rsidRPr="00B35F90" w:rsidRDefault="00D66159" w:rsidP="008441F6">
      <w:pPr>
        <w:rPr>
          <w:rFonts w:ascii="Calibri" w:eastAsia="Times New Roman" w:hAnsi="Calibri" w:cs="Calibri"/>
          <w:color w:val="000000"/>
          <w:kern w:val="0"/>
          <w:sz w:val="22"/>
          <w:szCs w:val="22"/>
          <w:lang w:eastAsia="en-GB"/>
          <w14:ligatures w14:val="none"/>
        </w:rPr>
      </w:pPr>
      <w:r w:rsidRPr="00B35F90">
        <w:rPr>
          <w:rFonts w:ascii="Calibri" w:eastAsia="Times New Roman" w:hAnsi="Calibri" w:cs="Calibri"/>
          <w:color w:val="000000"/>
          <w:kern w:val="0"/>
          <w:sz w:val="22"/>
          <w:szCs w:val="22"/>
          <w:lang w:eastAsia="en-GB"/>
          <w14:ligatures w14:val="none"/>
        </w:rPr>
        <w:t xml:space="preserve">The daily change in the number of cases of the COVID-19 outbreak is of great importance to health authorities and the public. Therefore, how to </w:t>
      </w:r>
      <w:r w:rsidR="00615FDB" w:rsidRPr="00B35F90">
        <w:rPr>
          <w:rFonts w:ascii="Calibri" w:eastAsia="Times New Roman" w:hAnsi="Calibri" w:cs="Calibri"/>
          <w:color w:val="000000"/>
          <w:kern w:val="0"/>
          <w:sz w:val="22"/>
          <w:szCs w:val="22"/>
          <w:lang w:eastAsia="en-GB"/>
          <w14:ligatures w14:val="none"/>
        </w:rPr>
        <w:t>analyse</w:t>
      </w:r>
      <w:r w:rsidRPr="00B35F90">
        <w:rPr>
          <w:rFonts w:ascii="Calibri" w:eastAsia="Times New Roman" w:hAnsi="Calibri" w:cs="Calibri"/>
          <w:color w:val="000000"/>
          <w:kern w:val="0"/>
          <w:sz w:val="22"/>
          <w:szCs w:val="22"/>
          <w:lang w:eastAsia="en-GB"/>
          <w14:ligatures w14:val="none"/>
        </w:rPr>
        <w:t xml:space="preserve"> the number of cases by day can provide critical information for the control and protection of the outbreak. In this analysis, a graph showing the change in the average daily number of cases over a week has been</w:t>
      </w:r>
    </w:p>
    <w:p w14:paraId="3F5D29B6" w14:textId="0D24B1C8" w:rsidR="00D66159" w:rsidRPr="00B35F90" w:rsidRDefault="00D66159" w:rsidP="008441F6">
      <w:pPr>
        <w:rPr>
          <w:rFonts w:ascii="Calibri" w:eastAsia="Times New Roman" w:hAnsi="Calibri" w:cs="Calibri"/>
          <w:color w:val="000000"/>
          <w:kern w:val="0"/>
          <w:sz w:val="22"/>
          <w:szCs w:val="22"/>
          <w:lang w:eastAsia="en-GB"/>
          <w14:ligatures w14:val="none"/>
        </w:rPr>
      </w:pPr>
      <w:r w:rsidRPr="00B35F90">
        <w:rPr>
          <w:rFonts w:ascii="Calibri" w:eastAsia="Times New Roman" w:hAnsi="Calibri" w:cs="Calibri"/>
          <w:color w:val="000000"/>
          <w:kern w:val="0"/>
          <w:sz w:val="22"/>
          <w:szCs w:val="22"/>
          <w:lang w:eastAsia="en-GB"/>
          <w14:ligatures w14:val="none"/>
        </w:rPr>
        <w:t>examined. This analysis will help us understand that weeks of COVID-19 cases do not show specific temperature increases or losses.</w:t>
      </w:r>
    </w:p>
    <w:p w14:paraId="69F7776E" w14:textId="1BF37DFB" w:rsidR="005C2FB5" w:rsidRPr="00B35F90" w:rsidRDefault="00B35F90" w:rsidP="008441F6">
      <w:pPr>
        <w:rPr>
          <w:rFonts w:ascii="Calibri" w:eastAsia="Times New Roman" w:hAnsi="Calibri" w:cs="Calibri"/>
          <w:b/>
          <w:bCs/>
          <w:color w:val="000000"/>
          <w:kern w:val="0"/>
          <w:sz w:val="22"/>
          <w:szCs w:val="22"/>
          <w:lang w:eastAsia="en-GB"/>
          <w14:ligatures w14:val="none"/>
        </w:rPr>
      </w:pPr>
      <w:r>
        <w:rPr>
          <w:rFonts w:ascii="Calibri" w:eastAsia="Times New Roman" w:hAnsi="Calibri" w:cs="Calibri"/>
          <w:b/>
          <w:bCs/>
          <w:color w:val="000000"/>
          <w:kern w:val="0"/>
          <w:sz w:val="22"/>
          <w:szCs w:val="22"/>
          <w:lang w:eastAsia="en-GB"/>
          <w14:ligatures w14:val="none"/>
        </w:rPr>
        <w:t>5</w:t>
      </w:r>
      <w:r w:rsidR="005C2FB5" w:rsidRPr="00B35F90">
        <w:rPr>
          <w:rFonts w:ascii="Calibri" w:eastAsia="Times New Roman" w:hAnsi="Calibri" w:cs="Calibri"/>
          <w:b/>
          <w:bCs/>
          <w:color w:val="000000"/>
          <w:kern w:val="0"/>
          <w:sz w:val="22"/>
          <w:szCs w:val="22"/>
          <w:lang w:eastAsia="en-GB"/>
          <w14:ligatures w14:val="none"/>
        </w:rPr>
        <w:t xml:space="preserve">.3.1 </w:t>
      </w:r>
      <w:r w:rsidR="00297B50" w:rsidRPr="00B35F90">
        <w:rPr>
          <w:rFonts w:ascii="Calibri" w:eastAsia="Times New Roman" w:hAnsi="Calibri" w:cs="Calibri"/>
          <w:b/>
          <w:bCs/>
          <w:color w:val="000000"/>
          <w:kern w:val="0"/>
          <w:sz w:val="22"/>
          <w:szCs w:val="22"/>
          <w:lang w:eastAsia="en-GB"/>
          <w14:ligatures w14:val="none"/>
        </w:rPr>
        <w:t xml:space="preserve">Weekly </w:t>
      </w:r>
      <w:r w:rsidR="000D5F44" w:rsidRPr="00B35F90">
        <w:rPr>
          <w:rFonts w:ascii="Calibri" w:eastAsia="Times New Roman" w:hAnsi="Calibri" w:cs="Calibri"/>
          <w:b/>
          <w:bCs/>
          <w:color w:val="000000"/>
          <w:kern w:val="0"/>
          <w:sz w:val="22"/>
          <w:szCs w:val="22"/>
          <w:lang w:eastAsia="en-GB"/>
          <w14:ligatures w14:val="none"/>
        </w:rPr>
        <w:t>Trends</w:t>
      </w:r>
    </w:p>
    <w:p w14:paraId="32CCC952" w14:textId="39D5BCA5" w:rsidR="00D66159" w:rsidRDefault="00E53044" w:rsidP="00D66159">
      <w:pPr>
        <w:rPr>
          <w:rFonts w:ascii="Calibri" w:eastAsia="Times New Roman" w:hAnsi="Calibri" w:cs="Calibri"/>
          <w:b/>
          <w:bCs/>
          <w:color w:val="000000"/>
          <w:kern w:val="0"/>
          <w:lang w:eastAsia="en-GB"/>
          <w14:ligatures w14:val="none"/>
        </w:rPr>
      </w:pPr>
      <w:r w:rsidRPr="00E53044">
        <w:rPr>
          <w:rFonts w:ascii="Calibri" w:eastAsia="Times New Roman" w:hAnsi="Calibri" w:cs="Calibri"/>
          <w:b/>
          <w:bCs/>
          <w:noProof/>
          <w:color w:val="000000"/>
          <w:kern w:val="0"/>
          <w:lang w:eastAsia="en-GB"/>
          <w14:ligatures w14:val="none"/>
        </w:rPr>
        <w:drawing>
          <wp:inline distT="0" distB="0" distL="0" distR="0" wp14:anchorId="63EC4DCA" wp14:editId="0361F50A">
            <wp:extent cx="4970145" cy="2667000"/>
            <wp:effectExtent l="0" t="0" r="1905" b="0"/>
            <wp:docPr id="1310738504"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738504" name="Picture 1" descr="A graph with a blue line&#10;&#10;Description automatically generated"/>
                    <pic:cNvPicPr/>
                  </pic:nvPicPr>
                  <pic:blipFill>
                    <a:blip r:embed="rId27"/>
                    <a:stretch>
                      <a:fillRect/>
                    </a:stretch>
                  </pic:blipFill>
                  <pic:spPr>
                    <a:xfrm>
                      <a:off x="0" y="0"/>
                      <a:ext cx="5014228" cy="2690655"/>
                    </a:xfrm>
                    <a:prstGeom prst="rect">
                      <a:avLst/>
                    </a:prstGeom>
                  </pic:spPr>
                </pic:pic>
              </a:graphicData>
            </a:graphic>
          </wp:inline>
        </w:drawing>
      </w:r>
    </w:p>
    <w:p w14:paraId="3B7200D0" w14:textId="36795918" w:rsidR="00D66159" w:rsidRPr="00B35F90" w:rsidRDefault="00D66159" w:rsidP="00D66159">
      <w:pPr>
        <w:rPr>
          <w:rFonts w:ascii="Calibri" w:eastAsia="Times New Roman" w:hAnsi="Calibri" w:cs="Calibri"/>
          <w:b/>
          <w:bCs/>
          <w:color w:val="000000"/>
          <w:kern w:val="0"/>
          <w:sz w:val="22"/>
          <w:szCs w:val="22"/>
          <w:lang w:eastAsia="en-GB"/>
          <w14:ligatures w14:val="none"/>
        </w:rPr>
      </w:pPr>
      <w:r>
        <w:rPr>
          <w:rFonts w:ascii="Calibri" w:eastAsia="Times New Roman" w:hAnsi="Calibri" w:cs="Calibri"/>
          <w:b/>
          <w:bCs/>
          <w:color w:val="000000"/>
          <w:kern w:val="0"/>
          <w:lang w:eastAsia="en-GB"/>
          <w14:ligatures w14:val="none"/>
        </w:rPr>
        <w:t xml:space="preserve">            </w:t>
      </w:r>
      <w:r w:rsidRPr="00B35F90">
        <w:rPr>
          <w:rFonts w:ascii="Calibri" w:eastAsia="Times New Roman" w:hAnsi="Calibri" w:cs="Calibri"/>
          <w:b/>
          <w:bCs/>
          <w:color w:val="000000"/>
          <w:kern w:val="0"/>
          <w:sz w:val="22"/>
          <w:szCs w:val="22"/>
          <w:lang w:eastAsia="en-GB"/>
          <w14:ligatures w14:val="none"/>
        </w:rPr>
        <w:t xml:space="preserve">Figure </w:t>
      </w:r>
      <w:r w:rsidR="00184FE5" w:rsidRPr="00B35F90">
        <w:rPr>
          <w:rFonts w:ascii="Calibri" w:eastAsia="Times New Roman" w:hAnsi="Calibri" w:cs="Calibri"/>
          <w:b/>
          <w:bCs/>
          <w:color w:val="000000"/>
          <w:kern w:val="0"/>
          <w:sz w:val="22"/>
          <w:szCs w:val="22"/>
          <w:lang w:eastAsia="en-GB"/>
          <w14:ligatures w14:val="none"/>
        </w:rPr>
        <w:t>8</w:t>
      </w:r>
      <w:r w:rsidRPr="00B35F90">
        <w:rPr>
          <w:rFonts w:ascii="Calibri" w:eastAsia="Times New Roman" w:hAnsi="Calibri" w:cs="Calibri"/>
          <w:b/>
          <w:bCs/>
          <w:color w:val="000000"/>
          <w:kern w:val="0"/>
          <w:sz w:val="22"/>
          <w:szCs w:val="22"/>
          <w:lang w:eastAsia="en-GB"/>
          <w14:ligatures w14:val="none"/>
        </w:rPr>
        <w:t>.</w:t>
      </w:r>
      <w:r w:rsidR="00184FE5" w:rsidRPr="00B35F90">
        <w:rPr>
          <w:rFonts w:ascii="Calibri" w:eastAsia="Times New Roman" w:hAnsi="Calibri" w:cs="Calibri"/>
          <w:b/>
          <w:bCs/>
          <w:color w:val="000000"/>
          <w:kern w:val="0"/>
          <w:sz w:val="22"/>
          <w:szCs w:val="22"/>
          <w:lang w:eastAsia="en-GB"/>
          <w14:ligatures w14:val="none"/>
        </w:rPr>
        <w:t xml:space="preserve"> Weekly </w:t>
      </w:r>
      <w:r w:rsidR="00EE2B7E" w:rsidRPr="00B35F90">
        <w:rPr>
          <w:rFonts w:ascii="Calibri" w:eastAsia="Times New Roman" w:hAnsi="Calibri" w:cs="Calibri"/>
          <w:b/>
          <w:bCs/>
          <w:color w:val="000000"/>
          <w:kern w:val="0"/>
          <w:sz w:val="22"/>
          <w:szCs w:val="22"/>
          <w:lang w:eastAsia="en-GB"/>
          <w14:ligatures w14:val="none"/>
        </w:rPr>
        <w:t xml:space="preserve">Number of Daily </w:t>
      </w:r>
      <w:r w:rsidR="00184FE5" w:rsidRPr="00B35F90">
        <w:rPr>
          <w:rFonts w:ascii="Calibri" w:eastAsia="Times New Roman" w:hAnsi="Calibri" w:cs="Calibri"/>
          <w:b/>
          <w:bCs/>
          <w:color w:val="000000"/>
          <w:kern w:val="0"/>
          <w:sz w:val="22"/>
          <w:szCs w:val="22"/>
          <w:lang w:eastAsia="en-GB"/>
          <w14:ligatures w14:val="none"/>
        </w:rPr>
        <w:t>Cases Trend</w:t>
      </w:r>
      <w:r w:rsidR="00EE2B7E" w:rsidRPr="00B35F90">
        <w:rPr>
          <w:rFonts w:ascii="Calibri" w:eastAsia="Times New Roman" w:hAnsi="Calibri" w:cs="Calibri"/>
          <w:b/>
          <w:bCs/>
          <w:color w:val="000000"/>
          <w:kern w:val="0"/>
          <w:sz w:val="22"/>
          <w:szCs w:val="22"/>
          <w:lang w:eastAsia="en-GB"/>
          <w14:ligatures w14:val="none"/>
        </w:rPr>
        <w:t xml:space="preserve"> in United Kingdom, 2021-2023</w:t>
      </w:r>
    </w:p>
    <w:p w14:paraId="11D52E79" w14:textId="0A74D743" w:rsidR="00D66159" w:rsidRPr="008B545D" w:rsidRDefault="00D66159" w:rsidP="008441F6">
      <w:pPr>
        <w:rPr>
          <w:rFonts w:ascii="Calibri" w:eastAsia="Times New Roman" w:hAnsi="Calibri" w:cs="Calibri"/>
          <w:b/>
          <w:bCs/>
          <w:color w:val="000000"/>
          <w:kern w:val="0"/>
          <w:lang w:eastAsia="en-GB"/>
          <w14:ligatures w14:val="none"/>
        </w:rPr>
      </w:pPr>
      <w:r>
        <w:rPr>
          <w:rFonts w:ascii="Calibri" w:eastAsia="Times New Roman" w:hAnsi="Calibri" w:cs="Calibri"/>
          <w:b/>
          <w:bCs/>
          <w:color w:val="000000"/>
          <w:kern w:val="0"/>
          <w:lang w:eastAsia="en-GB"/>
          <w14:ligatures w14:val="none"/>
        </w:rPr>
        <w:t xml:space="preserve">                                                            </w:t>
      </w:r>
    </w:p>
    <w:p w14:paraId="1AF17877" w14:textId="207A135C" w:rsidR="00224B33" w:rsidRPr="00B35F90" w:rsidRDefault="00224B33" w:rsidP="00224B33">
      <w:pPr>
        <w:rPr>
          <w:rFonts w:ascii="Calibri" w:eastAsia="Times New Roman" w:hAnsi="Calibri" w:cs="Calibri"/>
          <w:color w:val="000000"/>
          <w:kern w:val="0"/>
          <w:sz w:val="22"/>
          <w:szCs w:val="22"/>
          <w:lang w:eastAsia="en-GB"/>
          <w14:ligatures w14:val="none"/>
        </w:rPr>
      </w:pPr>
      <w:r w:rsidRPr="00B35F90">
        <w:rPr>
          <w:rFonts w:ascii="Calibri" w:eastAsia="Times New Roman" w:hAnsi="Calibri" w:cs="Calibri"/>
          <w:color w:val="000000"/>
          <w:kern w:val="0"/>
          <w:sz w:val="22"/>
          <w:szCs w:val="22"/>
          <w:lang w:eastAsia="en-GB"/>
          <w14:ligatures w14:val="none"/>
        </w:rPr>
        <w:t xml:space="preserve">When it comes to the figure while the y-axis shows the day of the week and, the x-axis depicts average daily cases. For each day, a number of average cases is given with blue dots. As you can see the number of cases shows a decreasing trend from Monday to Saturday. Then, increases again from Saturday to Sunday. This can be explained by the fact that the results of the tests performed over the weekend were reported on Monday. Tuesday and Wednesday shows a slight decrease but the number of cases is still considerably higher than other days. The high number of cases these days may be due to the ongoing intensive testing and reporting activities at the beginning of the week. Despite Saturday having the lowest number of cases, it can be explained that This can be explained by the fact that most of the testing </w:t>
      </w:r>
      <w:r w:rsidR="00EE2B7E" w:rsidRPr="00B35F90">
        <w:rPr>
          <w:rFonts w:ascii="Calibri" w:eastAsia="Times New Roman" w:hAnsi="Calibri" w:cs="Calibri"/>
          <w:color w:val="000000"/>
          <w:kern w:val="0"/>
          <w:sz w:val="22"/>
          <w:szCs w:val="22"/>
          <w:lang w:eastAsia="en-GB"/>
          <w14:ligatures w14:val="none"/>
        </w:rPr>
        <w:t>centres</w:t>
      </w:r>
      <w:r w:rsidRPr="00B35F90">
        <w:rPr>
          <w:rFonts w:ascii="Calibri" w:eastAsia="Times New Roman" w:hAnsi="Calibri" w:cs="Calibri"/>
          <w:color w:val="000000"/>
          <w:kern w:val="0"/>
          <w:sz w:val="22"/>
          <w:szCs w:val="22"/>
          <w:lang w:eastAsia="en-GB"/>
          <w14:ligatures w14:val="none"/>
        </w:rPr>
        <w:t xml:space="preserve"> are closed, or the number of tests has decreased, or people do not go outside since they work so that the virus spread rate is less than any other days. </w:t>
      </w:r>
    </w:p>
    <w:p w14:paraId="5C9BEF10" w14:textId="5578E031" w:rsidR="006C1B7F" w:rsidRPr="00B35F90" w:rsidRDefault="00224B33" w:rsidP="00224B33">
      <w:pPr>
        <w:rPr>
          <w:rFonts w:ascii="Calibri" w:eastAsia="Times New Roman" w:hAnsi="Calibri" w:cs="Calibri"/>
          <w:color w:val="000000"/>
          <w:kern w:val="0"/>
          <w:sz w:val="22"/>
          <w:szCs w:val="22"/>
          <w:lang w:eastAsia="en-GB"/>
          <w14:ligatures w14:val="none"/>
        </w:rPr>
      </w:pPr>
      <w:r w:rsidRPr="00B35F90">
        <w:rPr>
          <w:rFonts w:ascii="Calibri" w:eastAsia="Times New Roman" w:hAnsi="Calibri" w:cs="Calibri"/>
          <w:color w:val="000000"/>
          <w:kern w:val="0"/>
          <w:sz w:val="22"/>
          <w:szCs w:val="22"/>
          <w:lang w:eastAsia="en-GB"/>
          <w14:ligatures w14:val="none"/>
        </w:rPr>
        <w:t xml:space="preserve">To sum up, according to the figure, it reveals that the number of COVID-19 cases shows a significant seasonality on a weekly basis. The number of cases decreases from Monday, reaches its lowest level on Saturday, and then increases slightly on Sunday. It can be said that this seasonality pattern is related to two things which are “the intensity of testing and reporting activities varying according to </w:t>
      </w:r>
      <w:r w:rsidRPr="00B35F90">
        <w:rPr>
          <w:rFonts w:ascii="Calibri" w:eastAsia="Times New Roman" w:hAnsi="Calibri" w:cs="Calibri"/>
          <w:color w:val="000000"/>
          <w:kern w:val="0"/>
          <w:sz w:val="22"/>
          <w:szCs w:val="22"/>
          <w:lang w:eastAsia="en-GB"/>
          <w14:ligatures w14:val="none"/>
        </w:rPr>
        <w:lastRenderedPageBreak/>
        <w:t>the days of the week” and “people show a tendency to go outside on weekends then it triggers the virus spread more”. That kind of pattern is involved in the machine-learning model at Prophet.</w:t>
      </w:r>
    </w:p>
    <w:p w14:paraId="3E7D9AA2" w14:textId="13F37E33" w:rsidR="00297B50" w:rsidRPr="00B35F90" w:rsidRDefault="00AA4BA2" w:rsidP="00297B50">
      <w:pPr>
        <w:rPr>
          <w:rFonts w:ascii="Calibri" w:eastAsia="Times New Roman" w:hAnsi="Calibri" w:cs="Calibri"/>
          <w:b/>
          <w:bCs/>
          <w:color w:val="000000"/>
          <w:kern w:val="0"/>
          <w:sz w:val="22"/>
          <w:szCs w:val="22"/>
          <w:lang w:eastAsia="en-GB"/>
          <w14:ligatures w14:val="none"/>
        </w:rPr>
      </w:pPr>
      <w:r>
        <w:rPr>
          <w:rFonts w:ascii="Calibri" w:eastAsia="Times New Roman" w:hAnsi="Calibri" w:cs="Calibri"/>
          <w:b/>
          <w:bCs/>
          <w:color w:val="000000"/>
          <w:kern w:val="0"/>
          <w:sz w:val="22"/>
          <w:szCs w:val="22"/>
          <w:lang w:eastAsia="en-GB"/>
          <w14:ligatures w14:val="none"/>
        </w:rPr>
        <w:t>5</w:t>
      </w:r>
      <w:r w:rsidR="00297B50" w:rsidRPr="00B35F90">
        <w:rPr>
          <w:rFonts w:ascii="Calibri" w:eastAsia="Times New Roman" w:hAnsi="Calibri" w:cs="Calibri"/>
          <w:b/>
          <w:bCs/>
          <w:color w:val="000000"/>
          <w:kern w:val="0"/>
          <w:sz w:val="22"/>
          <w:szCs w:val="22"/>
          <w:lang w:eastAsia="en-GB"/>
          <w14:ligatures w14:val="none"/>
        </w:rPr>
        <w:t xml:space="preserve">.3.2 </w:t>
      </w:r>
      <w:r w:rsidR="000D5F44" w:rsidRPr="00B35F90">
        <w:rPr>
          <w:rFonts w:ascii="Calibri" w:eastAsia="Times New Roman" w:hAnsi="Calibri" w:cs="Calibri"/>
          <w:b/>
          <w:bCs/>
          <w:color w:val="000000"/>
          <w:kern w:val="0"/>
          <w:sz w:val="22"/>
          <w:szCs w:val="22"/>
          <w:lang w:eastAsia="en-GB"/>
          <w14:ligatures w14:val="none"/>
        </w:rPr>
        <w:t>Fluctuations over months</w:t>
      </w:r>
    </w:p>
    <w:p w14:paraId="0613CD14" w14:textId="6E9BEF84" w:rsidR="00334F29" w:rsidRPr="00B35F90" w:rsidRDefault="00334F29" w:rsidP="00334F29">
      <w:pPr>
        <w:rPr>
          <w:rFonts w:ascii="Calibri" w:eastAsia="Times New Roman" w:hAnsi="Calibri" w:cs="Calibri"/>
          <w:color w:val="000000"/>
          <w:kern w:val="0"/>
          <w:sz w:val="22"/>
          <w:szCs w:val="22"/>
          <w:lang w:eastAsia="en-GB"/>
          <w14:ligatures w14:val="none"/>
        </w:rPr>
      </w:pPr>
      <w:r w:rsidRPr="00B35F90">
        <w:rPr>
          <w:rFonts w:ascii="Calibri" w:eastAsia="Times New Roman" w:hAnsi="Calibri" w:cs="Calibri"/>
          <w:color w:val="000000"/>
          <w:kern w:val="0"/>
          <w:sz w:val="22"/>
          <w:szCs w:val="22"/>
          <w:lang w:eastAsia="en-GB"/>
          <w14:ligatures w14:val="none"/>
        </w:rPr>
        <w:t>The annual change in the number of cases during the COVID-19 pandemic is of great importance in terms of the management and control of the outbreak. Understanding the fluctuations in the number of cases on an annual basis can provide critical information about the measures and strategies to be taken during different periods of the outbreak. In this section, the graph showing the change in the number of COVID-19 cases over a year will be analys</w:t>
      </w:r>
      <w:r w:rsidR="00EC1EA6" w:rsidRPr="00B35F90">
        <w:rPr>
          <w:rFonts w:ascii="Calibri" w:eastAsia="Times New Roman" w:hAnsi="Calibri" w:cs="Calibri"/>
          <w:color w:val="000000"/>
          <w:kern w:val="0"/>
          <w:sz w:val="22"/>
          <w:szCs w:val="22"/>
          <w:lang w:eastAsia="en-GB"/>
          <w14:ligatures w14:val="none"/>
        </w:rPr>
        <w:t>ed</w:t>
      </w:r>
      <w:r w:rsidRPr="00B35F90">
        <w:rPr>
          <w:rFonts w:ascii="Calibri" w:eastAsia="Times New Roman" w:hAnsi="Calibri" w:cs="Calibri"/>
          <w:color w:val="000000"/>
          <w:kern w:val="0"/>
          <w:sz w:val="22"/>
          <w:szCs w:val="22"/>
          <w:lang w:eastAsia="en-GB"/>
          <w14:ligatures w14:val="none"/>
        </w:rPr>
        <w:t>.</w:t>
      </w:r>
    </w:p>
    <w:p w14:paraId="3BEF7546" w14:textId="6925FEAD" w:rsidR="008913EE" w:rsidRDefault="008913EE" w:rsidP="00334F29">
      <w:pPr>
        <w:rPr>
          <w:rFonts w:ascii="Calibri" w:eastAsia="Times New Roman" w:hAnsi="Calibri" w:cs="Calibri"/>
          <w:color w:val="000000"/>
          <w:kern w:val="0"/>
          <w:lang w:eastAsia="en-GB"/>
          <w14:ligatures w14:val="none"/>
        </w:rPr>
      </w:pPr>
      <w:r w:rsidRPr="008913EE">
        <w:rPr>
          <w:rFonts w:ascii="Calibri" w:eastAsia="Times New Roman" w:hAnsi="Calibri" w:cs="Calibri"/>
          <w:noProof/>
          <w:color w:val="000000"/>
          <w:kern w:val="0"/>
          <w:lang w:eastAsia="en-GB"/>
          <w14:ligatures w14:val="none"/>
        </w:rPr>
        <w:drawing>
          <wp:inline distT="0" distB="0" distL="0" distR="0" wp14:anchorId="71A81FB7" wp14:editId="245D15EC">
            <wp:extent cx="5731510" cy="1918335"/>
            <wp:effectExtent l="0" t="0" r="2540" b="5715"/>
            <wp:docPr id="1050906413" name="Picture 1" descr="A graph with a line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906413" name="Picture 1" descr="A graph with a line and a blue line&#10;&#10;Description automatically generated"/>
                    <pic:cNvPicPr/>
                  </pic:nvPicPr>
                  <pic:blipFill>
                    <a:blip r:embed="rId28"/>
                    <a:stretch>
                      <a:fillRect/>
                    </a:stretch>
                  </pic:blipFill>
                  <pic:spPr>
                    <a:xfrm>
                      <a:off x="0" y="0"/>
                      <a:ext cx="5731510" cy="1918335"/>
                    </a:xfrm>
                    <a:prstGeom prst="rect">
                      <a:avLst/>
                    </a:prstGeom>
                  </pic:spPr>
                </pic:pic>
              </a:graphicData>
            </a:graphic>
          </wp:inline>
        </w:drawing>
      </w:r>
    </w:p>
    <w:p w14:paraId="10C9BAB8" w14:textId="61960C7A" w:rsidR="008913EE" w:rsidRPr="00B35F90" w:rsidRDefault="008913EE" w:rsidP="00334F29">
      <w:pPr>
        <w:rPr>
          <w:rFonts w:ascii="Calibri" w:eastAsia="Times New Roman" w:hAnsi="Calibri" w:cs="Calibri"/>
          <w:b/>
          <w:bCs/>
          <w:color w:val="000000"/>
          <w:kern w:val="0"/>
          <w:sz w:val="22"/>
          <w:szCs w:val="22"/>
          <w:lang w:eastAsia="en-GB"/>
          <w14:ligatures w14:val="none"/>
        </w:rPr>
      </w:pPr>
      <w:r>
        <w:rPr>
          <w:rFonts w:ascii="Calibri" w:eastAsia="Times New Roman" w:hAnsi="Calibri" w:cs="Calibri"/>
          <w:color w:val="000000"/>
          <w:kern w:val="0"/>
          <w:lang w:eastAsia="en-GB"/>
          <w14:ligatures w14:val="none"/>
        </w:rPr>
        <w:t xml:space="preserve">                      </w:t>
      </w:r>
      <w:r w:rsidR="00EE2B7E" w:rsidRPr="00B35F90">
        <w:rPr>
          <w:rFonts w:ascii="Calibri" w:eastAsia="Times New Roman" w:hAnsi="Calibri" w:cs="Calibri"/>
          <w:b/>
          <w:bCs/>
          <w:color w:val="000000"/>
          <w:kern w:val="0"/>
          <w:sz w:val="22"/>
          <w:szCs w:val="22"/>
          <w:lang w:eastAsia="en-GB"/>
          <w14:ligatures w14:val="none"/>
        </w:rPr>
        <w:t>Figure 9. Daily Case Fluctuation over year in United Kingdom, 2021-2023</w:t>
      </w:r>
    </w:p>
    <w:p w14:paraId="067F0067" w14:textId="2B6F3F68" w:rsidR="00790E51" w:rsidRPr="00B35F90" w:rsidRDefault="00790E51" w:rsidP="00790E51">
      <w:pPr>
        <w:rPr>
          <w:rFonts w:ascii="Calibri" w:eastAsia="Times New Roman" w:hAnsi="Calibri" w:cs="Calibri"/>
          <w:color w:val="000000"/>
          <w:kern w:val="0"/>
          <w:sz w:val="22"/>
          <w:szCs w:val="22"/>
          <w:lang w:eastAsia="en-GB"/>
          <w14:ligatures w14:val="none"/>
        </w:rPr>
      </w:pPr>
      <w:r w:rsidRPr="00B35F90">
        <w:rPr>
          <w:rFonts w:ascii="Calibri" w:eastAsia="Times New Roman" w:hAnsi="Calibri" w:cs="Calibri"/>
          <w:color w:val="000000"/>
          <w:kern w:val="0"/>
          <w:sz w:val="22"/>
          <w:szCs w:val="22"/>
          <w:lang w:eastAsia="en-GB"/>
          <w14:ligatures w14:val="none"/>
        </w:rPr>
        <w:t>Firstly, the horizontal axis provides</w:t>
      </w:r>
      <w:r w:rsidR="008C345D">
        <w:rPr>
          <w:rFonts w:ascii="Calibri" w:eastAsia="Times New Roman" w:hAnsi="Calibri" w:cs="Calibri"/>
          <w:color w:val="000000"/>
          <w:kern w:val="0"/>
          <w:sz w:val="22"/>
          <w:szCs w:val="22"/>
          <w:lang w:eastAsia="en-GB"/>
          <w14:ligatures w14:val="none"/>
        </w:rPr>
        <w:t xml:space="preserve"> </w:t>
      </w:r>
      <w:r w:rsidRPr="00B35F90">
        <w:rPr>
          <w:rFonts w:ascii="Calibri" w:eastAsia="Times New Roman" w:hAnsi="Calibri" w:cs="Calibri"/>
          <w:color w:val="000000"/>
          <w:kern w:val="0"/>
          <w:sz w:val="22"/>
          <w:szCs w:val="22"/>
          <w:lang w:eastAsia="en-GB"/>
          <w14:ligatures w14:val="none"/>
        </w:rPr>
        <w:t>information “</w:t>
      </w:r>
      <w:r w:rsidR="00BF431D">
        <w:rPr>
          <w:rFonts w:ascii="Calibri" w:eastAsia="Times New Roman" w:hAnsi="Calibri" w:cs="Calibri"/>
          <w:color w:val="000000"/>
          <w:kern w:val="0"/>
          <w:sz w:val="22"/>
          <w:szCs w:val="22"/>
          <w:lang w:eastAsia="en-GB"/>
          <w14:ligatures w14:val="none"/>
        </w:rPr>
        <w:t xml:space="preserve">the </w:t>
      </w:r>
      <w:r w:rsidRPr="00B35F90">
        <w:rPr>
          <w:rFonts w:ascii="Calibri" w:eastAsia="Times New Roman" w:hAnsi="Calibri" w:cs="Calibri"/>
          <w:color w:val="000000"/>
          <w:kern w:val="0"/>
          <w:sz w:val="22"/>
          <w:szCs w:val="22"/>
          <w:lang w:eastAsia="en-GB"/>
          <w14:ligatures w14:val="none"/>
        </w:rPr>
        <w:t>day of the year. When it comes to the vertical axis, it shows a number of</w:t>
      </w:r>
      <w:r w:rsidR="00EE2B7E" w:rsidRPr="00B35F90">
        <w:rPr>
          <w:rFonts w:ascii="Calibri" w:eastAsia="Times New Roman" w:hAnsi="Calibri" w:cs="Calibri"/>
          <w:color w:val="000000"/>
          <w:kern w:val="0"/>
          <w:sz w:val="22"/>
          <w:szCs w:val="22"/>
          <w:lang w:eastAsia="en-GB"/>
          <w14:ligatures w14:val="none"/>
        </w:rPr>
        <w:t xml:space="preserve"> daily</w:t>
      </w:r>
      <w:r w:rsidRPr="00B35F90">
        <w:rPr>
          <w:rFonts w:ascii="Calibri" w:eastAsia="Times New Roman" w:hAnsi="Calibri" w:cs="Calibri"/>
          <w:color w:val="000000"/>
          <w:kern w:val="0"/>
          <w:sz w:val="22"/>
          <w:szCs w:val="22"/>
          <w:lang w:eastAsia="en-GB"/>
          <w14:ligatures w14:val="none"/>
        </w:rPr>
        <w:t xml:space="preserve"> cases annually. Fluctuation and changes in the figure are shown with a blue line. Those changes can be computed from the beginning to the end of the year on the figure.</w:t>
      </w:r>
    </w:p>
    <w:p w14:paraId="29204E1E" w14:textId="090C7F74" w:rsidR="00790E51" w:rsidRPr="00B35F90" w:rsidRDefault="00790E51" w:rsidP="00790E51">
      <w:pPr>
        <w:rPr>
          <w:rFonts w:ascii="Calibri" w:eastAsia="Times New Roman" w:hAnsi="Calibri" w:cs="Calibri"/>
          <w:color w:val="000000"/>
          <w:kern w:val="0"/>
          <w:sz w:val="22"/>
          <w:szCs w:val="22"/>
          <w:lang w:eastAsia="en-GB"/>
          <w14:ligatures w14:val="none"/>
        </w:rPr>
      </w:pPr>
      <w:r w:rsidRPr="00B35F90">
        <w:rPr>
          <w:rFonts w:ascii="Calibri" w:eastAsia="Times New Roman" w:hAnsi="Calibri" w:cs="Calibri"/>
          <w:color w:val="000000"/>
          <w:kern w:val="0"/>
          <w:sz w:val="22"/>
          <w:szCs w:val="22"/>
          <w:lang w:eastAsia="en-GB"/>
          <w14:ligatures w14:val="none"/>
        </w:rPr>
        <w:t>The reason why January has the highest number of cases originates from increased contact and mobility due to New Year celebrations and the holiday season</w:t>
      </w:r>
      <w:r w:rsidR="00643CC8" w:rsidRPr="00B35F90">
        <w:rPr>
          <w:rFonts w:ascii="Calibri" w:eastAsia="Times New Roman" w:hAnsi="Calibri" w:cs="Calibri"/>
          <w:color w:val="000000"/>
          <w:kern w:val="0"/>
          <w:sz w:val="22"/>
          <w:szCs w:val="22"/>
          <w:lang w:eastAsia="en-GB"/>
          <w14:ligatures w14:val="none"/>
        </w:rPr>
        <w:t>s</w:t>
      </w:r>
      <w:r w:rsidRPr="00B35F90">
        <w:rPr>
          <w:rFonts w:ascii="Calibri" w:eastAsia="Times New Roman" w:hAnsi="Calibri" w:cs="Calibri"/>
          <w:color w:val="000000"/>
          <w:kern w:val="0"/>
          <w:sz w:val="22"/>
          <w:szCs w:val="22"/>
          <w:lang w:eastAsia="en-GB"/>
          <w14:ligatures w14:val="none"/>
        </w:rPr>
        <w:t>.</w:t>
      </w:r>
      <w:r w:rsidR="00643CC8" w:rsidRPr="00B35F90">
        <w:rPr>
          <w:rFonts w:ascii="Calibri" w:eastAsia="Times New Roman" w:hAnsi="Calibri" w:cs="Calibri"/>
          <w:color w:val="000000"/>
          <w:kern w:val="0"/>
          <w:sz w:val="22"/>
          <w:szCs w:val="22"/>
          <w:lang w:eastAsia="en-GB"/>
          <w14:ligatures w14:val="none"/>
        </w:rPr>
        <w:t xml:space="preserve"> In addition to that, there is a spike on Good Friday at the end of March. </w:t>
      </w:r>
      <w:r w:rsidRPr="00B35F90">
        <w:rPr>
          <w:rFonts w:ascii="Calibri" w:eastAsia="Times New Roman" w:hAnsi="Calibri" w:cs="Calibri"/>
          <w:color w:val="000000"/>
          <w:kern w:val="0"/>
          <w:sz w:val="22"/>
          <w:szCs w:val="22"/>
          <w:lang w:eastAsia="en-GB"/>
          <w14:ligatures w14:val="none"/>
        </w:rPr>
        <w:t xml:space="preserve">When it comes to the period from May to August, the number of cases reaches the lowest number of cases. The ultimate reason why it happens is people would rather join outside activities rather than limit themselves to any inside activities. The situation prevents the spread of the virus, which results in coming across less cases. After the weather starts to get colder and colder. Then, people opt for more indoor activities, not the outside. The same loop happens again and again. As a result of the situation, the yearly seasonality effect is a factor that is needed to be involved in the model. </w:t>
      </w:r>
    </w:p>
    <w:p w14:paraId="07502F2E" w14:textId="3413C4BD" w:rsidR="007309CE" w:rsidRPr="00B35F90" w:rsidRDefault="00AA4BA2" w:rsidP="00790E51">
      <w:pPr>
        <w:rPr>
          <w:rFonts w:ascii="Calibri" w:eastAsia="Times New Roman" w:hAnsi="Calibri" w:cs="Calibri"/>
          <w:b/>
          <w:bCs/>
          <w:color w:val="000000"/>
          <w:kern w:val="0"/>
          <w:lang w:eastAsia="en-GB"/>
          <w14:ligatures w14:val="none"/>
        </w:rPr>
      </w:pPr>
      <w:r>
        <w:rPr>
          <w:rFonts w:ascii="Calibri" w:eastAsia="Times New Roman" w:hAnsi="Calibri" w:cs="Calibri"/>
          <w:b/>
          <w:bCs/>
          <w:color w:val="000000"/>
          <w:kern w:val="0"/>
          <w:lang w:eastAsia="en-GB"/>
          <w14:ligatures w14:val="none"/>
        </w:rPr>
        <w:t>5</w:t>
      </w:r>
      <w:r w:rsidR="007309CE" w:rsidRPr="00B35F90">
        <w:rPr>
          <w:rFonts w:ascii="Calibri" w:eastAsia="Times New Roman" w:hAnsi="Calibri" w:cs="Calibri"/>
          <w:b/>
          <w:bCs/>
          <w:color w:val="000000"/>
          <w:kern w:val="0"/>
          <w:lang w:eastAsia="en-GB"/>
          <w14:ligatures w14:val="none"/>
        </w:rPr>
        <w:t>.4 Holiday Analysis</w:t>
      </w:r>
    </w:p>
    <w:p w14:paraId="3719D3ED" w14:textId="2AFA0A38" w:rsidR="00160466" w:rsidRDefault="007309CE" w:rsidP="00334F29">
      <w:pPr>
        <w:rPr>
          <w:rFonts w:ascii="Calibri" w:eastAsia="Times New Roman" w:hAnsi="Calibri" w:cs="Calibri"/>
          <w:color w:val="000000"/>
          <w:kern w:val="0"/>
          <w:lang w:eastAsia="en-GB"/>
          <w14:ligatures w14:val="none"/>
        </w:rPr>
      </w:pPr>
      <w:r w:rsidRPr="00AA4BA2">
        <w:rPr>
          <w:rFonts w:ascii="Calibri" w:eastAsia="Times New Roman" w:hAnsi="Calibri" w:cs="Calibri"/>
          <w:color w:val="000000"/>
          <w:kern w:val="0"/>
          <w:sz w:val="22"/>
          <w:szCs w:val="22"/>
          <w:lang w:eastAsia="en-GB"/>
          <w14:ligatures w14:val="none"/>
        </w:rPr>
        <w:t>The impact of holiday periods on the case is of great importance in terms of sustaining and controlling the dynamics of outbreaks. Holiday periods are times when people's social interactions increase and therefore the risk of infection increases.</w:t>
      </w:r>
      <w:r w:rsidR="00E52592" w:rsidRPr="00AA4BA2">
        <w:rPr>
          <w:rFonts w:ascii="Calibri" w:eastAsia="Times New Roman" w:hAnsi="Calibri" w:cs="Calibri"/>
          <w:color w:val="000000"/>
          <w:kern w:val="0"/>
          <w:sz w:val="22"/>
          <w:szCs w:val="22"/>
          <w:lang w:eastAsia="en-GB"/>
          <w14:ligatures w14:val="none"/>
        </w:rPr>
        <w:t xml:space="preserve"> Therefore, understanding and </w:t>
      </w:r>
      <w:r w:rsidR="00071FB4" w:rsidRPr="00AA4BA2">
        <w:rPr>
          <w:rFonts w:ascii="Calibri" w:eastAsia="Times New Roman" w:hAnsi="Calibri" w:cs="Calibri"/>
          <w:color w:val="000000"/>
          <w:kern w:val="0"/>
          <w:sz w:val="22"/>
          <w:szCs w:val="22"/>
          <w:lang w:eastAsia="en-GB"/>
          <w14:ligatures w14:val="none"/>
        </w:rPr>
        <w:t xml:space="preserve">analysing of holiday effect has the critical </w:t>
      </w:r>
      <w:r w:rsidR="00FD3DDA" w:rsidRPr="00AA4BA2">
        <w:rPr>
          <w:rFonts w:ascii="Calibri" w:eastAsia="Times New Roman" w:hAnsi="Calibri" w:cs="Calibri"/>
          <w:color w:val="000000"/>
          <w:kern w:val="0"/>
          <w:sz w:val="22"/>
          <w:szCs w:val="22"/>
          <w:lang w:eastAsia="en-GB"/>
          <w14:ligatures w14:val="none"/>
        </w:rPr>
        <w:t>importance for time series</w:t>
      </w:r>
      <w:r w:rsidR="00FD3DDA">
        <w:rPr>
          <w:rFonts w:ascii="Calibri" w:eastAsia="Times New Roman" w:hAnsi="Calibri" w:cs="Calibri"/>
          <w:color w:val="000000"/>
          <w:kern w:val="0"/>
          <w:lang w:eastAsia="en-GB"/>
          <w14:ligatures w14:val="none"/>
        </w:rPr>
        <w:t xml:space="preserve">. </w:t>
      </w:r>
    </w:p>
    <w:p w14:paraId="13D07396" w14:textId="4BAB7CF0" w:rsidR="00BD5F9F" w:rsidRDefault="001543E6" w:rsidP="00334F29">
      <w:pPr>
        <w:rPr>
          <w:rFonts w:ascii="Calibri" w:eastAsia="Times New Roman" w:hAnsi="Calibri" w:cs="Calibri"/>
          <w:color w:val="000000"/>
          <w:kern w:val="0"/>
          <w:lang w:eastAsia="en-GB"/>
          <w14:ligatures w14:val="none"/>
        </w:rPr>
      </w:pPr>
      <w:r w:rsidRPr="001543E6">
        <w:rPr>
          <w:rFonts w:ascii="Calibri" w:eastAsia="Times New Roman" w:hAnsi="Calibri" w:cs="Calibri"/>
          <w:noProof/>
          <w:color w:val="000000"/>
          <w:kern w:val="0"/>
          <w:lang w:eastAsia="en-GB"/>
          <w14:ligatures w14:val="none"/>
        </w:rPr>
        <w:lastRenderedPageBreak/>
        <w:drawing>
          <wp:inline distT="0" distB="0" distL="0" distR="0" wp14:anchorId="0CE4E2E0" wp14:editId="0A322810">
            <wp:extent cx="5731510" cy="1598930"/>
            <wp:effectExtent l="0" t="0" r="2540" b="1270"/>
            <wp:docPr id="794759362"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759362" name="Picture 1" descr="A graph with blue lines&#10;&#10;Description automatically generated"/>
                    <pic:cNvPicPr/>
                  </pic:nvPicPr>
                  <pic:blipFill>
                    <a:blip r:embed="rId29"/>
                    <a:stretch>
                      <a:fillRect/>
                    </a:stretch>
                  </pic:blipFill>
                  <pic:spPr>
                    <a:xfrm>
                      <a:off x="0" y="0"/>
                      <a:ext cx="5731510" cy="1598930"/>
                    </a:xfrm>
                    <a:prstGeom prst="rect">
                      <a:avLst/>
                    </a:prstGeom>
                  </pic:spPr>
                </pic:pic>
              </a:graphicData>
            </a:graphic>
          </wp:inline>
        </w:drawing>
      </w:r>
    </w:p>
    <w:p w14:paraId="5CB93237" w14:textId="6A2458D2" w:rsidR="00BD5F9F" w:rsidRPr="00AA4BA2" w:rsidRDefault="00BD5F9F" w:rsidP="00334F29">
      <w:pPr>
        <w:rPr>
          <w:rFonts w:ascii="Calibri" w:eastAsia="Times New Roman" w:hAnsi="Calibri" w:cs="Calibri"/>
          <w:b/>
          <w:bCs/>
          <w:color w:val="000000"/>
          <w:kern w:val="0"/>
          <w:sz w:val="22"/>
          <w:szCs w:val="22"/>
          <w:lang w:eastAsia="en-GB"/>
          <w14:ligatures w14:val="none"/>
        </w:rPr>
      </w:pPr>
      <w:r>
        <w:rPr>
          <w:rFonts w:ascii="Calibri" w:eastAsia="Times New Roman" w:hAnsi="Calibri" w:cs="Calibri"/>
          <w:color w:val="000000"/>
          <w:kern w:val="0"/>
          <w:lang w:eastAsia="en-GB"/>
          <w14:ligatures w14:val="none"/>
        </w:rPr>
        <w:t xml:space="preserve">                  </w:t>
      </w:r>
      <w:r w:rsidR="00EE2B7E" w:rsidRPr="00AA4BA2">
        <w:rPr>
          <w:rFonts w:ascii="Calibri" w:eastAsia="Times New Roman" w:hAnsi="Calibri" w:cs="Calibri"/>
          <w:b/>
          <w:bCs/>
          <w:color w:val="000000"/>
          <w:kern w:val="0"/>
          <w:sz w:val="22"/>
          <w:szCs w:val="22"/>
          <w:lang w:eastAsia="en-GB"/>
          <w14:ligatures w14:val="none"/>
        </w:rPr>
        <w:t>Figure 10. Holiday Effect on Daily Cases in United Kingdom, 2021-2023</w:t>
      </w:r>
    </w:p>
    <w:p w14:paraId="1348B73C" w14:textId="32AC0708" w:rsidR="00AA4BA2" w:rsidRDefault="006E114D" w:rsidP="00334F29">
      <w:pPr>
        <w:rPr>
          <w:rFonts w:ascii="Calibri" w:eastAsia="Times New Roman" w:hAnsi="Calibri" w:cs="Calibri"/>
          <w:color w:val="000000"/>
          <w:kern w:val="0"/>
          <w:sz w:val="22"/>
          <w:szCs w:val="22"/>
          <w:lang w:eastAsia="en-GB"/>
          <w14:ligatures w14:val="none"/>
        </w:rPr>
      </w:pPr>
      <w:r w:rsidRPr="00AA4BA2">
        <w:rPr>
          <w:rFonts w:ascii="Calibri" w:eastAsia="Times New Roman" w:hAnsi="Calibri" w:cs="Calibri"/>
          <w:color w:val="000000"/>
          <w:kern w:val="0"/>
          <w:sz w:val="22"/>
          <w:szCs w:val="22"/>
          <w:lang w:eastAsia="en-GB"/>
          <w14:ligatures w14:val="none"/>
        </w:rPr>
        <w:t xml:space="preserve">While the y-axis shows the year, the x-axis shows how daily cases have changed over time for given holidays. These days are chosen according to the United Kingdom. Every January for each year shows a dramatic increase in the number of cases. “New Year </w:t>
      </w:r>
      <w:r w:rsidR="00BF5161">
        <w:rPr>
          <w:rFonts w:ascii="Calibri" w:eastAsia="Times New Roman" w:hAnsi="Calibri" w:cs="Calibri"/>
          <w:color w:val="000000"/>
          <w:kern w:val="0"/>
          <w:sz w:val="22"/>
          <w:szCs w:val="22"/>
          <w:lang w:eastAsia="en-GB"/>
          <w14:ligatures w14:val="none"/>
        </w:rPr>
        <w:t>(</w:t>
      </w:r>
      <w:r w:rsidRPr="00AA4BA2">
        <w:rPr>
          <w:rFonts w:ascii="Calibri" w:eastAsia="Times New Roman" w:hAnsi="Calibri" w:cs="Calibri"/>
          <w:color w:val="000000"/>
          <w:kern w:val="0"/>
          <w:sz w:val="22"/>
          <w:szCs w:val="22"/>
          <w:lang w:eastAsia="en-GB"/>
          <w14:ligatures w14:val="none"/>
        </w:rPr>
        <w:t>long break</w:t>
      </w:r>
      <w:r w:rsidR="00BF5161">
        <w:rPr>
          <w:rFonts w:ascii="Calibri" w:eastAsia="Times New Roman" w:hAnsi="Calibri" w:cs="Calibri"/>
          <w:color w:val="000000"/>
          <w:kern w:val="0"/>
          <w:sz w:val="22"/>
          <w:szCs w:val="22"/>
          <w:lang w:eastAsia="en-GB"/>
          <w14:ligatures w14:val="none"/>
        </w:rPr>
        <w:t>)</w:t>
      </w:r>
      <w:r w:rsidRPr="00AA4BA2">
        <w:rPr>
          <w:rFonts w:ascii="Calibri" w:eastAsia="Times New Roman" w:hAnsi="Calibri" w:cs="Calibri"/>
          <w:color w:val="000000"/>
          <w:kern w:val="0"/>
          <w:sz w:val="22"/>
          <w:szCs w:val="22"/>
          <w:lang w:eastAsia="en-GB"/>
          <w14:ligatures w14:val="none"/>
        </w:rPr>
        <w:t xml:space="preserve">” can encourage people to go outside and spend their time in </w:t>
      </w:r>
      <w:r w:rsidR="003F02FD">
        <w:rPr>
          <w:rFonts w:ascii="Calibri" w:eastAsia="Times New Roman" w:hAnsi="Calibri" w:cs="Calibri"/>
          <w:color w:val="000000"/>
          <w:kern w:val="0"/>
          <w:sz w:val="22"/>
          <w:szCs w:val="22"/>
          <w:lang w:eastAsia="en-GB"/>
          <w14:ligatures w14:val="none"/>
        </w:rPr>
        <w:t>in</w:t>
      </w:r>
      <w:r w:rsidRPr="00AA4BA2">
        <w:rPr>
          <w:rFonts w:ascii="Calibri" w:eastAsia="Times New Roman" w:hAnsi="Calibri" w:cs="Calibri"/>
          <w:color w:val="000000"/>
          <w:kern w:val="0"/>
          <w:sz w:val="22"/>
          <w:szCs w:val="22"/>
          <w:lang w:eastAsia="en-GB"/>
          <w14:ligatures w14:val="none"/>
        </w:rPr>
        <w:t xml:space="preserve">door areas due to the weather conditions. Because it is likely to see more cases at the beginning of the year. The graph proves it. There is also a special function at </w:t>
      </w:r>
      <w:r w:rsidR="00BF431D" w:rsidRPr="00AA4BA2">
        <w:rPr>
          <w:rFonts w:ascii="Calibri" w:eastAsia="Times New Roman" w:hAnsi="Calibri" w:cs="Calibri"/>
          <w:color w:val="000000"/>
          <w:kern w:val="0"/>
          <w:sz w:val="22"/>
          <w:szCs w:val="22"/>
          <w:lang w:eastAsia="en-GB"/>
          <w14:ligatures w14:val="none"/>
        </w:rPr>
        <w:t>prophet</w:t>
      </w:r>
      <w:r w:rsidRPr="00AA4BA2">
        <w:rPr>
          <w:rFonts w:ascii="Calibri" w:eastAsia="Times New Roman" w:hAnsi="Calibri" w:cs="Calibri"/>
          <w:color w:val="000000"/>
          <w:kern w:val="0"/>
          <w:sz w:val="22"/>
          <w:szCs w:val="22"/>
          <w:lang w:eastAsia="en-GB"/>
          <w14:ligatures w14:val="none"/>
        </w:rPr>
        <w:t>. It provides an opportunity to add these days for specific countr</w:t>
      </w:r>
      <w:r w:rsidR="00BF431D">
        <w:rPr>
          <w:rFonts w:ascii="Calibri" w:eastAsia="Times New Roman" w:hAnsi="Calibri" w:cs="Calibri"/>
          <w:color w:val="000000"/>
          <w:kern w:val="0"/>
          <w:sz w:val="22"/>
          <w:szCs w:val="22"/>
          <w:lang w:eastAsia="en-GB"/>
          <w14:ligatures w14:val="none"/>
        </w:rPr>
        <w:t>ies</w:t>
      </w:r>
      <w:r w:rsidRPr="00AA4BA2">
        <w:rPr>
          <w:rFonts w:ascii="Calibri" w:eastAsia="Times New Roman" w:hAnsi="Calibri" w:cs="Calibri"/>
          <w:color w:val="000000"/>
          <w:kern w:val="0"/>
          <w:sz w:val="22"/>
          <w:szCs w:val="22"/>
          <w:lang w:eastAsia="en-GB"/>
          <w14:ligatures w14:val="none"/>
        </w:rPr>
        <w:t xml:space="preserve"> to the model automatically with the help of its library. Holidays for the United Kingdom are given in the below figure.</w:t>
      </w:r>
    </w:p>
    <w:p w14:paraId="16033A55" w14:textId="052DC298" w:rsidR="00220653" w:rsidRDefault="00AA4BA2" w:rsidP="00334F29">
      <w:pPr>
        <w:rPr>
          <w:rFonts w:ascii="Calibri" w:eastAsia="Times New Roman" w:hAnsi="Calibri" w:cs="Calibri"/>
          <w:color w:val="000000"/>
          <w:kern w:val="0"/>
          <w:lang w:eastAsia="en-GB"/>
          <w14:ligatures w14:val="none"/>
        </w:rPr>
      </w:pPr>
      <w:r>
        <w:rPr>
          <w:rFonts w:ascii="Calibri" w:eastAsia="Times New Roman" w:hAnsi="Calibri" w:cs="Calibri"/>
          <w:color w:val="000000"/>
          <w:kern w:val="0"/>
          <w:sz w:val="22"/>
          <w:szCs w:val="22"/>
          <w:lang w:eastAsia="en-GB"/>
          <w14:ligatures w14:val="none"/>
        </w:rPr>
        <w:t xml:space="preserve">                            </w:t>
      </w:r>
      <w:r w:rsidR="006E114D" w:rsidRPr="00AA4BA2">
        <w:rPr>
          <w:rFonts w:ascii="Calibri" w:eastAsia="Times New Roman" w:hAnsi="Calibri" w:cs="Calibri"/>
          <w:color w:val="000000"/>
          <w:kern w:val="0"/>
          <w:sz w:val="22"/>
          <w:szCs w:val="22"/>
          <w:lang w:eastAsia="en-GB"/>
          <w14:ligatures w14:val="none"/>
        </w:rPr>
        <w:t xml:space="preserve"> </w:t>
      </w:r>
      <w:r w:rsidR="00220653" w:rsidRPr="00220653">
        <w:rPr>
          <w:rFonts w:ascii="Calibri" w:eastAsia="Times New Roman" w:hAnsi="Calibri" w:cs="Calibri"/>
          <w:noProof/>
          <w:color w:val="000000"/>
          <w:kern w:val="0"/>
          <w:lang w:eastAsia="en-GB"/>
          <w14:ligatures w14:val="none"/>
        </w:rPr>
        <w:drawing>
          <wp:inline distT="0" distB="0" distL="0" distR="0" wp14:anchorId="7635202F" wp14:editId="36766F1D">
            <wp:extent cx="4219575" cy="1409700"/>
            <wp:effectExtent l="0" t="0" r="9525" b="0"/>
            <wp:docPr id="429900878" name="Picture 1" descr="A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900878" name="Picture 1" descr="A white text on a white background&#10;&#10;Description automatically generated"/>
                    <pic:cNvPicPr/>
                  </pic:nvPicPr>
                  <pic:blipFill>
                    <a:blip r:embed="rId30"/>
                    <a:stretch>
                      <a:fillRect/>
                    </a:stretch>
                  </pic:blipFill>
                  <pic:spPr>
                    <a:xfrm>
                      <a:off x="0" y="0"/>
                      <a:ext cx="4220174" cy="1409900"/>
                    </a:xfrm>
                    <a:prstGeom prst="rect">
                      <a:avLst/>
                    </a:prstGeom>
                  </pic:spPr>
                </pic:pic>
              </a:graphicData>
            </a:graphic>
          </wp:inline>
        </w:drawing>
      </w:r>
    </w:p>
    <w:p w14:paraId="625FBF94" w14:textId="1D7E2FC7" w:rsidR="00EE2B7E" w:rsidRDefault="00EE2B7E" w:rsidP="00334F29">
      <w:pPr>
        <w:rPr>
          <w:rFonts w:ascii="Calibri" w:eastAsia="Times New Roman" w:hAnsi="Calibri" w:cs="Calibri"/>
          <w:color w:val="000000"/>
          <w:kern w:val="0"/>
          <w:lang w:eastAsia="en-GB"/>
          <w14:ligatures w14:val="none"/>
        </w:rPr>
      </w:pPr>
    </w:p>
    <w:p w14:paraId="6D1880E0" w14:textId="614F51F6" w:rsidR="00220653" w:rsidRPr="00EE2B7E" w:rsidRDefault="00220653" w:rsidP="00334F29">
      <w:pPr>
        <w:rPr>
          <w:rFonts w:ascii="Calibri" w:eastAsia="Times New Roman" w:hAnsi="Calibri" w:cs="Calibri"/>
          <w:b/>
          <w:bCs/>
          <w:color w:val="000000"/>
          <w:kern w:val="0"/>
          <w:lang w:eastAsia="en-GB"/>
          <w14:ligatures w14:val="none"/>
        </w:rPr>
      </w:pPr>
      <w:r>
        <w:rPr>
          <w:rFonts w:ascii="Calibri" w:eastAsia="Times New Roman" w:hAnsi="Calibri" w:cs="Calibri"/>
          <w:color w:val="000000"/>
          <w:kern w:val="0"/>
          <w:lang w:eastAsia="en-GB"/>
          <w14:ligatures w14:val="none"/>
        </w:rPr>
        <w:t xml:space="preserve">                         </w:t>
      </w:r>
      <w:r w:rsidR="00EE2B7E">
        <w:rPr>
          <w:rFonts w:ascii="Calibri" w:eastAsia="Times New Roman" w:hAnsi="Calibri" w:cs="Calibri"/>
          <w:color w:val="000000"/>
          <w:kern w:val="0"/>
          <w:lang w:eastAsia="en-GB"/>
          <w14:ligatures w14:val="none"/>
        </w:rPr>
        <w:t xml:space="preserve"> </w:t>
      </w:r>
      <w:r w:rsidR="00EE2B7E" w:rsidRPr="00EE2B7E">
        <w:rPr>
          <w:rFonts w:ascii="Calibri" w:eastAsia="Times New Roman" w:hAnsi="Calibri" w:cs="Calibri"/>
          <w:b/>
          <w:bCs/>
          <w:color w:val="000000"/>
          <w:kern w:val="0"/>
          <w:lang w:eastAsia="en-GB"/>
          <w14:ligatures w14:val="none"/>
        </w:rPr>
        <w:t>Figure 11.</w:t>
      </w:r>
      <w:r w:rsidRPr="00EE2B7E">
        <w:rPr>
          <w:rFonts w:ascii="Calibri" w:eastAsia="Times New Roman" w:hAnsi="Calibri" w:cs="Calibri"/>
          <w:b/>
          <w:bCs/>
          <w:color w:val="000000"/>
          <w:kern w:val="0"/>
          <w:lang w:eastAsia="en-GB"/>
          <w14:ligatures w14:val="none"/>
        </w:rPr>
        <w:t xml:space="preserve"> </w:t>
      </w:r>
      <w:r w:rsidR="00EE2B7E" w:rsidRPr="00EE2B7E">
        <w:rPr>
          <w:rFonts w:ascii="Calibri" w:eastAsia="Times New Roman" w:hAnsi="Calibri" w:cs="Calibri"/>
          <w:b/>
          <w:bCs/>
          <w:color w:val="000000"/>
          <w:kern w:val="0"/>
          <w:lang w:eastAsia="en-GB"/>
          <w14:ligatures w14:val="none"/>
        </w:rPr>
        <w:t>Prophet default Holiday List in United Kingdom</w:t>
      </w:r>
    </w:p>
    <w:p w14:paraId="25AFD5FA" w14:textId="2CF51A29" w:rsidR="00220653" w:rsidRDefault="00220653" w:rsidP="00334F29">
      <w:pPr>
        <w:rPr>
          <w:rFonts w:ascii="Calibri" w:eastAsia="Times New Roman" w:hAnsi="Calibri" w:cs="Calibri"/>
          <w:color w:val="000000"/>
          <w:kern w:val="0"/>
          <w:sz w:val="22"/>
          <w:szCs w:val="22"/>
          <w:lang w:eastAsia="en-GB"/>
          <w14:ligatures w14:val="none"/>
        </w:rPr>
      </w:pPr>
      <w:r w:rsidRPr="00AA4BA2">
        <w:rPr>
          <w:rFonts w:ascii="Calibri" w:eastAsia="Times New Roman" w:hAnsi="Calibri" w:cs="Calibri"/>
          <w:color w:val="000000"/>
          <w:kern w:val="0"/>
          <w:sz w:val="22"/>
          <w:szCs w:val="22"/>
          <w:lang w:eastAsia="en-GB"/>
          <w14:ligatures w14:val="none"/>
        </w:rPr>
        <w:t>These days are flagged with holiday effect function of prophet.</w:t>
      </w:r>
      <w:r w:rsidR="00815503" w:rsidRPr="00AA4BA2">
        <w:rPr>
          <w:rFonts w:ascii="Calibri" w:eastAsia="Times New Roman" w:hAnsi="Calibri" w:cs="Calibri"/>
          <w:color w:val="000000"/>
          <w:kern w:val="0"/>
          <w:sz w:val="22"/>
          <w:szCs w:val="22"/>
          <w:lang w:eastAsia="en-GB"/>
          <w14:ligatures w14:val="none"/>
        </w:rPr>
        <w:t xml:space="preserve"> You can even add your own holidays to the list and can expand it. Figure 1</w:t>
      </w:r>
      <w:r w:rsidR="00EE2B7E" w:rsidRPr="00AA4BA2">
        <w:rPr>
          <w:rFonts w:ascii="Calibri" w:eastAsia="Times New Roman" w:hAnsi="Calibri" w:cs="Calibri"/>
          <w:color w:val="000000"/>
          <w:kern w:val="0"/>
          <w:sz w:val="22"/>
          <w:szCs w:val="22"/>
          <w:lang w:eastAsia="en-GB"/>
          <w14:ligatures w14:val="none"/>
        </w:rPr>
        <w:t>1</w:t>
      </w:r>
      <w:r w:rsidR="00815503" w:rsidRPr="00AA4BA2">
        <w:rPr>
          <w:rFonts w:ascii="Calibri" w:eastAsia="Times New Roman" w:hAnsi="Calibri" w:cs="Calibri"/>
          <w:color w:val="000000"/>
          <w:kern w:val="0"/>
          <w:sz w:val="22"/>
          <w:szCs w:val="22"/>
          <w:lang w:eastAsia="en-GB"/>
          <w14:ligatures w14:val="none"/>
        </w:rPr>
        <w:t xml:space="preserve">. </w:t>
      </w:r>
      <w:r w:rsidR="006E114D" w:rsidRPr="00AA4BA2">
        <w:rPr>
          <w:rFonts w:ascii="Calibri" w:eastAsia="Times New Roman" w:hAnsi="Calibri" w:cs="Calibri"/>
          <w:color w:val="000000"/>
          <w:kern w:val="0"/>
          <w:sz w:val="22"/>
          <w:szCs w:val="22"/>
          <w:lang w:eastAsia="en-GB"/>
          <w14:ligatures w14:val="none"/>
        </w:rPr>
        <w:t>s</w:t>
      </w:r>
      <w:r w:rsidR="00815503" w:rsidRPr="00AA4BA2">
        <w:rPr>
          <w:rFonts w:ascii="Calibri" w:eastAsia="Times New Roman" w:hAnsi="Calibri" w:cs="Calibri"/>
          <w:color w:val="000000"/>
          <w:kern w:val="0"/>
          <w:sz w:val="22"/>
          <w:szCs w:val="22"/>
          <w:lang w:eastAsia="en-GB"/>
          <w14:ligatures w14:val="none"/>
        </w:rPr>
        <w:t xml:space="preserve">hows the formal holiday for </w:t>
      </w:r>
      <w:r w:rsidR="00873FEC" w:rsidRPr="00AA4BA2">
        <w:rPr>
          <w:rFonts w:ascii="Calibri" w:eastAsia="Times New Roman" w:hAnsi="Calibri" w:cs="Calibri"/>
          <w:color w:val="000000"/>
          <w:kern w:val="0"/>
          <w:sz w:val="22"/>
          <w:szCs w:val="22"/>
          <w:lang w:eastAsia="en-GB"/>
          <w14:ligatures w14:val="none"/>
        </w:rPr>
        <w:t>United Kingdom. These special days were used on the model as a part of holiday effect.</w:t>
      </w:r>
    </w:p>
    <w:p w14:paraId="33C496AC" w14:textId="77777777" w:rsidR="003A027E" w:rsidRDefault="003A027E" w:rsidP="00334F29">
      <w:pPr>
        <w:rPr>
          <w:rFonts w:ascii="Calibri" w:eastAsia="Times New Roman" w:hAnsi="Calibri" w:cs="Calibri"/>
          <w:color w:val="000000"/>
          <w:kern w:val="0"/>
          <w:sz w:val="22"/>
          <w:szCs w:val="22"/>
          <w:lang w:eastAsia="en-GB"/>
          <w14:ligatures w14:val="none"/>
        </w:rPr>
      </w:pPr>
    </w:p>
    <w:p w14:paraId="56B103B4" w14:textId="77777777" w:rsidR="003A027E" w:rsidRDefault="003A027E" w:rsidP="00334F29">
      <w:pPr>
        <w:rPr>
          <w:rFonts w:ascii="Calibri" w:eastAsia="Times New Roman" w:hAnsi="Calibri" w:cs="Calibri"/>
          <w:color w:val="000000"/>
          <w:kern w:val="0"/>
          <w:sz w:val="22"/>
          <w:szCs w:val="22"/>
          <w:lang w:eastAsia="en-GB"/>
          <w14:ligatures w14:val="none"/>
        </w:rPr>
      </w:pPr>
    </w:p>
    <w:p w14:paraId="5EB2CF5F" w14:textId="77777777" w:rsidR="003A027E" w:rsidRDefault="003A027E" w:rsidP="00334F29">
      <w:pPr>
        <w:rPr>
          <w:rFonts w:ascii="Calibri" w:eastAsia="Times New Roman" w:hAnsi="Calibri" w:cs="Calibri"/>
          <w:color w:val="000000"/>
          <w:kern w:val="0"/>
          <w:sz w:val="22"/>
          <w:szCs w:val="22"/>
          <w:lang w:eastAsia="en-GB"/>
          <w14:ligatures w14:val="none"/>
        </w:rPr>
      </w:pPr>
    </w:p>
    <w:p w14:paraId="4A7D9010" w14:textId="77777777" w:rsidR="003A027E" w:rsidRDefault="003A027E" w:rsidP="00334F29">
      <w:pPr>
        <w:rPr>
          <w:rFonts w:ascii="Calibri" w:eastAsia="Times New Roman" w:hAnsi="Calibri" w:cs="Calibri"/>
          <w:color w:val="000000"/>
          <w:kern w:val="0"/>
          <w:sz w:val="22"/>
          <w:szCs w:val="22"/>
          <w:lang w:eastAsia="en-GB"/>
          <w14:ligatures w14:val="none"/>
        </w:rPr>
      </w:pPr>
    </w:p>
    <w:p w14:paraId="79893CD9" w14:textId="77777777" w:rsidR="003A027E" w:rsidRDefault="003A027E" w:rsidP="00334F29">
      <w:pPr>
        <w:rPr>
          <w:rFonts w:ascii="Calibri" w:eastAsia="Times New Roman" w:hAnsi="Calibri" w:cs="Calibri"/>
          <w:color w:val="000000"/>
          <w:kern w:val="0"/>
          <w:sz w:val="22"/>
          <w:szCs w:val="22"/>
          <w:lang w:eastAsia="en-GB"/>
          <w14:ligatures w14:val="none"/>
        </w:rPr>
      </w:pPr>
    </w:p>
    <w:p w14:paraId="3E13FB6F" w14:textId="77777777" w:rsidR="003A027E" w:rsidRDefault="003A027E" w:rsidP="00334F29">
      <w:pPr>
        <w:rPr>
          <w:rFonts w:ascii="Calibri" w:eastAsia="Times New Roman" w:hAnsi="Calibri" w:cs="Calibri"/>
          <w:color w:val="000000"/>
          <w:kern w:val="0"/>
          <w:sz w:val="22"/>
          <w:szCs w:val="22"/>
          <w:lang w:eastAsia="en-GB"/>
          <w14:ligatures w14:val="none"/>
        </w:rPr>
      </w:pPr>
    </w:p>
    <w:p w14:paraId="178C634E" w14:textId="77777777" w:rsidR="003A027E" w:rsidRPr="00AA4BA2" w:rsidRDefault="003A027E" w:rsidP="00334F29">
      <w:pPr>
        <w:rPr>
          <w:rFonts w:ascii="Calibri" w:eastAsia="Times New Roman" w:hAnsi="Calibri" w:cs="Calibri"/>
          <w:color w:val="000000"/>
          <w:kern w:val="0"/>
          <w:sz w:val="22"/>
          <w:szCs w:val="22"/>
          <w:lang w:eastAsia="en-GB"/>
          <w14:ligatures w14:val="none"/>
        </w:rPr>
      </w:pPr>
    </w:p>
    <w:p w14:paraId="2680B5DD" w14:textId="6292D802" w:rsidR="002518B4" w:rsidRPr="00BD094C" w:rsidRDefault="00AA4BA2" w:rsidP="00BD094C">
      <w:pPr>
        <w:rPr>
          <w:rFonts w:ascii="Calibri" w:eastAsia="Times New Roman" w:hAnsi="Calibri" w:cs="Calibri"/>
          <w:b/>
          <w:bCs/>
          <w:color w:val="000000"/>
          <w:kern w:val="0"/>
          <w:sz w:val="28"/>
          <w:szCs w:val="28"/>
          <w:lang w:eastAsia="en-GB"/>
          <w14:ligatures w14:val="none"/>
        </w:rPr>
      </w:pPr>
      <w:r>
        <w:rPr>
          <w:rFonts w:ascii="Calibri" w:eastAsia="Times New Roman" w:hAnsi="Calibri" w:cs="Calibri"/>
          <w:b/>
          <w:bCs/>
          <w:color w:val="000000"/>
          <w:kern w:val="0"/>
          <w:sz w:val="28"/>
          <w:szCs w:val="28"/>
          <w:lang w:eastAsia="en-GB"/>
          <w14:ligatures w14:val="none"/>
        </w:rPr>
        <w:lastRenderedPageBreak/>
        <w:t>6</w:t>
      </w:r>
      <w:r w:rsidR="00AA04D2" w:rsidRPr="00AA4BA2">
        <w:rPr>
          <w:rFonts w:ascii="Calibri" w:eastAsia="Times New Roman" w:hAnsi="Calibri" w:cs="Calibri"/>
          <w:b/>
          <w:bCs/>
          <w:color w:val="000000"/>
          <w:kern w:val="0"/>
          <w:sz w:val="28"/>
          <w:szCs w:val="28"/>
          <w:lang w:eastAsia="en-GB"/>
          <w14:ligatures w14:val="none"/>
        </w:rPr>
        <w:t>.Logistic Growth and Prophet Model Integration: Methodology and Block Diagram</w:t>
      </w:r>
      <w:r w:rsidR="00A421F7" w:rsidRPr="00A421F7">
        <w:rPr>
          <w:noProof/>
          <w:lang w:eastAsia="en-GB"/>
        </w:rPr>
        <w:drawing>
          <wp:inline distT="0" distB="0" distL="0" distR="0" wp14:anchorId="26B6486A" wp14:editId="72CA1CBE">
            <wp:extent cx="5731510" cy="3724275"/>
            <wp:effectExtent l="0" t="0" r="2540" b="9525"/>
            <wp:docPr id="1789587620" name="Picture 1" descr="A diagram of a data fl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587620" name="Picture 1" descr="A diagram of a data flow&#10;&#10;Description automatically generated with medium confidence"/>
                    <pic:cNvPicPr/>
                  </pic:nvPicPr>
                  <pic:blipFill>
                    <a:blip r:embed="rId31"/>
                    <a:stretch>
                      <a:fillRect/>
                    </a:stretch>
                  </pic:blipFill>
                  <pic:spPr>
                    <a:xfrm>
                      <a:off x="0" y="0"/>
                      <a:ext cx="5731510" cy="3724275"/>
                    </a:xfrm>
                    <a:prstGeom prst="rect">
                      <a:avLst/>
                    </a:prstGeom>
                  </pic:spPr>
                </pic:pic>
              </a:graphicData>
            </a:graphic>
          </wp:inline>
        </w:drawing>
      </w:r>
      <w:r w:rsidR="00BD094C">
        <w:rPr>
          <w:rFonts w:ascii="Calibri" w:eastAsia="Times New Roman" w:hAnsi="Calibri" w:cs="Calibri"/>
          <w:b/>
          <w:bCs/>
          <w:color w:val="000000"/>
          <w:kern w:val="0"/>
          <w:sz w:val="28"/>
          <w:szCs w:val="28"/>
          <w:lang w:eastAsia="en-GB"/>
          <w14:ligatures w14:val="none"/>
        </w:rPr>
        <w:t xml:space="preserve">                                                </w:t>
      </w:r>
      <w:r w:rsidR="002518B4" w:rsidRPr="00BD094C">
        <w:rPr>
          <w:rFonts w:ascii="Aptos Narrow" w:eastAsia="Times New Roman" w:hAnsi="Aptos Narrow" w:cs="Times New Roman"/>
          <w:b/>
          <w:bCs/>
          <w:color w:val="000000"/>
          <w:kern w:val="0"/>
          <w:sz w:val="22"/>
          <w:szCs w:val="22"/>
          <w:lang w:eastAsia="en-GB"/>
          <w14:ligatures w14:val="none"/>
        </w:rPr>
        <w:t xml:space="preserve">Figure </w:t>
      </w:r>
      <w:r w:rsidR="00D66159" w:rsidRPr="00BD094C">
        <w:rPr>
          <w:rFonts w:ascii="Aptos Narrow" w:eastAsia="Times New Roman" w:hAnsi="Aptos Narrow" w:cs="Times New Roman"/>
          <w:b/>
          <w:bCs/>
          <w:color w:val="000000"/>
          <w:kern w:val="0"/>
          <w:sz w:val="22"/>
          <w:szCs w:val="22"/>
          <w:lang w:eastAsia="en-GB"/>
          <w14:ligatures w14:val="none"/>
        </w:rPr>
        <w:t>1</w:t>
      </w:r>
      <w:r w:rsidR="00EE2B7E" w:rsidRPr="00BD094C">
        <w:rPr>
          <w:rFonts w:ascii="Aptos Narrow" w:eastAsia="Times New Roman" w:hAnsi="Aptos Narrow" w:cs="Times New Roman"/>
          <w:b/>
          <w:bCs/>
          <w:color w:val="000000"/>
          <w:kern w:val="0"/>
          <w:sz w:val="22"/>
          <w:szCs w:val="22"/>
          <w:lang w:eastAsia="en-GB"/>
          <w14:ligatures w14:val="none"/>
        </w:rPr>
        <w:t>2</w:t>
      </w:r>
      <w:r w:rsidR="002518B4" w:rsidRPr="00BD094C">
        <w:rPr>
          <w:rFonts w:ascii="Aptos Narrow" w:eastAsia="Times New Roman" w:hAnsi="Aptos Narrow" w:cs="Times New Roman"/>
          <w:b/>
          <w:bCs/>
          <w:color w:val="000000"/>
          <w:kern w:val="0"/>
          <w:sz w:val="22"/>
          <w:szCs w:val="22"/>
          <w:lang w:eastAsia="en-GB"/>
          <w14:ligatures w14:val="none"/>
        </w:rPr>
        <w:t>.</w:t>
      </w:r>
      <w:r w:rsidR="00EE2B7E" w:rsidRPr="00BD094C">
        <w:rPr>
          <w:rFonts w:ascii="Aptos Narrow" w:eastAsia="Times New Roman" w:hAnsi="Aptos Narrow" w:cs="Times New Roman"/>
          <w:b/>
          <w:bCs/>
          <w:color w:val="000000"/>
          <w:kern w:val="0"/>
          <w:sz w:val="22"/>
          <w:szCs w:val="22"/>
          <w:lang w:eastAsia="en-GB"/>
          <w14:ligatures w14:val="none"/>
        </w:rPr>
        <w:t xml:space="preserve"> Block Diagram for Logistic Growth </w:t>
      </w:r>
    </w:p>
    <w:p w14:paraId="6305CB12" w14:textId="3F92E9C5" w:rsidR="00E27222" w:rsidRPr="00AA4BA2" w:rsidRDefault="00E27222" w:rsidP="00F4773A">
      <w:pPr>
        <w:ind w:left="360"/>
        <w:rPr>
          <w:rFonts w:ascii="Calibri" w:eastAsia="Times New Roman" w:hAnsi="Calibri" w:cs="Calibri"/>
          <w:color w:val="000000"/>
          <w:kern w:val="0"/>
          <w:sz w:val="22"/>
          <w:szCs w:val="22"/>
          <w:lang w:eastAsia="en-GB"/>
          <w14:ligatures w14:val="none"/>
        </w:rPr>
      </w:pPr>
      <w:r w:rsidRPr="00AA4BA2">
        <w:rPr>
          <w:rFonts w:ascii="Calibri" w:eastAsia="Times New Roman" w:hAnsi="Calibri" w:cs="Calibri"/>
          <w:color w:val="000000"/>
          <w:kern w:val="0"/>
          <w:sz w:val="22"/>
          <w:szCs w:val="22"/>
          <w:lang w:eastAsia="en-GB"/>
          <w14:ligatures w14:val="none"/>
        </w:rPr>
        <w:t>Figure 1</w:t>
      </w:r>
      <w:r w:rsidR="00EE2B7E" w:rsidRPr="00AA4BA2">
        <w:rPr>
          <w:rFonts w:ascii="Calibri" w:eastAsia="Times New Roman" w:hAnsi="Calibri" w:cs="Calibri"/>
          <w:color w:val="000000"/>
          <w:kern w:val="0"/>
          <w:sz w:val="22"/>
          <w:szCs w:val="22"/>
          <w:lang w:eastAsia="en-GB"/>
          <w14:ligatures w14:val="none"/>
        </w:rPr>
        <w:t>2</w:t>
      </w:r>
      <w:r w:rsidRPr="00AA4BA2">
        <w:rPr>
          <w:rFonts w:ascii="Calibri" w:eastAsia="Times New Roman" w:hAnsi="Calibri" w:cs="Calibri"/>
          <w:color w:val="000000"/>
          <w:kern w:val="0"/>
          <w:sz w:val="22"/>
          <w:szCs w:val="22"/>
          <w:lang w:eastAsia="en-GB"/>
          <w14:ligatures w14:val="none"/>
        </w:rPr>
        <w:t>. is a block diagram of the logistic growth model used on the machine learning model. The main purpose of the block diagram is to show how the Qcap value is obtained. If the block diagram is summarized, a, b, and k are selected randomly on the dataset with the help of the target feature. Later on, logistic growth model is fed the Nonlinear least square method to be able to determine tfast value which will be used in the current comparison with tfast day. If tfast occurs in the time before the current day than the “lower than tfast” method is going to be executed. Otherwise, “greater than tfast” will be a function which is going to be executed. After, the tmax value is adjusted with the aid of these methods. Then, tmax will be used for Qcap calculation. In the end, the obtained Qcap will be part of machine learning model when it comes to the model training phase. To sum up, the whole block diagram can be simplified as a “logistic growth model determining Qcap”, which is the name of the figure.  </w:t>
      </w:r>
    </w:p>
    <w:p w14:paraId="486D2980" w14:textId="63D0285A" w:rsidR="00F4773A" w:rsidRPr="00AA4BA2" w:rsidRDefault="00F4773A" w:rsidP="00F4773A">
      <w:pPr>
        <w:ind w:left="360"/>
        <w:rPr>
          <w:rFonts w:ascii="Calibri" w:eastAsiaTheme="minorEastAsia" w:hAnsi="Calibri" w:cs="Calibri"/>
          <w:sz w:val="22"/>
          <w:szCs w:val="22"/>
        </w:rPr>
      </w:pPr>
      <m:oMathPara>
        <m:oMath>
          <m:r>
            <w:rPr>
              <w:rFonts w:ascii="Cambria Math" w:eastAsiaTheme="minorEastAsia" w:hAnsi="Cambria Math" w:cs="Calibri"/>
              <w:sz w:val="22"/>
              <w:szCs w:val="22"/>
            </w:rPr>
            <m:t>Q</m:t>
          </m:r>
          <m:d>
            <m:dPr>
              <m:ctrlPr>
                <w:rPr>
                  <w:rFonts w:ascii="Cambria Math" w:eastAsiaTheme="minorEastAsia" w:hAnsi="Cambria Math" w:cs="Calibri"/>
                  <w:i/>
                  <w:sz w:val="22"/>
                  <w:szCs w:val="22"/>
                </w:rPr>
              </m:ctrlPr>
            </m:dPr>
            <m:e>
              <m:r>
                <w:rPr>
                  <w:rFonts w:ascii="Cambria Math" w:eastAsiaTheme="minorEastAsia" w:hAnsi="Cambria Math" w:cs="Calibri"/>
                  <w:sz w:val="22"/>
                  <w:szCs w:val="22"/>
                </w:rPr>
                <m:t>tmax</m:t>
              </m:r>
            </m:e>
          </m:d>
          <m:r>
            <w:rPr>
              <w:rFonts w:ascii="Cambria Math" w:eastAsiaTheme="minorEastAsia" w:hAnsi="Cambria Math" w:cs="Calibri"/>
              <w:sz w:val="22"/>
              <w:szCs w:val="22"/>
            </w:rPr>
            <m:t>=</m:t>
          </m:r>
          <m:f>
            <m:fPr>
              <m:ctrlPr>
                <w:rPr>
                  <w:rFonts w:ascii="Cambria Math" w:eastAsiaTheme="minorEastAsia" w:hAnsi="Cambria Math" w:cs="Calibri"/>
                  <w:i/>
                  <w:sz w:val="22"/>
                  <w:szCs w:val="22"/>
                </w:rPr>
              </m:ctrlPr>
            </m:fPr>
            <m:num>
              <m:r>
                <w:rPr>
                  <w:rFonts w:ascii="Cambria Math" w:eastAsiaTheme="minorEastAsia" w:hAnsi="Cambria Math" w:cs="Calibri"/>
                  <w:sz w:val="22"/>
                  <w:szCs w:val="22"/>
                </w:rPr>
                <m:t>K</m:t>
              </m:r>
            </m:num>
            <m:den>
              <m:r>
                <w:rPr>
                  <w:rFonts w:ascii="Cambria Math" w:eastAsiaTheme="minorEastAsia" w:hAnsi="Cambria Math" w:cs="Calibri"/>
                  <w:sz w:val="22"/>
                  <w:szCs w:val="22"/>
                </w:rPr>
                <m:t xml:space="preserve">1 + a </m:t>
              </m:r>
              <m:r>
                <w:rPr>
                  <w:rFonts w:ascii="Cambria Math" w:eastAsiaTheme="minorEastAsia" w:hAnsi="Cambria Math" w:cs="Cambria Math"/>
                  <w:sz w:val="22"/>
                  <w:szCs w:val="22"/>
                </w:rPr>
                <m:t>*</m:t>
              </m:r>
              <m:r>
                <w:rPr>
                  <w:rFonts w:ascii="Cambria Math" w:eastAsiaTheme="minorEastAsia" w:hAnsi="Cambria Math" w:cs="Calibri"/>
                  <w:sz w:val="22"/>
                  <w:szCs w:val="22"/>
                </w:rPr>
                <m:t xml:space="preserve"> </m:t>
              </m:r>
              <m:sSup>
                <m:sSupPr>
                  <m:ctrlPr>
                    <w:rPr>
                      <w:rFonts w:ascii="Cambria Math" w:eastAsiaTheme="minorEastAsia" w:hAnsi="Cambria Math" w:cs="Calibri"/>
                      <w:i/>
                      <w:sz w:val="22"/>
                      <w:szCs w:val="22"/>
                    </w:rPr>
                  </m:ctrlPr>
                </m:sSupPr>
                <m:e>
                  <m:r>
                    <w:rPr>
                      <w:rFonts w:ascii="Cambria Math" w:eastAsiaTheme="minorEastAsia" w:hAnsi="Cambria Math" w:cs="Calibri"/>
                      <w:sz w:val="22"/>
                      <w:szCs w:val="22"/>
                    </w:rPr>
                    <m:t>e</m:t>
                  </m:r>
                </m:e>
                <m:sup>
                  <m:d>
                    <m:dPr>
                      <m:ctrlPr>
                        <w:rPr>
                          <w:rFonts w:ascii="Cambria Math" w:eastAsiaTheme="minorEastAsia" w:hAnsi="Cambria Math" w:cs="Calibri"/>
                          <w:i/>
                          <w:sz w:val="22"/>
                          <w:szCs w:val="22"/>
                        </w:rPr>
                      </m:ctrlPr>
                    </m:dPr>
                    <m:e>
                      <m:r>
                        <w:rPr>
                          <w:rFonts w:ascii="Cambria Math" w:eastAsiaTheme="minorEastAsia" w:hAnsi="Cambria Math" w:cs="Calibri"/>
                          <w:sz w:val="22"/>
                          <w:szCs w:val="22"/>
                        </w:rPr>
                        <m:t>-b*tmax</m:t>
                      </m:r>
                    </m:e>
                  </m:d>
                </m:sup>
              </m:sSup>
            </m:den>
          </m:f>
        </m:oMath>
      </m:oMathPara>
    </w:p>
    <w:p w14:paraId="29CDF1F2" w14:textId="5801A22A" w:rsidR="007F42EB" w:rsidRPr="00AA4BA2" w:rsidRDefault="00EE2B7E" w:rsidP="00EE2B7E">
      <w:pPr>
        <w:rPr>
          <w:rFonts w:ascii="Calibri" w:eastAsia="Times New Roman" w:hAnsi="Calibri" w:cs="Calibri"/>
          <w:b/>
          <w:bCs/>
          <w:color w:val="000000"/>
          <w:kern w:val="0"/>
          <w:sz w:val="22"/>
          <w:szCs w:val="22"/>
          <w:lang w:eastAsia="en-GB"/>
          <w14:ligatures w14:val="none"/>
        </w:rPr>
      </w:pPr>
      <w:r w:rsidRPr="00AA4BA2">
        <w:rPr>
          <w:rFonts w:ascii="Calibri" w:eastAsiaTheme="minorEastAsia" w:hAnsi="Calibri" w:cs="Calibri"/>
          <w:sz w:val="22"/>
          <w:szCs w:val="22"/>
        </w:rPr>
        <w:t xml:space="preserve">                                                </w:t>
      </w:r>
      <w:r w:rsidRPr="00AA4BA2">
        <w:rPr>
          <w:rFonts w:ascii="Calibri" w:eastAsia="Times New Roman" w:hAnsi="Calibri" w:cs="Calibri"/>
          <w:b/>
          <w:bCs/>
          <w:color w:val="000000"/>
          <w:kern w:val="0"/>
          <w:sz w:val="22"/>
          <w:szCs w:val="22"/>
          <w:lang w:eastAsia="en-GB"/>
          <w14:ligatures w14:val="none"/>
        </w:rPr>
        <w:t>Logistic Growth Formula on tmax implementation</w:t>
      </w:r>
    </w:p>
    <w:p w14:paraId="04269A0C" w14:textId="3B0B8CCD" w:rsidR="00B63141" w:rsidRPr="00AA4BA2" w:rsidRDefault="00F4773A" w:rsidP="00AC22AD">
      <w:pPr>
        <w:rPr>
          <w:rFonts w:ascii="Calibri" w:eastAsia="Times New Roman" w:hAnsi="Calibri" w:cs="Calibri"/>
          <w:color w:val="000000"/>
          <w:kern w:val="0"/>
          <w:sz w:val="22"/>
          <w:szCs w:val="22"/>
          <w:lang w:eastAsia="en-GB"/>
          <w14:ligatures w14:val="none"/>
        </w:rPr>
      </w:pPr>
      <w:r w:rsidRPr="00AA4BA2">
        <w:rPr>
          <w:rFonts w:ascii="Calibri" w:eastAsia="Times New Roman" w:hAnsi="Calibri" w:cs="Calibri"/>
          <w:color w:val="000000"/>
          <w:kern w:val="0"/>
          <w:sz w:val="22"/>
          <w:szCs w:val="22"/>
          <w:lang w:eastAsia="en-GB"/>
          <w14:ligatures w14:val="none"/>
        </w:rPr>
        <w:t xml:space="preserve">Above equation shows </w:t>
      </w:r>
      <w:r w:rsidR="00AC22AD" w:rsidRPr="00AA4BA2">
        <w:rPr>
          <w:rFonts w:ascii="Calibri" w:eastAsia="Times New Roman" w:hAnsi="Calibri" w:cs="Calibri"/>
          <w:color w:val="000000"/>
          <w:kern w:val="0"/>
          <w:sz w:val="22"/>
          <w:szCs w:val="22"/>
          <w:lang w:eastAsia="en-GB"/>
          <w14:ligatures w14:val="none"/>
        </w:rPr>
        <w:t xml:space="preserve">how Qcap or Qtmax will provide ultimate feeding value for </w:t>
      </w:r>
      <w:r w:rsidR="009225B3" w:rsidRPr="00AA4BA2">
        <w:rPr>
          <w:rFonts w:ascii="Calibri" w:eastAsia="Times New Roman" w:hAnsi="Calibri" w:cs="Calibri"/>
          <w:color w:val="000000"/>
          <w:kern w:val="0"/>
          <w:sz w:val="22"/>
          <w:szCs w:val="22"/>
          <w:lang w:eastAsia="en-GB"/>
          <w14:ligatures w14:val="none"/>
        </w:rPr>
        <w:t>machine learning</w:t>
      </w:r>
      <w:r w:rsidR="00AC22AD" w:rsidRPr="00AA4BA2">
        <w:rPr>
          <w:rFonts w:ascii="Calibri" w:eastAsia="Times New Roman" w:hAnsi="Calibri" w:cs="Calibri"/>
          <w:color w:val="000000"/>
          <w:kern w:val="0"/>
          <w:sz w:val="22"/>
          <w:szCs w:val="22"/>
          <w:lang w:eastAsia="en-GB"/>
          <w14:ligatures w14:val="none"/>
        </w:rPr>
        <w:t xml:space="preserve"> model. </w:t>
      </w:r>
    </w:p>
    <w:p w14:paraId="6C1C3AD3" w14:textId="77777777" w:rsidR="00AC22AD" w:rsidRPr="00AA4BA2" w:rsidRDefault="00AC22AD" w:rsidP="007A5105">
      <w:pPr>
        <w:rPr>
          <w:rFonts w:ascii="Aptos Narrow" w:eastAsia="Times New Roman" w:hAnsi="Aptos Narrow" w:cs="Times New Roman"/>
          <w:color w:val="000000"/>
          <w:kern w:val="0"/>
          <w:sz w:val="22"/>
          <w:szCs w:val="22"/>
          <w:lang w:eastAsia="en-GB"/>
          <w14:ligatures w14:val="none"/>
        </w:rPr>
      </w:pPr>
    </w:p>
    <w:p w14:paraId="6B10DCDF" w14:textId="52733A67" w:rsidR="00B63141" w:rsidRPr="00AA4BA2" w:rsidRDefault="001933DB" w:rsidP="007A5105">
      <w:pPr>
        <w:rPr>
          <w:rFonts w:ascii="Aptos Narrow" w:eastAsia="Times New Roman" w:hAnsi="Aptos Narrow" w:cs="Times New Roman"/>
          <w:color w:val="000000"/>
          <w:kern w:val="0"/>
          <w:sz w:val="22"/>
          <w:szCs w:val="22"/>
          <w:lang w:eastAsia="en-GB"/>
          <w14:ligatures w14:val="none"/>
        </w:rPr>
      </w:pPr>
      <w:r w:rsidRPr="00AA4BA2">
        <w:rPr>
          <w:rFonts w:ascii="Aptos Narrow" w:eastAsia="Times New Roman" w:hAnsi="Aptos Narrow" w:cs="Times New Roman"/>
          <w:noProof/>
          <w:color w:val="000000"/>
          <w:kern w:val="0"/>
          <w:sz w:val="22"/>
          <w:szCs w:val="22"/>
          <w:lang w:eastAsia="en-GB"/>
          <w14:ligatures w14:val="none"/>
        </w:rPr>
        <w:lastRenderedPageBreak/>
        <w:drawing>
          <wp:inline distT="0" distB="0" distL="0" distR="0" wp14:anchorId="2994605B" wp14:editId="3B278898">
            <wp:extent cx="5731510" cy="2695575"/>
            <wp:effectExtent l="0" t="0" r="2540" b="9525"/>
            <wp:docPr id="1764170329"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170329" name="Picture 1" descr="A diagram of a company&#10;&#10;Description automatically generated"/>
                    <pic:cNvPicPr/>
                  </pic:nvPicPr>
                  <pic:blipFill>
                    <a:blip r:embed="rId32"/>
                    <a:stretch>
                      <a:fillRect/>
                    </a:stretch>
                  </pic:blipFill>
                  <pic:spPr>
                    <a:xfrm>
                      <a:off x="0" y="0"/>
                      <a:ext cx="5731510" cy="2695575"/>
                    </a:xfrm>
                    <a:prstGeom prst="rect">
                      <a:avLst/>
                    </a:prstGeom>
                  </pic:spPr>
                </pic:pic>
              </a:graphicData>
            </a:graphic>
          </wp:inline>
        </w:drawing>
      </w:r>
    </w:p>
    <w:p w14:paraId="5BD984CA" w14:textId="1A1035A6" w:rsidR="001933DB" w:rsidRDefault="001933DB" w:rsidP="007A5105">
      <w:pPr>
        <w:rPr>
          <w:rFonts w:ascii="Aptos Narrow" w:eastAsia="Times New Roman" w:hAnsi="Aptos Narrow" w:cs="Times New Roman"/>
          <w:b/>
          <w:bCs/>
          <w:color w:val="000000"/>
          <w:kern w:val="0"/>
          <w:sz w:val="22"/>
          <w:szCs w:val="22"/>
          <w:lang w:eastAsia="en-GB"/>
          <w14:ligatures w14:val="none"/>
        </w:rPr>
      </w:pPr>
      <w:r w:rsidRPr="00AA4BA2">
        <w:rPr>
          <w:rFonts w:ascii="Aptos Narrow" w:eastAsia="Times New Roman" w:hAnsi="Aptos Narrow" w:cs="Times New Roman"/>
          <w:color w:val="000000"/>
          <w:kern w:val="0"/>
          <w:sz w:val="22"/>
          <w:szCs w:val="22"/>
          <w:lang w:eastAsia="en-GB"/>
          <w14:ligatures w14:val="none"/>
        </w:rPr>
        <w:t xml:space="preserve">                          </w:t>
      </w:r>
      <w:r w:rsidR="00987284" w:rsidRPr="00AA4BA2">
        <w:rPr>
          <w:rFonts w:ascii="Aptos Narrow" w:eastAsia="Times New Roman" w:hAnsi="Aptos Narrow" w:cs="Times New Roman"/>
          <w:color w:val="000000"/>
          <w:kern w:val="0"/>
          <w:sz w:val="22"/>
          <w:szCs w:val="22"/>
          <w:lang w:eastAsia="en-GB"/>
          <w14:ligatures w14:val="none"/>
        </w:rPr>
        <w:t xml:space="preserve">        </w:t>
      </w:r>
      <w:r w:rsidRPr="00AA4BA2">
        <w:rPr>
          <w:rFonts w:ascii="Aptos Narrow" w:eastAsia="Times New Roman" w:hAnsi="Aptos Narrow" w:cs="Times New Roman"/>
          <w:color w:val="000000"/>
          <w:kern w:val="0"/>
          <w:sz w:val="22"/>
          <w:szCs w:val="22"/>
          <w:lang w:eastAsia="en-GB"/>
          <w14:ligatures w14:val="none"/>
        </w:rPr>
        <w:t xml:space="preserve">  </w:t>
      </w:r>
      <w:r w:rsidRPr="00AA4BA2">
        <w:rPr>
          <w:rFonts w:ascii="Aptos Narrow" w:eastAsia="Times New Roman" w:hAnsi="Aptos Narrow" w:cs="Times New Roman"/>
          <w:b/>
          <w:bCs/>
          <w:color w:val="000000"/>
          <w:kern w:val="0"/>
          <w:sz w:val="22"/>
          <w:szCs w:val="22"/>
          <w:lang w:eastAsia="en-GB"/>
          <w14:ligatures w14:val="none"/>
        </w:rPr>
        <w:t>Figure 1</w:t>
      </w:r>
      <w:r w:rsidR="00226E05" w:rsidRPr="00AA4BA2">
        <w:rPr>
          <w:rFonts w:ascii="Aptos Narrow" w:eastAsia="Times New Roman" w:hAnsi="Aptos Narrow" w:cs="Times New Roman"/>
          <w:b/>
          <w:bCs/>
          <w:color w:val="000000"/>
          <w:kern w:val="0"/>
          <w:sz w:val="22"/>
          <w:szCs w:val="22"/>
          <w:lang w:eastAsia="en-GB"/>
          <w14:ligatures w14:val="none"/>
        </w:rPr>
        <w:t>3</w:t>
      </w:r>
      <w:r w:rsidRPr="00AA4BA2">
        <w:rPr>
          <w:rFonts w:ascii="Aptos Narrow" w:eastAsia="Times New Roman" w:hAnsi="Aptos Narrow" w:cs="Times New Roman"/>
          <w:b/>
          <w:bCs/>
          <w:color w:val="000000"/>
          <w:kern w:val="0"/>
          <w:sz w:val="22"/>
          <w:szCs w:val="22"/>
          <w:lang w:eastAsia="en-GB"/>
          <w14:ligatures w14:val="none"/>
        </w:rPr>
        <w:t>.</w:t>
      </w:r>
      <w:r w:rsidR="00987284" w:rsidRPr="00AA4BA2">
        <w:rPr>
          <w:rFonts w:ascii="Aptos Narrow" w:eastAsia="Times New Roman" w:hAnsi="Aptos Narrow" w:cs="Times New Roman"/>
          <w:b/>
          <w:bCs/>
          <w:color w:val="000000"/>
          <w:kern w:val="0"/>
          <w:sz w:val="22"/>
          <w:szCs w:val="22"/>
          <w:lang w:eastAsia="en-GB"/>
          <w14:ligatures w14:val="none"/>
        </w:rPr>
        <w:t xml:space="preserve"> Prophet Model Block Diagram with Logistic Growth Cap Feeding</w:t>
      </w:r>
    </w:p>
    <w:p w14:paraId="61D58364" w14:textId="367E3B2B" w:rsidR="00C02630" w:rsidRPr="00C02630" w:rsidRDefault="00C02630" w:rsidP="00C02630">
      <w:pPr>
        <w:ind w:left="283"/>
        <w:rPr>
          <w:rFonts w:ascii="Aptos Narrow" w:eastAsia="Times New Roman" w:hAnsi="Aptos Narrow" w:cs="Times New Roman"/>
          <w:color w:val="000000"/>
          <w:kern w:val="0"/>
          <w:sz w:val="22"/>
          <w:szCs w:val="22"/>
          <w:lang w:eastAsia="en-GB"/>
          <w14:ligatures w14:val="none"/>
        </w:rPr>
      </w:pPr>
      <w:r w:rsidRPr="00C02630">
        <w:rPr>
          <w:rFonts w:ascii="Aptos Narrow" w:eastAsia="Times New Roman" w:hAnsi="Aptos Narrow" w:cs="Times New Roman"/>
          <w:color w:val="000000"/>
          <w:kern w:val="0"/>
          <w:sz w:val="22"/>
          <w:szCs w:val="22"/>
          <w:lang w:eastAsia="en-GB"/>
          <w14:ligatures w14:val="none"/>
        </w:rPr>
        <w:t>Figure 13 shows the working principle of the whole project. As mentioned above the model is going to be fed with the appropriate Cap value. At the same time, the main dataset should be divided into two parts which are train and test. The model is also fed by “seasonality”, “holiday”, and” white nose” as well as fed by the “logistic growth model”. It will also add regressors to the model. Regressor is basically featured acquiring on the dataset. Then, those features are used for the training process on the machine learning model. It is critical to pick features that do not provide a direct answer to models like daily cases. Otherwise, it can trigger overfitting, which is why regressor selection has critical importance for the prophet model. They are integral parts of the model and be explained in their mathematical expression, as well. After completion of the feeding process, the model is trained, and predicted future values are according to the given forecasted period. Then, the models’ performance is evaluated. Then, cross-validation starts and decides which period is the best for the model in terms of obtaining high accuracy and performance. After these periods are decided with the help of the cross-validation process, the Model Tunning or Hyperparameter Tunning process commences. The hyperparameter tuning process should be matched with the best timeline provided by cross-validation. Model tunning will provide the best hyperparameter values for the model according to the timeline obtained during “the cross-validation process. Then, the model performance is evaluated again. The point is it should be seen model performance is better than its previous model performance. If the model performance is satisfying, the model prediction and actual values can be visualized, and their performance is evaluated again so that the whole process will help to find the time interval in which the model performs well and the required hyperparameter values. That’s why, it is so vital to implement processes shown on the block diagram for the sake of the machine learning model.</w:t>
      </w:r>
      <w:r w:rsidR="00716078">
        <w:rPr>
          <w:rFonts w:ascii="Aptos Narrow" w:eastAsia="Times New Roman" w:hAnsi="Aptos Narrow" w:cs="Times New Roman"/>
          <w:color w:val="000000"/>
          <w:kern w:val="0"/>
          <w:sz w:val="22"/>
          <w:szCs w:val="22"/>
          <w:lang w:eastAsia="en-GB"/>
          <w14:ligatures w14:val="none"/>
        </w:rPr>
        <w:t xml:space="preserve"> It is important that </w:t>
      </w:r>
      <w:r w:rsidR="00C34C9E">
        <w:rPr>
          <w:rFonts w:ascii="Aptos Narrow" w:eastAsia="Times New Roman" w:hAnsi="Aptos Narrow" w:cs="Times New Roman"/>
          <w:color w:val="000000"/>
          <w:kern w:val="0"/>
          <w:sz w:val="22"/>
          <w:szCs w:val="22"/>
          <w:lang w:eastAsia="en-GB"/>
          <w14:ligatures w14:val="none"/>
        </w:rPr>
        <w:t xml:space="preserve">repeated cross validation can result in overfitting. That’s why, it should be avoided repeated </w:t>
      </w:r>
      <w:r w:rsidR="00EE44D5">
        <w:rPr>
          <w:rFonts w:ascii="Aptos Narrow" w:eastAsia="Times New Roman" w:hAnsi="Aptos Narrow" w:cs="Times New Roman"/>
          <w:color w:val="000000"/>
          <w:kern w:val="0"/>
          <w:sz w:val="22"/>
          <w:szCs w:val="22"/>
          <w:lang w:eastAsia="en-GB"/>
          <w14:ligatures w14:val="none"/>
        </w:rPr>
        <w:t>cross validation process.</w:t>
      </w:r>
    </w:p>
    <w:p w14:paraId="3505E34A" w14:textId="5AC5BC85" w:rsidR="00A05369" w:rsidRPr="00AA4BA2" w:rsidRDefault="005B0C27" w:rsidP="00AA4BA2">
      <w:pPr>
        <w:pStyle w:val="ListParagraph"/>
        <w:numPr>
          <w:ilvl w:val="0"/>
          <w:numId w:val="12"/>
        </w:numPr>
        <w:rPr>
          <w:rFonts w:ascii="Calibri" w:eastAsiaTheme="minorEastAsia" w:hAnsi="Calibri" w:cs="Calibri"/>
          <w:b/>
          <w:bCs/>
          <w:sz w:val="28"/>
          <w:szCs w:val="28"/>
        </w:rPr>
      </w:pPr>
      <w:r w:rsidRPr="00AA4BA2">
        <w:rPr>
          <w:rFonts w:ascii="Calibri" w:eastAsiaTheme="minorEastAsia" w:hAnsi="Calibri" w:cs="Calibri"/>
          <w:b/>
          <w:bCs/>
          <w:sz w:val="28"/>
          <w:szCs w:val="28"/>
        </w:rPr>
        <w:t xml:space="preserve">Results </w:t>
      </w:r>
      <w:r w:rsidR="008E1153" w:rsidRPr="00AA4BA2">
        <w:rPr>
          <w:rFonts w:ascii="Calibri" w:eastAsiaTheme="minorEastAsia" w:hAnsi="Calibri" w:cs="Calibri"/>
          <w:b/>
          <w:bCs/>
          <w:sz w:val="28"/>
          <w:szCs w:val="28"/>
        </w:rPr>
        <w:t>and Performance Evaluation</w:t>
      </w:r>
    </w:p>
    <w:p w14:paraId="769164F8" w14:textId="22E73647" w:rsidR="008A04FA" w:rsidRPr="00AA4BA2" w:rsidRDefault="00B92360" w:rsidP="00B92360">
      <w:pPr>
        <w:ind w:left="283"/>
        <w:rPr>
          <w:rFonts w:ascii="Calibri" w:eastAsiaTheme="minorEastAsia" w:hAnsi="Calibri" w:cs="Calibri"/>
          <w:b/>
          <w:bCs/>
          <w:sz w:val="22"/>
          <w:szCs w:val="22"/>
        </w:rPr>
      </w:pPr>
      <w:r w:rsidRPr="00AA4BA2">
        <w:rPr>
          <w:rFonts w:ascii="Calibri" w:eastAsiaTheme="minorEastAsia" w:hAnsi="Calibri" w:cs="Calibri"/>
          <w:sz w:val="22"/>
          <w:szCs w:val="22"/>
        </w:rPr>
        <w:t xml:space="preserve">First, the model training phase is completed, as detailed in the Methods section. The Cross-Validation method is applied to detect the best period for prediction, which is followed by Hyperparameter Tuning to optimize model performance. The outcome of these processes show </w:t>
      </w:r>
      <w:r w:rsidRPr="00AA4BA2">
        <w:rPr>
          <w:rFonts w:ascii="Calibri" w:eastAsiaTheme="minorEastAsia" w:hAnsi="Calibri" w:cs="Calibri"/>
          <w:sz w:val="22"/>
          <w:szCs w:val="22"/>
        </w:rPr>
        <w:lastRenderedPageBreak/>
        <w:t xml:space="preserve">an improvement in the model’s accuracy, </w:t>
      </w:r>
      <w:r w:rsidR="006C1779" w:rsidRPr="00AA4BA2">
        <w:rPr>
          <w:rFonts w:ascii="Calibri" w:eastAsiaTheme="minorEastAsia" w:hAnsi="Calibri" w:cs="Calibri"/>
          <w:sz w:val="22"/>
          <w:szCs w:val="22"/>
        </w:rPr>
        <w:t>which indicate how successful model</w:t>
      </w:r>
      <w:r w:rsidRPr="00AA4BA2">
        <w:rPr>
          <w:rFonts w:ascii="Calibri" w:eastAsiaTheme="minorEastAsia" w:hAnsi="Calibri" w:cs="Calibri"/>
          <w:sz w:val="22"/>
          <w:szCs w:val="22"/>
        </w:rPr>
        <w:t xml:space="preserve"> tuning and validation</w:t>
      </w:r>
      <w:r w:rsidR="006C1779" w:rsidRPr="00AA4BA2">
        <w:rPr>
          <w:rFonts w:ascii="Calibri" w:eastAsiaTheme="minorEastAsia" w:hAnsi="Calibri" w:cs="Calibri"/>
          <w:sz w:val="22"/>
          <w:szCs w:val="22"/>
        </w:rPr>
        <w:t xml:space="preserve"> process</w:t>
      </w:r>
      <w:r w:rsidRPr="00AA4BA2">
        <w:rPr>
          <w:rFonts w:ascii="Calibri" w:eastAsiaTheme="minorEastAsia" w:hAnsi="Calibri" w:cs="Calibri"/>
          <w:sz w:val="22"/>
          <w:szCs w:val="22"/>
        </w:rPr>
        <w:t>.</w:t>
      </w:r>
    </w:p>
    <w:p w14:paraId="532ACEFE" w14:textId="499BDEC1" w:rsidR="00616D60" w:rsidRPr="00AA4BA2" w:rsidRDefault="00FC6A1D" w:rsidP="00AA4BA2">
      <w:pPr>
        <w:pStyle w:val="ListParagraph"/>
        <w:numPr>
          <w:ilvl w:val="1"/>
          <w:numId w:val="12"/>
        </w:numPr>
        <w:spacing w:after="0" w:line="240" w:lineRule="auto"/>
        <w:rPr>
          <w:rFonts w:ascii="Calibri" w:eastAsia="Times New Roman" w:hAnsi="Calibri" w:cs="Calibri"/>
          <w:b/>
          <w:bCs/>
          <w:kern w:val="0"/>
          <w:lang w:eastAsia="en-GB"/>
          <w14:ligatures w14:val="none"/>
        </w:rPr>
      </w:pPr>
      <w:r w:rsidRPr="00AA4BA2">
        <w:rPr>
          <w:rFonts w:ascii="Calibri" w:eastAsia="Times New Roman" w:hAnsi="Calibri" w:cs="Calibri"/>
          <w:b/>
          <w:bCs/>
          <w:kern w:val="0"/>
          <w:lang w:eastAsia="en-GB"/>
          <w14:ligatures w14:val="none"/>
        </w:rPr>
        <w:t>Performance Metrics</w:t>
      </w:r>
    </w:p>
    <w:p w14:paraId="6C66D921" w14:textId="15D81E95" w:rsidR="00C00AA0" w:rsidRPr="00AA4BA2" w:rsidRDefault="00C00AA0" w:rsidP="00913AB2">
      <w:pPr>
        <w:spacing w:after="0" w:line="240" w:lineRule="auto"/>
        <w:ind w:left="283"/>
        <w:rPr>
          <w:rFonts w:ascii="Calibri" w:eastAsia="Times New Roman" w:hAnsi="Calibri" w:cs="Calibri"/>
          <w:kern w:val="0"/>
          <w:sz w:val="22"/>
          <w:szCs w:val="22"/>
          <w:lang w:eastAsia="en-GB"/>
          <w14:ligatures w14:val="none"/>
        </w:rPr>
      </w:pPr>
      <w:r w:rsidRPr="00AA4BA2">
        <w:rPr>
          <w:rFonts w:ascii="Calibri" w:eastAsia="Times New Roman" w:hAnsi="Calibri" w:cs="Calibri"/>
          <w:kern w:val="0"/>
          <w:sz w:val="22"/>
          <w:szCs w:val="22"/>
          <w:lang w:eastAsia="en-GB"/>
          <w14:ligatures w14:val="none"/>
        </w:rPr>
        <w:t xml:space="preserve">It is an important factor what are performance </w:t>
      </w:r>
      <w:r w:rsidR="00274A15" w:rsidRPr="00AA4BA2">
        <w:rPr>
          <w:rFonts w:ascii="Calibri" w:eastAsia="Times New Roman" w:hAnsi="Calibri" w:cs="Calibri"/>
          <w:kern w:val="0"/>
          <w:sz w:val="22"/>
          <w:szCs w:val="22"/>
          <w:lang w:eastAsia="en-GB"/>
          <w14:ligatures w14:val="none"/>
        </w:rPr>
        <w:t>metrics,</w:t>
      </w:r>
      <w:r w:rsidRPr="00AA4BA2">
        <w:rPr>
          <w:rFonts w:ascii="Calibri" w:eastAsia="Times New Roman" w:hAnsi="Calibri" w:cs="Calibri"/>
          <w:kern w:val="0"/>
          <w:sz w:val="22"/>
          <w:szCs w:val="22"/>
          <w:lang w:eastAsia="en-GB"/>
          <w14:ligatures w14:val="none"/>
        </w:rPr>
        <w:t xml:space="preserve"> </w:t>
      </w:r>
      <w:r w:rsidR="005E5036" w:rsidRPr="00AA4BA2">
        <w:rPr>
          <w:rFonts w:ascii="Calibri" w:eastAsia="Times New Roman" w:hAnsi="Calibri" w:cs="Calibri"/>
          <w:kern w:val="0"/>
          <w:sz w:val="22"/>
          <w:szCs w:val="22"/>
          <w:lang w:eastAsia="en-GB"/>
          <w14:ligatures w14:val="none"/>
        </w:rPr>
        <w:t>and they measure exactly.</w:t>
      </w:r>
    </w:p>
    <w:p w14:paraId="3157C102" w14:textId="0EB2FD4E" w:rsidR="005B0633" w:rsidRPr="00AA4BA2" w:rsidRDefault="006F0D68" w:rsidP="005B0633">
      <w:pPr>
        <w:ind w:left="283"/>
        <w:rPr>
          <w:rFonts w:ascii="Calibri" w:eastAsia="Times New Roman" w:hAnsi="Calibri" w:cs="Calibri"/>
          <w:kern w:val="0"/>
          <w:sz w:val="22"/>
          <w:szCs w:val="22"/>
          <w:lang w:eastAsia="en-GB"/>
          <w14:ligatures w14:val="none"/>
        </w:rPr>
      </w:pPr>
      <w:r w:rsidRPr="00AA4BA2">
        <w:rPr>
          <w:rFonts w:ascii="Calibri" w:eastAsia="Times New Roman" w:hAnsi="Calibri" w:cs="Calibri"/>
          <w:kern w:val="0"/>
          <w:sz w:val="22"/>
          <w:szCs w:val="22"/>
          <w:lang w:eastAsia="en-GB"/>
          <w14:ligatures w14:val="none"/>
        </w:rPr>
        <w:t xml:space="preserve">Performance metrics are important tools for evaluating the accuracy and performance of time series models. Horizon indicates the time period over which the model makes future predictions, and this evaluation is made for periods such as </w:t>
      </w:r>
      <w:r w:rsidR="00BD7BB3">
        <w:rPr>
          <w:rFonts w:ascii="Calibri" w:eastAsia="Times New Roman" w:hAnsi="Calibri" w:cs="Calibri"/>
          <w:kern w:val="0"/>
          <w:sz w:val="22"/>
          <w:szCs w:val="22"/>
          <w:lang w:eastAsia="en-GB"/>
          <w14:ligatures w14:val="none"/>
        </w:rPr>
        <w:t>“</w:t>
      </w:r>
      <w:r w:rsidRPr="00AA4BA2">
        <w:rPr>
          <w:rFonts w:ascii="Calibri" w:eastAsia="Times New Roman" w:hAnsi="Calibri" w:cs="Calibri"/>
          <w:kern w:val="0"/>
          <w:sz w:val="22"/>
          <w:szCs w:val="22"/>
          <w:lang w:eastAsia="en-GB"/>
          <w14:ligatures w14:val="none"/>
        </w:rPr>
        <w:t>2</w:t>
      </w:r>
      <w:r w:rsidR="00BD7BB3">
        <w:rPr>
          <w:rFonts w:ascii="Calibri" w:eastAsia="Times New Roman" w:hAnsi="Calibri" w:cs="Calibri"/>
          <w:kern w:val="0"/>
          <w:sz w:val="22"/>
          <w:szCs w:val="22"/>
          <w:lang w:eastAsia="en-GB"/>
          <w14:ligatures w14:val="none"/>
        </w:rPr>
        <w:t>”</w:t>
      </w:r>
      <w:r w:rsidRPr="00AA4BA2">
        <w:rPr>
          <w:rFonts w:ascii="Calibri" w:eastAsia="Times New Roman" w:hAnsi="Calibri" w:cs="Calibri"/>
          <w:kern w:val="0"/>
          <w:sz w:val="22"/>
          <w:szCs w:val="22"/>
          <w:lang w:eastAsia="en-GB"/>
          <w14:ligatures w14:val="none"/>
        </w:rPr>
        <w:t xml:space="preserve"> days and </w:t>
      </w:r>
      <w:r w:rsidR="00BD7BB3">
        <w:rPr>
          <w:rFonts w:ascii="Calibri" w:eastAsia="Times New Roman" w:hAnsi="Calibri" w:cs="Calibri"/>
          <w:kern w:val="0"/>
          <w:sz w:val="22"/>
          <w:szCs w:val="22"/>
          <w:lang w:eastAsia="en-GB"/>
          <w14:ligatures w14:val="none"/>
        </w:rPr>
        <w:t>“</w:t>
      </w:r>
      <w:r w:rsidRPr="00AA4BA2">
        <w:rPr>
          <w:rFonts w:ascii="Calibri" w:eastAsia="Times New Roman" w:hAnsi="Calibri" w:cs="Calibri"/>
          <w:kern w:val="0"/>
          <w:sz w:val="22"/>
          <w:szCs w:val="22"/>
          <w:lang w:eastAsia="en-GB"/>
          <w14:ligatures w14:val="none"/>
        </w:rPr>
        <w:t>3</w:t>
      </w:r>
      <w:r w:rsidR="00BD7BB3">
        <w:rPr>
          <w:rFonts w:ascii="Calibri" w:eastAsia="Times New Roman" w:hAnsi="Calibri" w:cs="Calibri"/>
          <w:kern w:val="0"/>
          <w:sz w:val="22"/>
          <w:szCs w:val="22"/>
          <w:lang w:eastAsia="en-GB"/>
          <w14:ligatures w14:val="none"/>
        </w:rPr>
        <w:t>”</w:t>
      </w:r>
      <w:r w:rsidRPr="00AA4BA2">
        <w:rPr>
          <w:rFonts w:ascii="Calibri" w:eastAsia="Times New Roman" w:hAnsi="Calibri" w:cs="Calibri"/>
          <w:kern w:val="0"/>
          <w:sz w:val="22"/>
          <w:szCs w:val="22"/>
          <w:lang w:eastAsia="en-GB"/>
          <w14:ligatures w14:val="none"/>
        </w:rPr>
        <w:t xml:space="preserve"> days.</w:t>
      </w:r>
      <w:r w:rsidR="005B0633" w:rsidRPr="00AA4BA2">
        <w:rPr>
          <w:rFonts w:ascii="Calibri" w:eastAsia="Times New Roman" w:hAnsi="Calibri" w:cs="Calibri"/>
          <w:kern w:val="0"/>
          <w:sz w:val="22"/>
          <w:szCs w:val="22"/>
          <w:lang w:eastAsia="en-GB"/>
          <w14:ligatures w14:val="none"/>
        </w:rPr>
        <w:t xml:space="preserve"> The performance metrics used in this study are MAPE (Mean Absolute Percentage Error) and Coverage, as they are particularly relevant for the goals of this research.</w:t>
      </w:r>
    </w:p>
    <w:p w14:paraId="76EDFF03" w14:textId="44BA122A" w:rsidR="005B0633" w:rsidRPr="00AA4BA2" w:rsidRDefault="006F0D68" w:rsidP="005B0633">
      <w:pPr>
        <w:ind w:left="283"/>
        <w:rPr>
          <w:rFonts w:ascii="Calibri" w:eastAsia="Times New Roman" w:hAnsi="Calibri" w:cs="Calibri"/>
          <w:kern w:val="0"/>
          <w:sz w:val="22"/>
          <w:szCs w:val="22"/>
          <w:lang w:eastAsia="en-GB"/>
          <w14:ligatures w14:val="none"/>
        </w:rPr>
      </w:pPr>
      <w:r w:rsidRPr="00AA4BA2">
        <w:rPr>
          <w:rFonts w:ascii="Calibri" w:eastAsia="Times New Roman" w:hAnsi="Calibri" w:cs="Calibri"/>
          <w:kern w:val="0"/>
          <w:sz w:val="22"/>
          <w:szCs w:val="22"/>
          <w:lang w:eastAsia="en-GB"/>
          <w14:ligatures w14:val="none"/>
        </w:rPr>
        <w:t xml:space="preserve"> MSE (Mean Squared Error) expresses the average of the square of the prediction errors; a lower MSE indicates that the model fits the data better.</w:t>
      </w:r>
    </w:p>
    <w:p w14:paraId="6456585F" w14:textId="467C21CD" w:rsidR="005B0633" w:rsidRPr="00AA4BA2" w:rsidRDefault="005B0633" w:rsidP="005B0633">
      <w:pPr>
        <w:ind w:left="283"/>
        <w:rPr>
          <w:rFonts w:ascii="Calibri" w:eastAsia="Times New Roman" w:hAnsi="Calibri" w:cs="Calibri"/>
          <w:kern w:val="0"/>
          <w:sz w:val="22"/>
          <w:szCs w:val="22"/>
          <w:lang w:eastAsia="en-GB"/>
          <w14:ligatures w14:val="none"/>
        </w:rPr>
      </w:pPr>
      <w:r w:rsidRPr="00AA4BA2">
        <w:rPr>
          <w:rFonts w:ascii="Calibri" w:eastAsia="Times New Roman" w:hAnsi="Calibri" w:cs="Calibri"/>
          <w:kern w:val="0"/>
          <w:sz w:val="22"/>
          <w:szCs w:val="22"/>
          <w:lang w:eastAsia="en-GB"/>
          <w14:ligatures w14:val="none"/>
        </w:rPr>
        <w:t xml:space="preserve">                                                   </w:t>
      </w:r>
      <w:r w:rsidRPr="00AA4BA2">
        <w:rPr>
          <w:rFonts w:ascii="Calibri" w:eastAsia="Times New Roman" w:hAnsi="Calibri" w:cs="Calibri"/>
          <w:noProof/>
          <w:kern w:val="0"/>
          <w:sz w:val="22"/>
          <w:szCs w:val="22"/>
          <w:lang w:eastAsia="en-GB"/>
          <w14:ligatures w14:val="none"/>
        </w:rPr>
        <w:drawing>
          <wp:inline distT="0" distB="0" distL="0" distR="0" wp14:anchorId="0F0035B8" wp14:editId="2AC4D17F">
            <wp:extent cx="2019582" cy="771633"/>
            <wp:effectExtent l="0" t="0" r="0" b="9525"/>
            <wp:docPr id="2094958416" name="Picture 1" descr="A mathematical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958416" name="Picture 1" descr="A mathematical equation with numbers and symbols&#10;&#10;Description automatically generated"/>
                    <pic:cNvPicPr/>
                  </pic:nvPicPr>
                  <pic:blipFill>
                    <a:blip r:embed="rId33"/>
                    <a:stretch>
                      <a:fillRect/>
                    </a:stretch>
                  </pic:blipFill>
                  <pic:spPr>
                    <a:xfrm>
                      <a:off x="0" y="0"/>
                      <a:ext cx="2019582" cy="771633"/>
                    </a:xfrm>
                    <a:prstGeom prst="rect">
                      <a:avLst/>
                    </a:prstGeom>
                  </pic:spPr>
                </pic:pic>
              </a:graphicData>
            </a:graphic>
          </wp:inline>
        </w:drawing>
      </w:r>
    </w:p>
    <w:p w14:paraId="08A83E5A" w14:textId="5CA37DBC" w:rsidR="00987284" w:rsidRPr="00AA4BA2" w:rsidRDefault="00987284" w:rsidP="005B0633">
      <w:pPr>
        <w:ind w:left="283"/>
        <w:rPr>
          <w:rFonts w:ascii="Calibri" w:eastAsia="Times New Roman" w:hAnsi="Calibri" w:cs="Calibri"/>
          <w:b/>
          <w:bCs/>
          <w:kern w:val="0"/>
          <w:sz w:val="22"/>
          <w:szCs w:val="22"/>
          <w:lang w:eastAsia="en-GB"/>
          <w14:ligatures w14:val="none"/>
        </w:rPr>
      </w:pPr>
      <w:r w:rsidRPr="00AA4BA2">
        <w:rPr>
          <w:rFonts w:ascii="Calibri" w:eastAsia="Times New Roman" w:hAnsi="Calibri" w:cs="Calibri"/>
          <w:kern w:val="0"/>
          <w:sz w:val="22"/>
          <w:szCs w:val="22"/>
          <w:lang w:eastAsia="en-GB"/>
          <w14:ligatures w14:val="none"/>
        </w:rPr>
        <w:t xml:space="preserve">                                                      </w:t>
      </w:r>
      <w:r w:rsidRPr="00AA4BA2">
        <w:rPr>
          <w:rFonts w:ascii="Calibri" w:eastAsia="Times New Roman" w:hAnsi="Calibri" w:cs="Calibri"/>
          <w:b/>
          <w:bCs/>
          <w:kern w:val="0"/>
          <w:sz w:val="22"/>
          <w:szCs w:val="22"/>
          <w:lang w:eastAsia="en-GB"/>
          <w14:ligatures w14:val="none"/>
        </w:rPr>
        <w:t>Mean Squared Error Formula</w:t>
      </w:r>
    </w:p>
    <w:p w14:paraId="4743CCBF" w14:textId="2ACC88ED" w:rsidR="005B0633" w:rsidRPr="00AA4BA2" w:rsidRDefault="005B0633" w:rsidP="005B0633">
      <w:pPr>
        <w:ind w:left="283"/>
        <w:rPr>
          <w:rFonts w:ascii="Calibri" w:eastAsia="Times New Roman" w:hAnsi="Calibri" w:cs="Calibri"/>
          <w:kern w:val="0"/>
          <w:sz w:val="22"/>
          <w:szCs w:val="22"/>
          <w:lang w:eastAsia="en-GB"/>
          <w14:ligatures w14:val="none"/>
        </w:rPr>
      </w:pPr>
      <w:r w:rsidRPr="00AA4BA2">
        <w:rPr>
          <w:rFonts w:ascii="Calibri" w:eastAsia="Times New Roman" w:hAnsi="Calibri" w:cs="Calibri"/>
          <w:b/>
          <w:bCs/>
          <w:kern w:val="0"/>
          <w:sz w:val="22"/>
          <w:szCs w:val="22"/>
          <w:lang w:eastAsia="en-GB"/>
          <w14:ligatures w14:val="none"/>
        </w:rPr>
        <w:t>yi:</w:t>
      </w:r>
      <w:r w:rsidRPr="00AA4BA2">
        <w:rPr>
          <w:rFonts w:ascii="Calibri" w:eastAsia="Times New Roman" w:hAnsi="Calibri" w:cs="Calibri"/>
          <w:kern w:val="0"/>
          <w:sz w:val="22"/>
          <w:szCs w:val="22"/>
          <w:lang w:eastAsia="en-GB"/>
          <w14:ligatures w14:val="none"/>
        </w:rPr>
        <w:t xml:space="preserve"> real value</w:t>
      </w:r>
    </w:p>
    <w:p w14:paraId="0148F630" w14:textId="0EE8C076" w:rsidR="005B0633" w:rsidRPr="00AA4BA2" w:rsidRDefault="005B0633" w:rsidP="005B0633">
      <w:pPr>
        <w:ind w:left="283"/>
        <w:rPr>
          <w:rFonts w:ascii="Calibri" w:eastAsia="Times New Roman" w:hAnsi="Calibri" w:cs="Calibri"/>
          <w:kern w:val="0"/>
          <w:sz w:val="22"/>
          <w:szCs w:val="22"/>
          <w:lang w:eastAsia="en-GB"/>
          <w14:ligatures w14:val="none"/>
        </w:rPr>
      </w:pPr>
      <w:r w:rsidRPr="00AA4BA2">
        <w:rPr>
          <w:rFonts w:ascii="Calibri" w:eastAsia="Times New Roman" w:hAnsi="Calibri" w:cs="Calibri"/>
          <w:b/>
          <w:bCs/>
          <w:kern w:val="0"/>
          <w:sz w:val="22"/>
          <w:szCs w:val="22"/>
          <w:lang w:eastAsia="en-GB"/>
          <w14:ligatures w14:val="none"/>
        </w:rPr>
        <w:t>yi^:</w:t>
      </w:r>
      <w:r w:rsidRPr="00AA4BA2">
        <w:rPr>
          <w:rFonts w:ascii="Calibri" w:eastAsia="Times New Roman" w:hAnsi="Calibri" w:cs="Calibri"/>
          <w:kern w:val="0"/>
          <w:sz w:val="22"/>
          <w:szCs w:val="22"/>
          <w:lang w:eastAsia="en-GB"/>
          <w14:ligatures w14:val="none"/>
        </w:rPr>
        <w:t xml:space="preserve"> predicted value</w:t>
      </w:r>
    </w:p>
    <w:p w14:paraId="2945C32A" w14:textId="0C7DDA16" w:rsidR="005B0633" w:rsidRPr="00AA4BA2" w:rsidRDefault="005B0633" w:rsidP="005B0633">
      <w:pPr>
        <w:ind w:left="283"/>
        <w:rPr>
          <w:rFonts w:ascii="Calibri" w:eastAsia="Times New Roman" w:hAnsi="Calibri" w:cs="Calibri"/>
          <w:kern w:val="0"/>
          <w:sz w:val="22"/>
          <w:szCs w:val="22"/>
          <w:lang w:eastAsia="en-GB"/>
          <w14:ligatures w14:val="none"/>
        </w:rPr>
      </w:pPr>
      <w:r w:rsidRPr="00AA4BA2">
        <w:rPr>
          <w:rFonts w:ascii="Calibri" w:eastAsia="Times New Roman" w:hAnsi="Calibri" w:cs="Calibri"/>
          <w:b/>
          <w:bCs/>
          <w:kern w:val="0"/>
          <w:sz w:val="22"/>
          <w:szCs w:val="22"/>
          <w:lang w:eastAsia="en-GB"/>
          <w14:ligatures w14:val="none"/>
        </w:rPr>
        <w:t>N</w:t>
      </w:r>
      <w:r w:rsidRPr="00AA4BA2">
        <w:rPr>
          <w:rFonts w:ascii="Calibri" w:eastAsia="Times New Roman" w:hAnsi="Calibri" w:cs="Calibri"/>
          <w:kern w:val="0"/>
          <w:sz w:val="22"/>
          <w:szCs w:val="22"/>
          <w:lang w:eastAsia="en-GB"/>
          <w14:ligatures w14:val="none"/>
        </w:rPr>
        <w:t>: number of values predicted</w:t>
      </w:r>
    </w:p>
    <w:p w14:paraId="430630C2" w14:textId="093742BE" w:rsidR="00987284" w:rsidRPr="00AA4BA2" w:rsidRDefault="000615E5" w:rsidP="000615E5">
      <w:pPr>
        <w:rPr>
          <w:rFonts w:ascii="Calibri" w:eastAsia="Times New Roman" w:hAnsi="Calibri" w:cs="Calibri"/>
          <w:kern w:val="0"/>
          <w:sz w:val="22"/>
          <w:szCs w:val="22"/>
          <w:lang w:eastAsia="en-GB"/>
          <w14:ligatures w14:val="none"/>
        </w:rPr>
      </w:pPr>
      <w:r>
        <w:rPr>
          <w:rFonts w:ascii="Calibri" w:eastAsia="Times New Roman" w:hAnsi="Calibri" w:cs="Calibri"/>
          <w:kern w:val="0"/>
          <w:sz w:val="22"/>
          <w:szCs w:val="22"/>
          <w:lang w:eastAsia="en-GB"/>
          <w14:ligatures w14:val="none"/>
        </w:rPr>
        <w:t xml:space="preserve"> </w:t>
      </w:r>
      <w:r w:rsidR="006F0D68" w:rsidRPr="00AA4BA2">
        <w:rPr>
          <w:rFonts w:ascii="Calibri" w:eastAsia="Times New Roman" w:hAnsi="Calibri" w:cs="Calibri"/>
          <w:kern w:val="0"/>
          <w:sz w:val="22"/>
          <w:szCs w:val="22"/>
          <w:lang w:eastAsia="en-GB"/>
          <w14:ligatures w14:val="none"/>
        </w:rPr>
        <w:t>RMSE (Root Mean Squared Error) is the square root of MSE and measures the average magnitude of the model's prediction errors. This metric is a more understandable measurement than MSE because its unit is the same as the unit of the predicted values.</w:t>
      </w:r>
    </w:p>
    <w:p w14:paraId="1C474F0C" w14:textId="7DA7D3BF" w:rsidR="005B0633" w:rsidRPr="00AA4BA2" w:rsidRDefault="005B0633" w:rsidP="00987284">
      <w:pPr>
        <w:ind w:left="283"/>
        <w:rPr>
          <w:rFonts w:ascii="Calibri" w:eastAsia="Times New Roman" w:hAnsi="Calibri" w:cs="Calibri"/>
          <w:kern w:val="0"/>
          <w:sz w:val="22"/>
          <w:szCs w:val="22"/>
          <w:lang w:eastAsia="en-GB"/>
          <w14:ligatures w14:val="none"/>
        </w:rPr>
      </w:pPr>
      <m:oMathPara>
        <m:oMath>
          <m:r>
            <w:rPr>
              <w:rFonts w:ascii="Cambria Math" w:eastAsia="Times New Roman" w:hAnsi="Cambria Math" w:cs="Calibri"/>
              <w:kern w:val="0"/>
              <w:sz w:val="22"/>
              <w:szCs w:val="22"/>
              <w:lang w:eastAsia="en-GB"/>
              <w14:ligatures w14:val="none"/>
            </w:rPr>
            <m:t>RMSE=</m:t>
          </m:r>
          <m:rad>
            <m:radPr>
              <m:degHide m:val="1"/>
              <m:ctrlPr>
                <w:rPr>
                  <w:rFonts w:ascii="Cambria Math" w:eastAsia="Times New Roman" w:hAnsi="Cambria Math" w:cs="Calibri"/>
                  <w:i/>
                  <w:kern w:val="0"/>
                  <w:sz w:val="22"/>
                  <w:szCs w:val="22"/>
                  <w:lang w:eastAsia="en-GB"/>
                  <w14:ligatures w14:val="none"/>
                </w:rPr>
              </m:ctrlPr>
            </m:radPr>
            <m:deg/>
            <m:e>
              <m:r>
                <w:rPr>
                  <w:rFonts w:ascii="Cambria Math" w:eastAsia="Times New Roman" w:hAnsi="Cambria Math" w:cs="Calibri"/>
                  <w:kern w:val="0"/>
                  <w:sz w:val="22"/>
                  <w:szCs w:val="22"/>
                  <w:lang w:eastAsia="en-GB"/>
                  <w14:ligatures w14:val="none"/>
                </w:rPr>
                <m:t>MSE</m:t>
              </m:r>
            </m:e>
          </m:rad>
          <m:r>
            <m:rPr>
              <m:sty m:val="p"/>
            </m:rPr>
            <w:rPr>
              <w:rFonts w:ascii="Cambria Math" w:eastAsia="Times New Roman" w:hAnsi="Cambria Math" w:cs="Calibri"/>
              <w:kern w:val="0"/>
              <w:sz w:val="22"/>
              <w:szCs w:val="22"/>
              <w:lang w:eastAsia="en-GB"/>
              <w14:ligatures w14:val="none"/>
            </w:rPr>
            <w:br/>
          </m:r>
        </m:oMath>
      </m:oMathPara>
      <w:r w:rsidR="00987284" w:rsidRPr="00AA4BA2">
        <w:rPr>
          <w:rFonts w:ascii="Calibri" w:eastAsia="Times New Roman" w:hAnsi="Calibri" w:cs="Calibri"/>
          <w:kern w:val="0"/>
          <w:sz w:val="22"/>
          <w:szCs w:val="22"/>
          <w:lang w:eastAsia="en-GB"/>
          <w14:ligatures w14:val="none"/>
        </w:rPr>
        <w:t xml:space="preserve">                                                    </w:t>
      </w:r>
      <w:r w:rsidR="00987284" w:rsidRPr="00AA4BA2">
        <w:rPr>
          <w:rFonts w:ascii="Calibri" w:eastAsia="Times New Roman" w:hAnsi="Calibri" w:cs="Calibri"/>
          <w:b/>
          <w:bCs/>
          <w:kern w:val="0"/>
          <w:sz w:val="22"/>
          <w:szCs w:val="22"/>
          <w:lang w:eastAsia="en-GB"/>
          <w14:ligatures w14:val="none"/>
        </w:rPr>
        <w:t>Root</w:t>
      </w:r>
      <w:r w:rsidR="00987284" w:rsidRPr="00AA4BA2">
        <w:rPr>
          <w:rFonts w:ascii="Calibri" w:eastAsia="Times New Roman" w:hAnsi="Calibri" w:cs="Calibri"/>
          <w:kern w:val="0"/>
          <w:sz w:val="22"/>
          <w:szCs w:val="22"/>
          <w:lang w:eastAsia="en-GB"/>
          <w14:ligatures w14:val="none"/>
        </w:rPr>
        <w:t xml:space="preserve"> </w:t>
      </w:r>
      <w:r w:rsidR="00987284" w:rsidRPr="00AA4BA2">
        <w:rPr>
          <w:rFonts w:ascii="Calibri" w:eastAsia="Times New Roman" w:hAnsi="Calibri" w:cs="Calibri"/>
          <w:b/>
          <w:bCs/>
          <w:kern w:val="0"/>
          <w:sz w:val="22"/>
          <w:szCs w:val="22"/>
          <w:lang w:eastAsia="en-GB"/>
          <w14:ligatures w14:val="none"/>
        </w:rPr>
        <w:t>Mean Squared Error Formula</w:t>
      </w:r>
    </w:p>
    <w:p w14:paraId="175855D1" w14:textId="77777777" w:rsidR="005B0633" w:rsidRPr="00AA4BA2" w:rsidRDefault="006F0D68" w:rsidP="005B0633">
      <w:pPr>
        <w:ind w:left="283"/>
        <w:rPr>
          <w:rFonts w:ascii="Calibri" w:eastAsia="Times New Roman" w:hAnsi="Calibri" w:cs="Calibri"/>
          <w:kern w:val="0"/>
          <w:sz w:val="22"/>
          <w:szCs w:val="22"/>
          <w:lang w:eastAsia="en-GB"/>
          <w14:ligatures w14:val="none"/>
        </w:rPr>
      </w:pPr>
      <w:r w:rsidRPr="00AA4BA2">
        <w:rPr>
          <w:rFonts w:ascii="Calibri" w:eastAsia="Times New Roman" w:hAnsi="Calibri" w:cs="Calibri"/>
          <w:kern w:val="0"/>
          <w:sz w:val="22"/>
          <w:szCs w:val="22"/>
          <w:lang w:eastAsia="en-GB"/>
          <w14:ligatures w14:val="none"/>
        </w:rPr>
        <w:t xml:space="preserve"> MAE (Mean Absolute Error) shows the average of the absolute values ​​of the prediction errors and indicates the average difference between the values ​​predicted by the model and the actual values.</w:t>
      </w:r>
    </w:p>
    <w:p w14:paraId="798C283B" w14:textId="72D5F0BB" w:rsidR="005B0633" w:rsidRPr="00AA4BA2" w:rsidRDefault="005B0633" w:rsidP="005B0633">
      <w:pPr>
        <w:ind w:left="283"/>
        <w:rPr>
          <w:rFonts w:ascii="Calibri" w:eastAsia="Times New Roman" w:hAnsi="Calibri" w:cs="Calibri"/>
          <w:kern w:val="0"/>
          <w:sz w:val="22"/>
          <w:szCs w:val="22"/>
          <w:lang w:eastAsia="en-GB"/>
          <w14:ligatures w14:val="none"/>
        </w:rPr>
      </w:pPr>
      <w:r w:rsidRPr="00AA4BA2">
        <w:rPr>
          <w:rFonts w:ascii="Calibri" w:eastAsia="Times New Roman" w:hAnsi="Calibri" w:cs="Calibri"/>
          <w:kern w:val="0"/>
          <w:sz w:val="22"/>
          <w:szCs w:val="22"/>
          <w:lang w:eastAsia="en-GB"/>
          <w14:ligatures w14:val="none"/>
        </w:rPr>
        <w:t xml:space="preserve">                                                                 </w:t>
      </w:r>
      <m:oMath>
        <m:r>
          <w:rPr>
            <w:rFonts w:ascii="Cambria Math" w:eastAsia="Times New Roman" w:hAnsi="Cambria Math" w:cs="Calibri"/>
            <w:kern w:val="0"/>
            <w:sz w:val="22"/>
            <w:szCs w:val="22"/>
            <w:lang w:eastAsia="en-GB"/>
            <w14:ligatures w14:val="none"/>
          </w:rPr>
          <m:t>MAE=</m:t>
        </m:r>
        <m:d>
          <m:dPr>
            <m:begChr m:val="|"/>
            <m:endChr m:val="|"/>
            <m:ctrlPr>
              <w:rPr>
                <w:rFonts w:ascii="Cambria Math" w:eastAsia="Times New Roman" w:hAnsi="Cambria Math" w:cs="Calibri"/>
                <w:i/>
                <w:kern w:val="0"/>
                <w:sz w:val="22"/>
                <w:szCs w:val="22"/>
                <w:lang w:eastAsia="en-GB"/>
                <w14:ligatures w14:val="none"/>
              </w:rPr>
            </m:ctrlPr>
          </m:dPr>
          <m:e>
            <m:r>
              <w:rPr>
                <w:rFonts w:ascii="Cambria Math" w:eastAsia="Times New Roman" w:hAnsi="Cambria Math" w:cs="Calibri"/>
                <w:kern w:val="0"/>
                <w:sz w:val="22"/>
                <w:szCs w:val="22"/>
                <w:lang w:eastAsia="en-GB"/>
                <w14:ligatures w14:val="none"/>
              </w:rPr>
              <m:t>MSE</m:t>
            </m:r>
          </m:e>
        </m:d>
        <m:r>
          <m:rPr>
            <m:sty m:val="p"/>
          </m:rPr>
          <w:rPr>
            <w:rFonts w:ascii="Cambria Math" w:eastAsia="Times New Roman" w:hAnsi="Cambria Math" w:cs="Calibri"/>
            <w:kern w:val="0"/>
            <w:sz w:val="22"/>
            <w:szCs w:val="22"/>
            <w:lang w:eastAsia="en-GB"/>
            <w14:ligatures w14:val="none"/>
          </w:rPr>
          <w:br/>
        </m:r>
      </m:oMath>
      <w:r w:rsidRPr="00AA4BA2">
        <w:rPr>
          <w:rFonts w:ascii="Calibri" w:eastAsia="Times New Roman" w:hAnsi="Calibri" w:cs="Calibri"/>
          <w:kern w:val="0"/>
          <w:sz w:val="22"/>
          <w:szCs w:val="22"/>
          <w:lang w:eastAsia="en-GB"/>
          <w14:ligatures w14:val="none"/>
        </w:rPr>
        <w:t xml:space="preserve">                 </w:t>
      </w:r>
      <w:r w:rsidR="00987284" w:rsidRPr="00AA4BA2">
        <w:rPr>
          <w:rFonts w:ascii="Calibri" w:eastAsia="Times New Roman" w:hAnsi="Calibri" w:cs="Calibri"/>
          <w:kern w:val="0"/>
          <w:sz w:val="22"/>
          <w:szCs w:val="22"/>
          <w:lang w:eastAsia="en-GB"/>
          <w14:ligatures w14:val="none"/>
        </w:rPr>
        <w:t xml:space="preserve">                                          </w:t>
      </w:r>
      <w:r w:rsidR="00987284" w:rsidRPr="00AA4BA2">
        <w:rPr>
          <w:rFonts w:ascii="Calibri" w:eastAsia="Times New Roman" w:hAnsi="Calibri" w:cs="Calibri"/>
          <w:b/>
          <w:bCs/>
          <w:kern w:val="0"/>
          <w:sz w:val="22"/>
          <w:szCs w:val="22"/>
          <w:lang w:eastAsia="en-GB"/>
          <w14:ligatures w14:val="none"/>
        </w:rPr>
        <w:t>Mean Absolute Error Formula</w:t>
      </w:r>
    </w:p>
    <w:p w14:paraId="799E7F8E" w14:textId="693941BD" w:rsidR="005B0633" w:rsidRPr="00AA4BA2" w:rsidRDefault="006F0D68" w:rsidP="005B0633">
      <w:pPr>
        <w:ind w:left="283"/>
        <w:rPr>
          <w:rFonts w:ascii="Calibri" w:eastAsia="Times New Roman" w:hAnsi="Calibri" w:cs="Calibri"/>
          <w:kern w:val="0"/>
          <w:sz w:val="22"/>
          <w:szCs w:val="22"/>
          <w:lang w:eastAsia="en-GB"/>
          <w14:ligatures w14:val="none"/>
        </w:rPr>
      </w:pPr>
      <w:r w:rsidRPr="00AA4BA2">
        <w:rPr>
          <w:rFonts w:ascii="Calibri" w:eastAsia="Times New Roman" w:hAnsi="Calibri" w:cs="Calibri"/>
          <w:kern w:val="0"/>
          <w:sz w:val="22"/>
          <w:szCs w:val="22"/>
          <w:lang w:eastAsia="en-GB"/>
          <w14:ligatures w14:val="none"/>
        </w:rPr>
        <w:t xml:space="preserve"> MAPE (Mean Absolute Percentage Error) gives the average of the absolute percentage values ​​of the prediction errors and allows comparison between data sets at different scales by being expressed as a percentage.</w:t>
      </w:r>
      <w:r w:rsidR="005B0633" w:rsidRPr="00AA4BA2">
        <w:rPr>
          <w:sz w:val="22"/>
          <w:szCs w:val="22"/>
        </w:rPr>
        <w:t xml:space="preserve"> </w:t>
      </w:r>
      <w:r w:rsidR="005B0633" w:rsidRPr="00AA4BA2">
        <w:rPr>
          <w:rFonts w:ascii="Calibri" w:eastAsia="Times New Roman" w:hAnsi="Calibri" w:cs="Calibri"/>
          <w:kern w:val="0"/>
          <w:sz w:val="22"/>
          <w:szCs w:val="22"/>
          <w:lang w:eastAsia="en-GB"/>
          <w14:ligatures w14:val="none"/>
        </w:rPr>
        <w:t>MAPE is important for the project since it allows for clear interpretation of prediction accuracy.</w:t>
      </w:r>
    </w:p>
    <w:p w14:paraId="7A3186C7" w14:textId="59A74EC7" w:rsidR="005B0633" w:rsidRPr="00AA4BA2" w:rsidRDefault="005B0633" w:rsidP="005B0633">
      <w:pPr>
        <w:ind w:left="283"/>
        <w:rPr>
          <w:rFonts w:ascii="Calibri" w:eastAsia="Times New Roman" w:hAnsi="Calibri" w:cs="Calibri"/>
          <w:kern w:val="0"/>
          <w:sz w:val="22"/>
          <w:szCs w:val="22"/>
          <w:lang w:eastAsia="en-GB"/>
          <w14:ligatures w14:val="none"/>
        </w:rPr>
      </w:pPr>
      <w:r w:rsidRPr="00AA4BA2">
        <w:rPr>
          <w:rFonts w:ascii="Calibri" w:eastAsia="Times New Roman" w:hAnsi="Calibri" w:cs="Calibri"/>
          <w:kern w:val="0"/>
          <w:sz w:val="22"/>
          <w:szCs w:val="22"/>
          <w:lang w:eastAsia="en-GB"/>
          <w14:ligatures w14:val="none"/>
        </w:rPr>
        <w:t xml:space="preserve">                                               </w:t>
      </w:r>
      <w:r w:rsidRPr="00AA4BA2">
        <w:rPr>
          <w:rFonts w:ascii="Calibri" w:eastAsia="Times New Roman" w:hAnsi="Calibri" w:cs="Calibri"/>
          <w:noProof/>
          <w:kern w:val="0"/>
          <w:sz w:val="22"/>
          <w:szCs w:val="22"/>
          <w:lang w:eastAsia="en-GB"/>
          <w14:ligatures w14:val="none"/>
        </w:rPr>
        <w:drawing>
          <wp:inline distT="0" distB="0" distL="0" distR="0" wp14:anchorId="31186BE6" wp14:editId="7BB973CD">
            <wp:extent cx="2667000" cy="561975"/>
            <wp:effectExtent l="0" t="0" r="0" b="9525"/>
            <wp:docPr id="224313319" name="Picture 1" descr="A number and mathematical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313319" name="Picture 1" descr="A number and mathematical symbols&#10;&#10;Description automatically generated with medium confidence"/>
                    <pic:cNvPicPr/>
                  </pic:nvPicPr>
                  <pic:blipFill>
                    <a:blip r:embed="rId34"/>
                    <a:stretch>
                      <a:fillRect/>
                    </a:stretch>
                  </pic:blipFill>
                  <pic:spPr>
                    <a:xfrm>
                      <a:off x="0" y="0"/>
                      <a:ext cx="2667377" cy="562054"/>
                    </a:xfrm>
                    <a:prstGeom prst="rect">
                      <a:avLst/>
                    </a:prstGeom>
                  </pic:spPr>
                </pic:pic>
              </a:graphicData>
            </a:graphic>
          </wp:inline>
        </w:drawing>
      </w:r>
    </w:p>
    <w:p w14:paraId="36994699" w14:textId="31361FC5" w:rsidR="00BD094C" w:rsidRDefault="00987284" w:rsidP="00BD094C">
      <w:pPr>
        <w:ind w:left="283"/>
        <w:rPr>
          <w:rFonts w:ascii="Calibri" w:eastAsia="Times New Roman" w:hAnsi="Calibri" w:cs="Calibri"/>
          <w:b/>
          <w:bCs/>
          <w:kern w:val="0"/>
          <w:sz w:val="22"/>
          <w:szCs w:val="22"/>
          <w:lang w:eastAsia="en-GB"/>
          <w14:ligatures w14:val="none"/>
        </w:rPr>
      </w:pPr>
      <w:r w:rsidRPr="00AA4BA2">
        <w:rPr>
          <w:rFonts w:ascii="Calibri" w:eastAsia="Times New Roman" w:hAnsi="Calibri" w:cs="Calibri"/>
          <w:kern w:val="0"/>
          <w:sz w:val="22"/>
          <w:szCs w:val="22"/>
          <w:lang w:eastAsia="en-GB"/>
          <w14:ligatures w14:val="none"/>
        </w:rPr>
        <w:t xml:space="preserve">                                                </w:t>
      </w:r>
      <w:r w:rsidRPr="00AA4BA2">
        <w:rPr>
          <w:rFonts w:ascii="Calibri" w:eastAsia="Times New Roman" w:hAnsi="Calibri" w:cs="Calibri"/>
          <w:b/>
          <w:bCs/>
          <w:kern w:val="0"/>
          <w:sz w:val="22"/>
          <w:szCs w:val="22"/>
          <w:lang w:eastAsia="en-GB"/>
          <w14:ligatures w14:val="none"/>
        </w:rPr>
        <w:t>Mean Absolute Percentage Error Formul</w:t>
      </w:r>
      <w:r w:rsidR="00BD094C">
        <w:rPr>
          <w:rFonts w:ascii="Calibri" w:eastAsia="Times New Roman" w:hAnsi="Calibri" w:cs="Calibri"/>
          <w:b/>
          <w:bCs/>
          <w:kern w:val="0"/>
          <w:sz w:val="22"/>
          <w:szCs w:val="22"/>
          <w:lang w:eastAsia="en-GB"/>
          <w14:ligatures w14:val="none"/>
        </w:rPr>
        <w:t>a</w:t>
      </w:r>
    </w:p>
    <w:p w14:paraId="699F68F0" w14:textId="5A4C27A2" w:rsidR="005B0633" w:rsidRPr="00BD094C" w:rsidRDefault="006F0D68" w:rsidP="00BD094C">
      <w:pPr>
        <w:ind w:left="283"/>
        <w:rPr>
          <w:rFonts w:ascii="Calibri" w:eastAsia="Times New Roman" w:hAnsi="Calibri" w:cs="Calibri"/>
          <w:b/>
          <w:bCs/>
          <w:kern w:val="0"/>
          <w:sz w:val="22"/>
          <w:szCs w:val="22"/>
          <w:lang w:eastAsia="en-GB"/>
          <w14:ligatures w14:val="none"/>
        </w:rPr>
      </w:pPr>
      <w:r w:rsidRPr="00AA4BA2">
        <w:rPr>
          <w:rFonts w:ascii="Calibri" w:eastAsia="Times New Roman" w:hAnsi="Calibri" w:cs="Calibri"/>
          <w:kern w:val="0"/>
          <w:sz w:val="22"/>
          <w:szCs w:val="22"/>
          <w:lang w:eastAsia="en-GB"/>
          <w14:ligatures w14:val="none"/>
        </w:rPr>
        <w:lastRenderedPageBreak/>
        <w:t xml:space="preserve"> MdAPE (Median Absolute Percentage Error) indicates the median of the absolute percentage values ​​of the prediction errors and is not affected by outliers, so it can be a more reliable measure when there are extreme values ​​in the data set.</w:t>
      </w:r>
    </w:p>
    <w:p w14:paraId="7128058F" w14:textId="77777777" w:rsidR="005B0633" w:rsidRPr="00AA4BA2" w:rsidRDefault="006F0D68" w:rsidP="005B0633">
      <w:pPr>
        <w:ind w:left="283"/>
        <w:rPr>
          <w:rFonts w:ascii="Calibri" w:eastAsia="Times New Roman" w:hAnsi="Calibri" w:cs="Calibri"/>
          <w:kern w:val="0"/>
          <w:sz w:val="22"/>
          <w:szCs w:val="22"/>
          <w:lang w:eastAsia="en-GB"/>
          <w14:ligatures w14:val="none"/>
        </w:rPr>
      </w:pPr>
      <w:r w:rsidRPr="00AA4BA2">
        <w:rPr>
          <w:rFonts w:ascii="Calibri" w:eastAsia="Times New Roman" w:hAnsi="Calibri" w:cs="Calibri"/>
          <w:kern w:val="0"/>
          <w:sz w:val="22"/>
          <w:szCs w:val="22"/>
          <w:lang w:eastAsia="en-GB"/>
          <w14:ligatures w14:val="none"/>
        </w:rPr>
        <w:t xml:space="preserve"> SMAPE (Symmetric Mean Absolute Percentage Error) is similar to MAPE but normalizes the difference between the predicted and true values, making the results symmetric. </w:t>
      </w:r>
    </w:p>
    <w:p w14:paraId="435F21DF" w14:textId="5D4C711C" w:rsidR="00CA3083" w:rsidRDefault="00CA3083" w:rsidP="00B3024F">
      <w:pPr>
        <w:ind w:left="283"/>
        <w:rPr>
          <w:rFonts w:ascii="Calibri" w:eastAsia="Times New Roman" w:hAnsi="Calibri" w:cs="Calibri"/>
          <w:kern w:val="0"/>
          <w:sz w:val="22"/>
          <w:szCs w:val="22"/>
          <w:lang w:eastAsia="en-GB"/>
          <w14:ligatures w14:val="none"/>
        </w:rPr>
      </w:pPr>
      <w:r w:rsidRPr="00CA3083">
        <w:rPr>
          <w:rFonts w:ascii="Calibri" w:eastAsia="Times New Roman" w:hAnsi="Calibri" w:cs="Calibri"/>
          <w:kern w:val="0"/>
          <w:sz w:val="22"/>
          <w:szCs w:val="22"/>
          <w:lang w:eastAsia="en-GB"/>
          <w14:ligatures w14:val="none"/>
        </w:rPr>
        <w:t xml:space="preserve">Finally, Coverage indicates how often the model's predicted values ​​fall within the prediction range that covers the true values and is usually expressed as a confidence interval percentage. Coverage is quite crucial in this study in the aspect of the reliability of predictions within a specified confidence interval. R squared data metric is not involved for performance metrics. The the reason is R-squared performance evaluation method can be deceptive because of seasonality, and holiday effects on the dataset. </w:t>
      </w:r>
    </w:p>
    <w:p w14:paraId="0A1E7E7A" w14:textId="21FB5E58" w:rsidR="00C8433C" w:rsidRPr="00BD094C" w:rsidRDefault="00AA4BA2" w:rsidP="00B3024F">
      <w:pPr>
        <w:ind w:firstLine="283"/>
        <w:rPr>
          <w:rFonts w:ascii="Calibri" w:eastAsia="Times New Roman" w:hAnsi="Calibri" w:cs="Calibri"/>
          <w:kern w:val="0"/>
          <w:sz w:val="22"/>
          <w:szCs w:val="22"/>
          <w:lang w:eastAsia="en-GB"/>
          <w14:ligatures w14:val="none"/>
        </w:rPr>
      </w:pPr>
      <w:r>
        <w:rPr>
          <w:rFonts w:ascii="Calibri" w:eastAsia="Times New Roman" w:hAnsi="Calibri" w:cs="Calibri"/>
          <w:b/>
          <w:bCs/>
          <w:kern w:val="0"/>
          <w:lang w:eastAsia="en-GB"/>
          <w14:ligatures w14:val="none"/>
        </w:rPr>
        <w:t>7</w:t>
      </w:r>
      <w:r w:rsidR="00A74619" w:rsidRPr="00A74619">
        <w:rPr>
          <w:rFonts w:ascii="Calibri" w:eastAsia="Times New Roman" w:hAnsi="Calibri" w:cs="Calibri"/>
          <w:b/>
          <w:bCs/>
          <w:kern w:val="0"/>
          <w:lang w:eastAsia="en-GB"/>
          <w14:ligatures w14:val="none"/>
        </w:rPr>
        <w:t>.2</w:t>
      </w:r>
      <w:r w:rsidR="00A74619">
        <w:rPr>
          <w:rFonts w:ascii="Calibri" w:eastAsia="Times New Roman" w:hAnsi="Calibri" w:cs="Calibri"/>
          <w:kern w:val="0"/>
          <w:lang w:eastAsia="en-GB"/>
          <w14:ligatures w14:val="none"/>
        </w:rPr>
        <w:t xml:space="preserve"> </w:t>
      </w:r>
      <w:r w:rsidR="00304668" w:rsidRPr="00A74619">
        <w:rPr>
          <w:rFonts w:ascii="Calibri" w:eastAsia="Times New Roman" w:hAnsi="Calibri" w:cs="Calibri"/>
          <w:b/>
          <w:bCs/>
          <w:kern w:val="0"/>
          <w:lang w:eastAsia="en-GB"/>
          <w14:ligatures w14:val="none"/>
        </w:rPr>
        <w:t>Observations</w:t>
      </w:r>
    </w:p>
    <w:tbl>
      <w:tblPr>
        <w:tblW w:w="8800" w:type="dxa"/>
        <w:tblLook w:val="04A0" w:firstRow="1" w:lastRow="0" w:firstColumn="1" w:lastColumn="0" w:noHBand="0" w:noVBand="1"/>
      </w:tblPr>
      <w:tblGrid>
        <w:gridCol w:w="1000"/>
        <w:gridCol w:w="1280"/>
        <w:gridCol w:w="1160"/>
        <w:gridCol w:w="1517"/>
        <w:gridCol w:w="903"/>
        <w:gridCol w:w="980"/>
        <w:gridCol w:w="980"/>
        <w:gridCol w:w="980"/>
      </w:tblGrid>
      <w:tr w:rsidR="000615E5" w:rsidRPr="0010080C" w14:paraId="33F0EEE1" w14:textId="77777777" w:rsidTr="0010080C">
        <w:trPr>
          <w:trHeight w:val="300"/>
        </w:trPr>
        <w:tc>
          <w:tcPr>
            <w:tcW w:w="1000" w:type="dxa"/>
            <w:tcBorders>
              <w:top w:val="single" w:sz="4" w:space="0" w:color="7F7F7F"/>
              <w:left w:val="single" w:sz="4" w:space="0" w:color="7F7F7F"/>
              <w:bottom w:val="single" w:sz="4" w:space="0" w:color="7F7F7F"/>
              <w:right w:val="single" w:sz="4" w:space="0" w:color="7F7F7F"/>
            </w:tcBorders>
            <w:shd w:val="clear" w:color="000000" w:fill="FFCC99"/>
            <w:noWrap/>
            <w:vAlign w:val="bottom"/>
            <w:hideMark/>
          </w:tcPr>
          <w:p w14:paraId="72727465" w14:textId="77777777" w:rsidR="000615E5" w:rsidRPr="0010080C" w:rsidRDefault="000615E5" w:rsidP="000615E5">
            <w:pPr>
              <w:spacing w:after="0" w:line="240" w:lineRule="auto"/>
              <w:rPr>
                <w:rFonts w:ascii="Aptos Narrow" w:eastAsia="Times New Roman" w:hAnsi="Aptos Narrow" w:cs="Times New Roman"/>
                <w:color w:val="3F3F76"/>
                <w:kern w:val="0"/>
                <w:sz w:val="16"/>
                <w:szCs w:val="16"/>
                <w:lang w:eastAsia="en-GB"/>
                <w14:ligatures w14:val="none"/>
              </w:rPr>
            </w:pPr>
            <w:r w:rsidRPr="0010080C">
              <w:rPr>
                <w:rFonts w:ascii="Aptos Narrow" w:eastAsia="Times New Roman" w:hAnsi="Aptos Narrow" w:cs="Times New Roman"/>
                <w:color w:val="3F3F76"/>
                <w:kern w:val="0"/>
                <w:sz w:val="16"/>
                <w:szCs w:val="16"/>
                <w:lang w:eastAsia="en-GB"/>
                <w14:ligatures w14:val="none"/>
              </w:rPr>
              <w:t>horizon</w:t>
            </w:r>
          </w:p>
        </w:tc>
        <w:tc>
          <w:tcPr>
            <w:tcW w:w="1280" w:type="dxa"/>
            <w:tcBorders>
              <w:top w:val="single" w:sz="4" w:space="0" w:color="7F7F7F"/>
              <w:left w:val="nil"/>
              <w:bottom w:val="single" w:sz="4" w:space="0" w:color="7F7F7F"/>
              <w:right w:val="single" w:sz="4" w:space="0" w:color="7F7F7F"/>
            </w:tcBorders>
            <w:shd w:val="clear" w:color="000000" w:fill="FFCC99"/>
            <w:noWrap/>
            <w:vAlign w:val="bottom"/>
            <w:hideMark/>
          </w:tcPr>
          <w:p w14:paraId="2BE8465F" w14:textId="77777777" w:rsidR="000615E5" w:rsidRPr="0010080C" w:rsidRDefault="000615E5" w:rsidP="000615E5">
            <w:pPr>
              <w:spacing w:after="0" w:line="240" w:lineRule="auto"/>
              <w:rPr>
                <w:rFonts w:ascii="Aptos Narrow" w:eastAsia="Times New Roman" w:hAnsi="Aptos Narrow" w:cs="Times New Roman"/>
                <w:color w:val="3F3F76"/>
                <w:kern w:val="0"/>
                <w:sz w:val="16"/>
                <w:szCs w:val="16"/>
                <w:lang w:eastAsia="en-GB"/>
                <w14:ligatures w14:val="none"/>
              </w:rPr>
            </w:pPr>
            <w:r w:rsidRPr="0010080C">
              <w:rPr>
                <w:rFonts w:ascii="Aptos Narrow" w:eastAsia="Times New Roman" w:hAnsi="Aptos Narrow" w:cs="Times New Roman"/>
                <w:color w:val="3F3F76"/>
                <w:kern w:val="0"/>
                <w:sz w:val="16"/>
                <w:szCs w:val="16"/>
                <w:lang w:eastAsia="en-GB"/>
                <w14:ligatures w14:val="none"/>
              </w:rPr>
              <w:t>mse</w:t>
            </w:r>
          </w:p>
        </w:tc>
        <w:tc>
          <w:tcPr>
            <w:tcW w:w="1160" w:type="dxa"/>
            <w:tcBorders>
              <w:top w:val="single" w:sz="4" w:space="0" w:color="7F7F7F"/>
              <w:left w:val="nil"/>
              <w:bottom w:val="single" w:sz="4" w:space="0" w:color="7F7F7F"/>
              <w:right w:val="single" w:sz="4" w:space="0" w:color="7F7F7F"/>
            </w:tcBorders>
            <w:shd w:val="clear" w:color="000000" w:fill="FFCC99"/>
            <w:noWrap/>
            <w:vAlign w:val="bottom"/>
            <w:hideMark/>
          </w:tcPr>
          <w:p w14:paraId="08E071C6" w14:textId="77777777" w:rsidR="000615E5" w:rsidRPr="0010080C" w:rsidRDefault="000615E5" w:rsidP="000615E5">
            <w:pPr>
              <w:spacing w:after="0" w:line="240" w:lineRule="auto"/>
              <w:rPr>
                <w:rFonts w:ascii="Aptos Narrow" w:eastAsia="Times New Roman" w:hAnsi="Aptos Narrow" w:cs="Times New Roman"/>
                <w:color w:val="3F3F76"/>
                <w:kern w:val="0"/>
                <w:sz w:val="16"/>
                <w:szCs w:val="16"/>
                <w:lang w:eastAsia="en-GB"/>
                <w14:ligatures w14:val="none"/>
              </w:rPr>
            </w:pPr>
            <w:r w:rsidRPr="0010080C">
              <w:rPr>
                <w:rFonts w:ascii="Aptos Narrow" w:eastAsia="Times New Roman" w:hAnsi="Aptos Narrow" w:cs="Times New Roman"/>
                <w:color w:val="3F3F76"/>
                <w:kern w:val="0"/>
                <w:sz w:val="16"/>
                <w:szCs w:val="16"/>
                <w:lang w:eastAsia="en-GB"/>
                <w14:ligatures w14:val="none"/>
              </w:rPr>
              <w:t>rmse</w:t>
            </w:r>
          </w:p>
        </w:tc>
        <w:tc>
          <w:tcPr>
            <w:tcW w:w="1517" w:type="dxa"/>
            <w:tcBorders>
              <w:top w:val="single" w:sz="4" w:space="0" w:color="7F7F7F"/>
              <w:left w:val="nil"/>
              <w:bottom w:val="single" w:sz="4" w:space="0" w:color="7F7F7F"/>
              <w:right w:val="single" w:sz="4" w:space="0" w:color="7F7F7F"/>
            </w:tcBorders>
            <w:shd w:val="clear" w:color="000000" w:fill="FFCC99"/>
            <w:noWrap/>
            <w:vAlign w:val="bottom"/>
            <w:hideMark/>
          </w:tcPr>
          <w:p w14:paraId="25796271" w14:textId="77777777" w:rsidR="000615E5" w:rsidRPr="0010080C" w:rsidRDefault="000615E5" w:rsidP="000615E5">
            <w:pPr>
              <w:spacing w:after="0" w:line="240" w:lineRule="auto"/>
              <w:rPr>
                <w:rFonts w:ascii="Aptos Narrow" w:eastAsia="Times New Roman" w:hAnsi="Aptos Narrow" w:cs="Times New Roman"/>
                <w:color w:val="3F3F76"/>
                <w:kern w:val="0"/>
                <w:sz w:val="16"/>
                <w:szCs w:val="16"/>
                <w:lang w:eastAsia="en-GB"/>
                <w14:ligatures w14:val="none"/>
              </w:rPr>
            </w:pPr>
            <w:r w:rsidRPr="0010080C">
              <w:rPr>
                <w:rFonts w:ascii="Aptos Narrow" w:eastAsia="Times New Roman" w:hAnsi="Aptos Narrow" w:cs="Times New Roman"/>
                <w:color w:val="3F3F76"/>
                <w:kern w:val="0"/>
                <w:sz w:val="16"/>
                <w:szCs w:val="16"/>
                <w:lang w:eastAsia="en-GB"/>
                <w14:ligatures w14:val="none"/>
              </w:rPr>
              <w:t>mae</w:t>
            </w:r>
          </w:p>
        </w:tc>
        <w:tc>
          <w:tcPr>
            <w:tcW w:w="903" w:type="dxa"/>
            <w:tcBorders>
              <w:top w:val="single" w:sz="4" w:space="0" w:color="7F7F7F"/>
              <w:left w:val="nil"/>
              <w:bottom w:val="single" w:sz="4" w:space="0" w:color="7F7F7F"/>
              <w:right w:val="single" w:sz="4" w:space="0" w:color="7F7F7F"/>
            </w:tcBorders>
            <w:shd w:val="clear" w:color="000000" w:fill="FFCC99"/>
            <w:noWrap/>
            <w:vAlign w:val="bottom"/>
            <w:hideMark/>
          </w:tcPr>
          <w:p w14:paraId="3CC254A7" w14:textId="77777777" w:rsidR="000615E5" w:rsidRPr="0010080C" w:rsidRDefault="000615E5" w:rsidP="000615E5">
            <w:pPr>
              <w:spacing w:after="0" w:line="240" w:lineRule="auto"/>
              <w:rPr>
                <w:rFonts w:ascii="Aptos Narrow" w:eastAsia="Times New Roman" w:hAnsi="Aptos Narrow" w:cs="Times New Roman"/>
                <w:color w:val="3F3F76"/>
                <w:kern w:val="0"/>
                <w:sz w:val="16"/>
                <w:szCs w:val="16"/>
                <w:lang w:eastAsia="en-GB"/>
                <w14:ligatures w14:val="none"/>
              </w:rPr>
            </w:pPr>
            <w:r w:rsidRPr="0010080C">
              <w:rPr>
                <w:rFonts w:ascii="Aptos Narrow" w:eastAsia="Times New Roman" w:hAnsi="Aptos Narrow" w:cs="Times New Roman"/>
                <w:color w:val="3F3F76"/>
                <w:kern w:val="0"/>
                <w:sz w:val="16"/>
                <w:szCs w:val="16"/>
                <w:lang w:eastAsia="en-GB"/>
                <w14:ligatures w14:val="none"/>
              </w:rPr>
              <w:t>mape</w:t>
            </w:r>
          </w:p>
        </w:tc>
        <w:tc>
          <w:tcPr>
            <w:tcW w:w="980" w:type="dxa"/>
            <w:tcBorders>
              <w:top w:val="single" w:sz="4" w:space="0" w:color="7F7F7F"/>
              <w:left w:val="nil"/>
              <w:bottom w:val="single" w:sz="4" w:space="0" w:color="7F7F7F"/>
              <w:right w:val="single" w:sz="4" w:space="0" w:color="7F7F7F"/>
            </w:tcBorders>
            <w:shd w:val="clear" w:color="000000" w:fill="FFCC99"/>
            <w:noWrap/>
            <w:vAlign w:val="bottom"/>
            <w:hideMark/>
          </w:tcPr>
          <w:p w14:paraId="06366F13" w14:textId="77777777" w:rsidR="000615E5" w:rsidRPr="0010080C" w:rsidRDefault="000615E5" w:rsidP="000615E5">
            <w:pPr>
              <w:spacing w:after="0" w:line="240" w:lineRule="auto"/>
              <w:rPr>
                <w:rFonts w:ascii="Aptos Narrow" w:eastAsia="Times New Roman" w:hAnsi="Aptos Narrow" w:cs="Times New Roman"/>
                <w:color w:val="3F3F76"/>
                <w:kern w:val="0"/>
                <w:sz w:val="16"/>
                <w:szCs w:val="16"/>
                <w:lang w:eastAsia="en-GB"/>
                <w14:ligatures w14:val="none"/>
              </w:rPr>
            </w:pPr>
            <w:r w:rsidRPr="0010080C">
              <w:rPr>
                <w:rFonts w:ascii="Aptos Narrow" w:eastAsia="Times New Roman" w:hAnsi="Aptos Narrow" w:cs="Times New Roman"/>
                <w:color w:val="3F3F76"/>
                <w:kern w:val="0"/>
                <w:sz w:val="16"/>
                <w:szCs w:val="16"/>
                <w:lang w:eastAsia="en-GB"/>
                <w14:ligatures w14:val="none"/>
              </w:rPr>
              <w:t>mdape</w:t>
            </w:r>
          </w:p>
        </w:tc>
        <w:tc>
          <w:tcPr>
            <w:tcW w:w="980" w:type="dxa"/>
            <w:tcBorders>
              <w:top w:val="single" w:sz="4" w:space="0" w:color="7F7F7F"/>
              <w:left w:val="nil"/>
              <w:bottom w:val="single" w:sz="4" w:space="0" w:color="7F7F7F"/>
              <w:right w:val="single" w:sz="4" w:space="0" w:color="7F7F7F"/>
            </w:tcBorders>
            <w:shd w:val="clear" w:color="000000" w:fill="FFCC99"/>
            <w:noWrap/>
            <w:vAlign w:val="bottom"/>
            <w:hideMark/>
          </w:tcPr>
          <w:p w14:paraId="714FEEA9" w14:textId="77777777" w:rsidR="000615E5" w:rsidRPr="0010080C" w:rsidRDefault="000615E5" w:rsidP="000615E5">
            <w:pPr>
              <w:spacing w:after="0" w:line="240" w:lineRule="auto"/>
              <w:rPr>
                <w:rFonts w:ascii="Aptos Narrow" w:eastAsia="Times New Roman" w:hAnsi="Aptos Narrow" w:cs="Times New Roman"/>
                <w:color w:val="3F3F76"/>
                <w:kern w:val="0"/>
                <w:sz w:val="16"/>
                <w:szCs w:val="16"/>
                <w:lang w:eastAsia="en-GB"/>
                <w14:ligatures w14:val="none"/>
              </w:rPr>
            </w:pPr>
            <w:r w:rsidRPr="0010080C">
              <w:rPr>
                <w:rFonts w:ascii="Aptos Narrow" w:eastAsia="Times New Roman" w:hAnsi="Aptos Narrow" w:cs="Times New Roman"/>
                <w:color w:val="3F3F76"/>
                <w:kern w:val="0"/>
                <w:sz w:val="16"/>
                <w:szCs w:val="16"/>
                <w:lang w:eastAsia="en-GB"/>
                <w14:ligatures w14:val="none"/>
              </w:rPr>
              <w:t>smape</w:t>
            </w:r>
          </w:p>
        </w:tc>
        <w:tc>
          <w:tcPr>
            <w:tcW w:w="980" w:type="dxa"/>
            <w:tcBorders>
              <w:top w:val="single" w:sz="4" w:space="0" w:color="7F7F7F"/>
              <w:left w:val="nil"/>
              <w:bottom w:val="single" w:sz="4" w:space="0" w:color="7F7F7F"/>
              <w:right w:val="single" w:sz="4" w:space="0" w:color="7F7F7F"/>
            </w:tcBorders>
            <w:shd w:val="clear" w:color="000000" w:fill="FFCC99"/>
            <w:noWrap/>
            <w:vAlign w:val="bottom"/>
            <w:hideMark/>
          </w:tcPr>
          <w:p w14:paraId="2283C388" w14:textId="77777777" w:rsidR="000615E5" w:rsidRPr="0010080C" w:rsidRDefault="000615E5" w:rsidP="000615E5">
            <w:pPr>
              <w:spacing w:after="0" w:line="240" w:lineRule="auto"/>
              <w:rPr>
                <w:rFonts w:ascii="Aptos Narrow" w:eastAsia="Times New Roman" w:hAnsi="Aptos Narrow" w:cs="Times New Roman"/>
                <w:color w:val="3F3F76"/>
                <w:kern w:val="0"/>
                <w:sz w:val="16"/>
                <w:szCs w:val="16"/>
                <w:lang w:eastAsia="en-GB"/>
                <w14:ligatures w14:val="none"/>
              </w:rPr>
            </w:pPr>
            <w:r w:rsidRPr="0010080C">
              <w:rPr>
                <w:rFonts w:ascii="Aptos Narrow" w:eastAsia="Times New Roman" w:hAnsi="Aptos Narrow" w:cs="Times New Roman"/>
                <w:color w:val="3F3F76"/>
                <w:kern w:val="0"/>
                <w:sz w:val="16"/>
                <w:szCs w:val="16"/>
                <w:lang w:eastAsia="en-GB"/>
                <w14:ligatures w14:val="none"/>
              </w:rPr>
              <w:t>coverage</w:t>
            </w:r>
          </w:p>
        </w:tc>
      </w:tr>
      <w:tr w:rsidR="000615E5" w:rsidRPr="0010080C" w14:paraId="0F5DA50C" w14:textId="77777777" w:rsidTr="0010080C">
        <w:trPr>
          <w:trHeight w:val="300"/>
        </w:trPr>
        <w:tc>
          <w:tcPr>
            <w:tcW w:w="1000" w:type="dxa"/>
            <w:tcBorders>
              <w:top w:val="nil"/>
              <w:left w:val="single" w:sz="4" w:space="0" w:color="7F7F7F"/>
              <w:bottom w:val="single" w:sz="4" w:space="0" w:color="7F7F7F"/>
              <w:right w:val="single" w:sz="4" w:space="0" w:color="7F7F7F"/>
            </w:tcBorders>
            <w:shd w:val="clear" w:color="000000" w:fill="FFCC99"/>
            <w:noWrap/>
            <w:vAlign w:val="bottom"/>
            <w:hideMark/>
          </w:tcPr>
          <w:p w14:paraId="3D09099A" w14:textId="77777777" w:rsidR="000615E5" w:rsidRPr="0010080C" w:rsidRDefault="000615E5" w:rsidP="000615E5">
            <w:pPr>
              <w:spacing w:after="0" w:line="240" w:lineRule="auto"/>
              <w:rPr>
                <w:rFonts w:ascii="Aptos Narrow" w:eastAsia="Times New Roman" w:hAnsi="Aptos Narrow" w:cs="Times New Roman"/>
                <w:color w:val="3F3F76"/>
                <w:kern w:val="0"/>
                <w:sz w:val="16"/>
                <w:szCs w:val="16"/>
                <w:lang w:eastAsia="en-GB"/>
                <w14:ligatures w14:val="none"/>
              </w:rPr>
            </w:pPr>
            <w:r w:rsidRPr="0010080C">
              <w:rPr>
                <w:rFonts w:ascii="Aptos Narrow" w:eastAsia="Times New Roman" w:hAnsi="Aptos Narrow" w:cs="Times New Roman"/>
                <w:color w:val="3F3F76"/>
                <w:kern w:val="0"/>
                <w:sz w:val="16"/>
                <w:szCs w:val="16"/>
                <w:lang w:eastAsia="en-GB"/>
                <w14:ligatures w14:val="none"/>
              </w:rPr>
              <w:t>3 days</w:t>
            </w:r>
          </w:p>
        </w:tc>
        <w:tc>
          <w:tcPr>
            <w:tcW w:w="1280" w:type="dxa"/>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14:paraId="1EC226F3"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92305660000</w:t>
            </w:r>
          </w:p>
        </w:tc>
        <w:tc>
          <w:tcPr>
            <w:tcW w:w="1160" w:type="dxa"/>
            <w:tcBorders>
              <w:top w:val="single" w:sz="4" w:space="0" w:color="3F3F3F"/>
              <w:left w:val="nil"/>
              <w:bottom w:val="single" w:sz="4" w:space="0" w:color="3F3F3F"/>
              <w:right w:val="single" w:sz="4" w:space="0" w:color="3F3F3F"/>
            </w:tcBorders>
            <w:shd w:val="clear" w:color="000000" w:fill="F2F2F2"/>
            <w:noWrap/>
            <w:vAlign w:val="bottom"/>
            <w:hideMark/>
          </w:tcPr>
          <w:p w14:paraId="195CEF21"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303818.459</w:t>
            </w:r>
          </w:p>
        </w:tc>
        <w:tc>
          <w:tcPr>
            <w:tcW w:w="1517" w:type="dxa"/>
            <w:tcBorders>
              <w:top w:val="single" w:sz="4" w:space="0" w:color="3F3F3F"/>
              <w:left w:val="nil"/>
              <w:bottom w:val="single" w:sz="4" w:space="0" w:color="3F3F3F"/>
              <w:right w:val="single" w:sz="4" w:space="0" w:color="3F3F3F"/>
            </w:tcBorders>
            <w:shd w:val="clear" w:color="000000" w:fill="F2F2F2"/>
            <w:noWrap/>
            <w:vAlign w:val="bottom"/>
            <w:hideMark/>
          </w:tcPr>
          <w:p w14:paraId="1D4E76F8"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253460.4314</w:t>
            </w:r>
          </w:p>
        </w:tc>
        <w:tc>
          <w:tcPr>
            <w:tcW w:w="903" w:type="dxa"/>
            <w:tcBorders>
              <w:top w:val="single" w:sz="4" w:space="0" w:color="3F3F3F"/>
              <w:left w:val="nil"/>
              <w:bottom w:val="single" w:sz="4" w:space="0" w:color="3F3F3F"/>
              <w:right w:val="single" w:sz="4" w:space="0" w:color="3F3F3F"/>
            </w:tcBorders>
            <w:shd w:val="clear" w:color="000000" w:fill="F2F2F2"/>
            <w:noWrap/>
            <w:vAlign w:val="bottom"/>
            <w:hideMark/>
          </w:tcPr>
          <w:p w14:paraId="6636C17D"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0.012578</w:t>
            </w:r>
          </w:p>
        </w:tc>
        <w:tc>
          <w:tcPr>
            <w:tcW w:w="980" w:type="dxa"/>
            <w:tcBorders>
              <w:top w:val="single" w:sz="4" w:space="0" w:color="3F3F3F"/>
              <w:left w:val="nil"/>
              <w:bottom w:val="single" w:sz="4" w:space="0" w:color="3F3F3F"/>
              <w:right w:val="single" w:sz="4" w:space="0" w:color="3F3F3F"/>
            </w:tcBorders>
            <w:shd w:val="clear" w:color="000000" w:fill="F2F2F2"/>
            <w:noWrap/>
            <w:vAlign w:val="bottom"/>
            <w:hideMark/>
          </w:tcPr>
          <w:p w14:paraId="5DA9B77E"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0.015115</w:t>
            </w:r>
          </w:p>
        </w:tc>
        <w:tc>
          <w:tcPr>
            <w:tcW w:w="980" w:type="dxa"/>
            <w:tcBorders>
              <w:top w:val="single" w:sz="4" w:space="0" w:color="3F3F3F"/>
              <w:left w:val="nil"/>
              <w:bottom w:val="single" w:sz="4" w:space="0" w:color="3F3F3F"/>
              <w:right w:val="single" w:sz="4" w:space="0" w:color="3F3F3F"/>
            </w:tcBorders>
            <w:shd w:val="clear" w:color="000000" w:fill="F2F2F2"/>
            <w:noWrap/>
            <w:vAlign w:val="bottom"/>
            <w:hideMark/>
          </w:tcPr>
          <w:p w14:paraId="52F149DE"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0.012543</w:t>
            </w:r>
          </w:p>
        </w:tc>
        <w:tc>
          <w:tcPr>
            <w:tcW w:w="980" w:type="dxa"/>
            <w:tcBorders>
              <w:top w:val="single" w:sz="4" w:space="0" w:color="3F3F3F"/>
              <w:left w:val="nil"/>
              <w:bottom w:val="single" w:sz="4" w:space="0" w:color="3F3F3F"/>
              <w:right w:val="single" w:sz="4" w:space="0" w:color="3F3F3F"/>
            </w:tcBorders>
            <w:shd w:val="clear" w:color="000000" w:fill="F2F2F2"/>
            <w:noWrap/>
            <w:vAlign w:val="bottom"/>
            <w:hideMark/>
          </w:tcPr>
          <w:p w14:paraId="0DABB579"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0.555556</w:t>
            </w:r>
          </w:p>
        </w:tc>
      </w:tr>
      <w:tr w:rsidR="000615E5" w:rsidRPr="0010080C" w14:paraId="1ED62052" w14:textId="77777777" w:rsidTr="0010080C">
        <w:trPr>
          <w:trHeight w:val="300"/>
        </w:trPr>
        <w:tc>
          <w:tcPr>
            <w:tcW w:w="1000" w:type="dxa"/>
            <w:tcBorders>
              <w:top w:val="nil"/>
              <w:left w:val="single" w:sz="4" w:space="0" w:color="7F7F7F"/>
              <w:bottom w:val="single" w:sz="4" w:space="0" w:color="7F7F7F"/>
              <w:right w:val="single" w:sz="4" w:space="0" w:color="7F7F7F"/>
            </w:tcBorders>
            <w:shd w:val="clear" w:color="000000" w:fill="FFCC99"/>
            <w:noWrap/>
            <w:vAlign w:val="bottom"/>
            <w:hideMark/>
          </w:tcPr>
          <w:p w14:paraId="169178C8" w14:textId="77777777" w:rsidR="000615E5" w:rsidRPr="0010080C" w:rsidRDefault="000615E5" w:rsidP="000615E5">
            <w:pPr>
              <w:spacing w:after="0" w:line="240" w:lineRule="auto"/>
              <w:rPr>
                <w:rFonts w:ascii="Aptos Narrow" w:eastAsia="Times New Roman" w:hAnsi="Aptos Narrow" w:cs="Times New Roman"/>
                <w:color w:val="3F3F76"/>
                <w:kern w:val="0"/>
                <w:sz w:val="16"/>
                <w:szCs w:val="16"/>
                <w:lang w:eastAsia="en-GB"/>
                <w14:ligatures w14:val="none"/>
              </w:rPr>
            </w:pPr>
            <w:r w:rsidRPr="0010080C">
              <w:rPr>
                <w:rFonts w:ascii="Aptos Narrow" w:eastAsia="Times New Roman" w:hAnsi="Aptos Narrow" w:cs="Times New Roman"/>
                <w:color w:val="3F3F76"/>
                <w:kern w:val="0"/>
                <w:sz w:val="16"/>
                <w:szCs w:val="16"/>
                <w:lang w:eastAsia="en-GB"/>
                <w14:ligatures w14:val="none"/>
              </w:rPr>
              <w:t>4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65D345B4"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1.03154E+11</w:t>
            </w:r>
          </w:p>
        </w:tc>
        <w:tc>
          <w:tcPr>
            <w:tcW w:w="1160" w:type="dxa"/>
            <w:tcBorders>
              <w:top w:val="nil"/>
              <w:left w:val="nil"/>
              <w:bottom w:val="single" w:sz="4" w:space="0" w:color="3F3F3F"/>
              <w:right w:val="single" w:sz="4" w:space="0" w:color="3F3F3F"/>
            </w:tcBorders>
            <w:shd w:val="clear" w:color="000000" w:fill="F2F2F2"/>
            <w:noWrap/>
            <w:vAlign w:val="bottom"/>
            <w:hideMark/>
          </w:tcPr>
          <w:p w14:paraId="7525FB4E"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321176.514</w:t>
            </w:r>
          </w:p>
        </w:tc>
        <w:tc>
          <w:tcPr>
            <w:tcW w:w="1517" w:type="dxa"/>
            <w:tcBorders>
              <w:top w:val="nil"/>
              <w:left w:val="nil"/>
              <w:bottom w:val="single" w:sz="4" w:space="0" w:color="3F3F3F"/>
              <w:right w:val="single" w:sz="4" w:space="0" w:color="3F3F3F"/>
            </w:tcBorders>
            <w:shd w:val="clear" w:color="000000" w:fill="F2F2F2"/>
            <w:noWrap/>
            <w:vAlign w:val="bottom"/>
            <w:hideMark/>
          </w:tcPr>
          <w:p w14:paraId="4D26D546"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268606.003</w:t>
            </w:r>
          </w:p>
        </w:tc>
        <w:tc>
          <w:tcPr>
            <w:tcW w:w="903" w:type="dxa"/>
            <w:tcBorders>
              <w:top w:val="nil"/>
              <w:left w:val="nil"/>
              <w:bottom w:val="single" w:sz="4" w:space="0" w:color="3F3F3F"/>
              <w:right w:val="single" w:sz="4" w:space="0" w:color="3F3F3F"/>
            </w:tcBorders>
            <w:shd w:val="clear" w:color="000000" w:fill="F2F2F2"/>
            <w:noWrap/>
            <w:vAlign w:val="bottom"/>
            <w:hideMark/>
          </w:tcPr>
          <w:p w14:paraId="65D0B4AC"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0.013313</w:t>
            </w:r>
          </w:p>
        </w:tc>
        <w:tc>
          <w:tcPr>
            <w:tcW w:w="980" w:type="dxa"/>
            <w:tcBorders>
              <w:top w:val="nil"/>
              <w:left w:val="nil"/>
              <w:bottom w:val="single" w:sz="4" w:space="0" w:color="3F3F3F"/>
              <w:right w:val="single" w:sz="4" w:space="0" w:color="3F3F3F"/>
            </w:tcBorders>
            <w:shd w:val="clear" w:color="000000" w:fill="F2F2F2"/>
            <w:noWrap/>
            <w:vAlign w:val="bottom"/>
            <w:hideMark/>
          </w:tcPr>
          <w:p w14:paraId="12B006F3"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0.015474</w:t>
            </w:r>
          </w:p>
        </w:tc>
        <w:tc>
          <w:tcPr>
            <w:tcW w:w="980" w:type="dxa"/>
            <w:tcBorders>
              <w:top w:val="nil"/>
              <w:left w:val="nil"/>
              <w:bottom w:val="single" w:sz="4" w:space="0" w:color="3F3F3F"/>
              <w:right w:val="single" w:sz="4" w:space="0" w:color="3F3F3F"/>
            </w:tcBorders>
            <w:shd w:val="clear" w:color="000000" w:fill="F2F2F2"/>
            <w:noWrap/>
            <w:vAlign w:val="bottom"/>
            <w:hideMark/>
          </w:tcPr>
          <w:p w14:paraId="0607514D"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0.01327</w:t>
            </w:r>
          </w:p>
        </w:tc>
        <w:tc>
          <w:tcPr>
            <w:tcW w:w="980" w:type="dxa"/>
            <w:tcBorders>
              <w:top w:val="nil"/>
              <w:left w:val="nil"/>
              <w:bottom w:val="single" w:sz="4" w:space="0" w:color="3F3F3F"/>
              <w:right w:val="single" w:sz="4" w:space="0" w:color="3F3F3F"/>
            </w:tcBorders>
            <w:shd w:val="clear" w:color="000000" w:fill="F2F2F2"/>
            <w:noWrap/>
            <w:vAlign w:val="bottom"/>
            <w:hideMark/>
          </w:tcPr>
          <w:p w14:paraId="61C6B337"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0.444444</w:t>
            </w:r>
          </w:p>
        </w:tc>
      </w:tr>
      <w:tr w:rsidR="000615E5" w:rsidRPr="0010080C" w14:paraId="6542AB20" w14:textId="77777777" w:rsidTr="0010080C">
        <w:trPr>
          <w:trHeight w:val="300"/>
        </w:trPr>
        <w:tc>
          <w:tcPr>
            <w:tcW w:w="1000" w:type="dxa"/>
            <w:tcBorders>
              <w:top w:val="nil"/>
              <w:left w:val="single" w:sz="4" w:space="0" w:color="7F7F7F"/>
              <w:bottom w:val="single" w:sz="4" w:space="0" w:color="7F7F7F"/>
              <w:right w:val="single" w:sz="4" w:space="0" w:color="7F7F7F"/>
            </w:tcBorders>
            <w:shd w:val="clear" w:color="000000" w:fill="FFCC99"/>
            <w:noWrap/>
            <w:vAlign w:val="bottom"/>
            <w:hideMark/>
          </w:tcPr>
          <w:p w14:paraId="17A2AD61" w14:textId="77777777" w:rsidR="000615E5" w:rsidRPr="0010080C" w:rsidRDefault="000615E5" w:rsidP="000615E5">
            <w:pPr>
              <w:spacing w:after="0" w:line="240" w:lineRule="auto"/>
              <w:rPr>
                <w:rFonts w:ascii="Aptos Narrow" w:eastAsia="Times New Roman" w:hAnsi="Aptos Narrow" w:cs="Times New Roman"/>
                <w:color w:val="3F3F76"/>
                <w:kern w:val="0"/>
                <w:sz w:val="16"/>
                <w:szCs w:val="16"/>
                <w:lang w:eastAsia="en-GB"/>
                <w14:ligatures w14:val="none"/>
              </w:rPr>
            </w:pPr>
            <w:r w:rsidRPr="0010080C">
              <w:rPr>
                <w:rFonts w:ascii="Aptos Narrow" w:eastAsia="Times New Roman" w:hAnsi="Aptos Narrow" w:cs="Times New Roman"/>
                <w:color w:val="3F3F76"/>
                <w:kern w:val="0"/>
                <w:sz w:val="16"/>
                <w:szCs w:val="16"/>
                <w:lang w:eastAsia="en-GB"/>
                <w14:ligatures w14:val="none"/>
              </w:rPr>
              <w:t>5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56E20F92"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1.0271E+11</w:t>
            </w:r>
          </w:p>
        </w:tc>
        <w:tc>
          <w:tcPr>
            <w:tcW w:w="1160" w:type="dxa"/>
            <w:tcBorders>
              <w:top w:val="nil"/>
              <w:left w:val="nil"/>
              <w:bottom w:val="single" w:sz="4" w:space="0" w:color="3F3F3F"/>
              <w:right w:val="single" w:sz="4" w:space="0" w:color="3F3F3F"/>
            </w:tcBorders>
            <w:shd w:val="clear" w:color="000000" w:fill="F2F2F2"/>
            <w:noWrap/>
            <w:vAlign w:val="bottom"/>
            <w:hideMark/>
          </w:tcPr>
          <w:p w14:paraId="397C29C2"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320484.596</w:t>
            </w:r>
          </w:p>
        </w:tc>
        <w:tc>
          <w:tcPr>
            <w:tcW w:w="1517" w:type="dxa"/>
            <w:tcBorders>
              <w:top w:val="nil"/>
              <w:left w:val="nil"/>
              <w:bottom w:val="single" w:sz="4" w:space="0" w:color="3F3F3F"/>
              <w:right w:val="single" w:sz="4" w:space="0" w:color="3F3F3F"/>
            </w:tcBorders>
            <w:shd w:val="clear" w:color="000000" w:fill="F2F2F2"/>
            <w:noWrap/>
            <w:vAlign w:val="bottom"/>
            <w:hideMark/>
          </w:tcPr>
          <w:p w14:paraId="6B5AC985"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272588.5146</w:t>
            </w:r>
          </w:p>
        </w:tc>
        <w:tc>
          <w:tcPr>
            <w:tcW w:w="903" w:type="dxa"/>
            <w:tcBorders>
              <w:top w:val="nil"/>
              <w:left w:val="nil"/>
              <w:bottom w:val="single" w:sz="4" w:space="0" w:color="3F3F3F"/>
              <w:right w:val="single" w:sz="4" w:space="0" w:color="3F3F3F"/>
            </w:tcBorders>
            <w:shd w:val="clear" w:color="000000" w:fill="F2F2F2"/>
            <w:noWrap/>
            <w:vAlign w:val="bottom"/>
            <w:hideMark/>
          </w:tcPr>
          <w:p w14:paraId="14F1EF8D"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0.013544</w:t>
            </w:r>
          </w:p>
        </w:tc>
        <w:tc>
          <w:tcPr>
            <w:tcW w:w="980" w:type="dxa"/>
            <w:tcBorders>
              <w:top w:val="nil"/>
              <w:left w:val="nil"/>
              <w:bottom w:val="single" w:sz="4" w:space="0" w:color="3F3F3F"/>
              <w:right w:val="single" w:sz="4" w:space="0" w:color="3F3F3F"/>
            </w:tcBorders>
            <w:shd w:val="clear" w:color="000000" w:fill="F2F2F2"/>
            <w:noWrap/>
            <w:vAlign w:val="bottom"/>
            <w:hideMark/>
          </w:tcPr>
          <w:p w14:paraId="207FADFF"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0.015474</w:t>
            </w:r>
          </w:p>
        </w:tc>
        <w:tc>
          <w:tcPr>
            <w:tcW w:w="980" w:type="dxa"/>
            <w:tcBorders>
              <w:top w:val="nil"/>
              <w:left w:val="nil"/>
              <w:bottom w:val="single" w:sz="4" w:space="0" w:color="3F3F3F"/>
              <w:right w:val="single" w:sz="4" w:space="0" w:color="3F3F3F"/>
            </w:tcBorders>
            <w:shd w:val="clear" w:color="000000" w:fill="F2F2F2"/>
            <w:noWrap/>
            <w:vAlign w:val="bottom"/>
            <w:hideMark/>
          </w:tcPr>
          <w:p w14:paraId="5D42C4D6"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0.013502</w:t>
            </w:r>
          </w:p>
        </w:tc>
        <w:tc>
          <w:tcPr>
            <w:tcW w:w="980" w:type="dxa"/>
            <w:tcBorders>
              <w:top w:val="nil"/>
              <w:left w:val="nil"/>
              <w:bottom w:val="single" w:sz="4" w:space="0" w:color="3F3F3F"/>
              <w:right w:val="single" w:sz="4" w:space="0" w:color="3F3F3F"/>
            </w:tcBorders>
            <w:shd w:val="clear" w:color="000000" w:fill="F2F2F2"/>
            <w:noWrap/>
            <w:vAlign w:val="bottom"/>
            <w:hideMark/>
          </w:tcPr>
          <w:p w14:paraId="65861E3B"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0.333333</w:t>
            </w:r>
          </w:p>
        </w:tc>
      </w:tr>
      <w:tr w:rsidR="000615E5" w:rsidRPr="0010080C" w14:paraId="527F4BB6" w14:textId="77777777" w:rsidTr="0010080C">
        <w:trPr>
          <w:trHeight w:val="300"/>
        </w:trPr>
        <w:tc>
          <w:tcPr>
            <w:tcW w:w="1000" w:type="dxa"/>
            <w:tcBorders>
              <w:top w:val="nil"/>
              <w:left w:val="single" w:sz="4" w:space="0" w:color="7F7F7F"/>
              <w:bottom w:val="single" w:sz="4" w:space="0" w:color="7F7F7F"/>
              <w:right w:val="single" w:sz="4" w:space="0" w:color="7F7F7F"/>
            </w:tcBorders>
            <w:shd w:val="clear" w:color="000000" w:fill="FFCC99"/>
            <w:noWrap/>
            <w:vAlign w:val="bottom"/>
            <w:hideMark/>
          </w:tcPr>
          <w:p w14:paraId="49ABE7D4" w14:textId="77777777" w:rsidR="000615E5" w:rsidRPr="0010080C" w:rsidRDefault="000615E5" w:rsidP="000615E5">
            <w:pPr>
              <w:spacing w:after="0" w:line="240" w:lineRule="auto"/>
              <w:rPr>
                <w:rFonts w:ascii="Aptos Narrow" w:eastAsia="Times New Roman" w:hAnsi="Aptos Narrow" w:cs="Times New Roman"/>
                <w:color w:val="3F3F76"/>
                <w:kern w:val="0"/>
                <w:sz w:val="16"/>
                <w:szCs w:val="16"/>
                <w:lang w:eastAsia="en-GB"/>
                <w14:ligatures w14:val="none"/>
              </w:rPr>
            </w:pPr>
            <w:r w:rsidRPr="0010080C">
              <w:rPr>
                <w:rFonts w:ascii="Aptos Narrow" w:eastAsia="Times New Roman" w:hAnsi="Aptos Narrow" w:cs="Times New Roman"/>
                <w:color w:val="3F3F76"/>
                <w:kern w:val="0"/>
                <w:sz w:val="16"/>
                <w:szCs w:val="16"/>
                <w:lang w:eastAsia="en-GB"/>
                <w14:ligatures w14:val="none"/>
              </w:rPr>
              <w:t>6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62E99DDC"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1.08773E+11</w:t>
            </w:r>
          </w:p>
        </w:tc>
        <w:tc>
          <w:tcPr>
            <w:tcW w:w="1160" w:type="dxa"/>
            <w:tcBorders>
              <w:top w:val="nil"/>
              <w:left w:val="nil"/>
              <w:bottom w:val="single" w:sz="4" w:space="0" w:color="3F3F3F"/>
              <w:right w:val="single" w:sz="4" w:space="0" w:color="3F3F3F"/>
            </w:tcBorders>
            <w:shd w:val="clear" w:color="000000" w:fill="F2F2F2"/>
            <w:noWrap/>
            <w:vAlign w:val="bottom"/>
            <w:hideMark/>
          </w:tcPr>
          <w:p w14:paraId="3759E5B4"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329806.893</w:t>
            </w:r>
          </w:p>
        </w:tc>
        <w:tc>
          <w:tcPr>
            <w:tcW w:w="1517" w:type="dxa"/>
            <w:tcBorders>
              <w:top w:val="nil"/>
              <w:left w:val="nil"/>
              <w:bottom w:val="single" w:sz="4" w:space="0" w:color="3F3F3F"/>
              <w:right w:val="single" w:sz="4" w:space="0" w:color="3F3F3F"/>
            </w:tcBorders>
            <w:shd w:val="clear" w:color="000000" w:fill="F2F2F2"/>
            <w:noWrap/>
            <w:vAlign w:val="bottom"/>
            <w:hideMark/>
          </w:tcPr>
          <w:p w14:paraId="0ECDE9A2"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282770.8401</w:t>
            </w:r>
          </w:p>
        </w:tc>
        <w:tc>
          <w:tcPr>
            <w:tcW w:w="903" w:type="dxa"/>
            <w:tcBorders>
              <w:top w:val="nil"/>
              <w:left w:val="nil"/>
              <w:bottom w:val="single" w:sz="4" w:space="0" w:color="3F3F3F"/>
              <w:right w:val="single" w:sz="4" w:space="0" w:color="3F3F3F"/>
            </w:tcBorders>
            <w:shd w:val="clear" w:color="000000" w:fill="F2F2F2"/>
            <w:noWrap/>
            <w:vAlign w:val="bottom"/>
            <w:hideMark/>
          </w:tcPr>
          <w:p w14:paraId="0C88AB05"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0.014069</w:t>
            </w:r>
          </w:p>
        </w:tc>
        <w:tc>
          <w:tcPr>
            <w:tcW w:w="980" w:type="dxa"/>
            <w:tcBorders>
              <w:top w:val="nil"/>
              <w:left w:val="nil"/>
              <w:bottom w:val="single" w:sz="4" w:space="0" w:color="3F3F3F"/>
              <w:right w:val="single" w:sz="4" w:space="0" w:color="3F3F3F"/>
            </w:tcBorders>
            <w:shd w:val="clear" w:color="000000" w:fill="F2F2F2"/>
            <w:noWrap/>
            <w:vAlign w:val="bottom"/>
            <w:hideMark/>
          </w:tcPr>
          <w:p w14:paraId="72159703"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0.015469</w:t>
            </w:r>
          </w:p>
        </w:tc>
        <w:tc>
          <w:tcPr>
            <w:tcW w:w="980" w:type="dxa"/>
            <w:tcBorders>
              <w:top w:val="nil"/>
              <w:left w:val="nil"/>
              <w:bottom w:val="single" w:sz="4" w:space="0" w:color="3F3F3F"/>
              <w:right w:val="single" w:sz="4" w:space="0" w:color="3F3F3F"/>
            </w:tcBorders>
            <w:shd w:val="clear" w:color="000000" w:fill="F2F2F2"/>
            <w:noWrap/>
            <w:vAlign w:val="bottom"/>
            <w:hideMark/>
          </w:tcPr>
          <w:p w14:paraId="414F30C5"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0.014019</w:t>
            </w:r>
          </w:p>
        </w:tc>
        <w:tc>
          <w:tcPr>
            <w:tcW w:w="980" w:type="dxa"/>
            <w:tcBorders>
              <w:top w:val="nil"/>
              <w:left w:val="nil"/>
              <w:bottom w:val="single" w:sz="4" w:space="0" w:color="3F3F3F"/>
              <w:right w:val="single" w:sz="4" w:space="0" w:color="3F3F3F"/>
            </w:tcBorders>
            <w:shd w:val="clear" w:color="000000" w:fill="F2F2F2"/>
            <w:noWrap/>
            <w:vAlign w:val="bottom"/>
            <w:hideMark/>
          </w:tcPr>
          <w:p w14:paraId="160ED7F3"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0.333333</w:t>
            </w:r>
          </w:p>
        </w:tc>
      </w:tr>
      <w:tr w:rsidR="000615E5" w:rsidRPr="0010080C" w14:paraId="6D9EE63D" w14:textId="77777777" w:rsidTr="0010080C">
        <w:trPr>
          <w:trHeight w:val="300"/>
        </w:trPr>
        <w:tc>
          <w:tcPr>
            <w:tcW w:w="1000" w:type="dxa"/>
            <w:tcBorders>
              <w:top w:val="nil"/>
              <w:left w:val="single" w:sz="4" w:space="0" w:color="7F7F7F"/>
              <w:bottom w:val="single" w:sz="4" w:space="0" w:color="7F7F7F"/>
              <w:right w:val="single" w:sz="4" w:space="0" w:color="7F7F7F"/>
            </w:tcBorders>
            <w:shd w:val="clear" w:color="000000" w:fill="FFCC99"/>
            <w:noWrap/>
            <w:vAlign w:val="bottom"/>
            <w:hideMark/>
          </w:tcPr>
          <w:p w14:paraId="78885510" w14:textId="77777777" w:rsidR="000615E5" w:rsidRPr="0010080C" w:rsidRDefault="000615E5" w:rsidP="000615E5">
            <w:pPr>
              <w:spacing w:after="0" w:line="240" w:lineRule="auto"/>
              <w:rPr>
                <w:rFonts w:ascii="Aptos Narrow" w:eastAsia="Times New Roman" w:hAnsi="Aptos Narrow" w:cs="Times New Roman"/>
                <w:color w:val="3F3F76"/>
                <w:kern w:val="0"/>
                <w:sz w:val="16"/>
                <w:szCs w:val="16"/>
                <w:lang w:eastAsia="en-GB"/>
                <w14:ligatures w14:val="none"/>
              </w:rPr>
            </w:pPr>
            <w:r w:rsidRPr="0010080C">
              <w:rPr>
                <w:rFonts w:ascii="Aptos Narrow" w:eastAsia="Times New Roman" w:hAnsi="Aptos Narrow" w:cs="Times New Roman"/>
                <w:color w:val="3F3F76"/>
                <w:kern w:val="0"/>
                <w:sz w:val="16"/>
                <w:szCs w:val="16"/>
                <w:lang w:eastAsia="en-GB"/>
                <w14:ligatures w14:val="none"/>
              </w:rPr>
              <w:t>7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21343FC0"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1.12895E+11</w:t>
            </w:r>
          </w:p>
        </w:tc>
        <w:tc>
          <w:tcPr>
            <w:tcW w:w="1160" w:type="dxa"/>
            <w:tcBorders>
              <w:top w:val="nil"/>
              <w:left w:val="nil"/>
              <w:bottom w:val="single" w:sz="4" w:space="0" w:color="3F3F3F"/>
              <w:right w:val="single" w:sz="4" w:space="0" w:color="3F3F3F"/>
            </w:tcBorders>
            <w:shd w:val="clear" w:color="000000" w:fill="F2F2F2"/>
            <w:noWrap/>
            <w:vAlign w:val="bottom"/>
            <w:hideMark/>
          </w:tcPr>
          <w:p w14:paraId="6C7E62D1"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335997.93</w:t>
            </w:r>
          </w:p>
        </w:tc>
        <w:tc>
          <w:tcPr>
            <w:tcW w:w="1517" w:type="dxa"/>
            <w:tcBorders>
              <w:top w:val="nil"/>
              <w:left w:val="nil"/>
              <w:bottom w:val="single" w:sz="4" w:space="0" w:color="3F3F3F"/>
              <w:right w:val="single" w:sz="4" w:space="0" w:color="3F3F3F"/>
            </w:tcBorders>
            <w:shd w:val="clear" w:color="000000" w:fill="F2F2F2"/>
            <w:noWrap/>
            <w:vAlign w:val="bottom"/>
            <w:hideMark/>
          </w:tcPr>
          <w:p w14:paraId="47A1E35D"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287852.0251</w:t>
            </w:r>
          </w:p>
        </w:tc>
        <w:tc>
          <w:tcPr>
            <w:tcW w:w="903" w:type="dxa"/>
            <w:tcBorders>
              <w:top w:val="nil"/>
              <w:left w:val="nil"/>
              <w:bottom w:val="single" w:sz="4" w:space="0" w:color="3F3F3F"/>
              <w:right w:val="single" w:sz="4" w:space="0" w:color="3F3F3F"/>
            </w:tcBorders>
            <w:shd w:val="clear" w:color="000000" w:fill="F2F2F2"/>
            <w:noWrap/>
            <w:vAlign w:val="bottom"/>
            <w:hideMark/>
          </w:tcPr>
          <w:p w14:paraId="289C2EF1"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0.014318</w:t>
            </w:r>
          </w:p>
        </w:tc>
        <w:tc>
          <w:tcPr>
            <w:tcW w:w="980" w:type="dxa"/>
            <w:tcBorders>
              <w:top w:val="nil"/>
              <w:left w:val="nil"/>
              <w:bottom w:val="single" w:sz="4" w:space="0" w:color="3F3F3F"/>
              <w:right w:val="single" w:sz="4" w:space="0" w:color="3F3F3F"/>
            </w:tcBorders>
            <w:shd w:val="clear" w:color="000000" w:fill="F2F2F2"/>
            <w:noWrap/>
            <w:vAlign w:val="bottom"/>
            <w:hideMark/>
          </w:tcPr>
          <w:p w14:paraId="0AC1AA52"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0.014895</w:t>
            </w:r>
          </w:p>
        </w:tc>
        <w:tc>
          <w:tcPr>
            <w:tcW w:w="980" w:type="dxa"/>
            <w:tcBorders>
              <w:top w:val="nil"/>
              <w:left w:val="nil"/>
              <w:bottom w:val="single" w:sz="4" w:space="0" w:color="3F3F3F"/>
              <w:right w:val="single" w:sz="4" w:space="0" w:color="3F3F3F"/>
            </w:tcBorders>
            <w:shd w:val="clear" w:color="000000" w:fill="F2F2F2"/>
            <w:noWrap/>
            <w:vAlign w:val="bottom"/>
            <w:hideMark/>
          </w:tcPr>
          <w:p w14:paraId="42AFCC4D"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0.014258</w:t>
            </w:r>
          </w:p>
        </w:tc>
        <w:tc>
          <w:tcPr>
            <w:tcW w:w="980" w:type="dxa"/>
            <w:tcBorders>
              <w:top w:val="nil"/>
              <w:left w:val="nil"/>
              <w:bottom w:val="single" w:sz="4" w:space="0" w:color="3F3F3F"/>
              <w:right w:val="single" w:sz="4" w:space="0" w:color="3F3F3F"/>
            </w:tcBorders>
            <w:shd w:val="clear" w:color="000000" w:fill="F2F2F2"/>
            <w:noWrap/>
            <w:vAlign w:val="bottom"/>
            <w:hideMark/>
          </w:tcPr>
          <w:p w14:paraId="6D3D8EDF"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0.444444</w:t>
            </w:r>
          </w:p>
        </w:tc>
      </w:tr>
      <w:tr w:rsidR="000615E5" w:rsidRPr="0010080C" w14:paraId="496C9C1B" w14:textId="77777777" w:rsidTr="0010080C">
        <w:trPr>
          <w:trHeight w:val="300"/>
        </w:trPr>
        <w:tc>
          <w:tcPr>
            <w:tcW w:w="1000" w:type="dxa"/>
            <w:tcBorders>
              <w:top w:val="nil"/>
              <w:left w:val="single" w:sz="4" w:space="0" w:color="7F7F7F"/>
              <w:bottom w:val="single" w:sz="4" w:space="0" w:color="7F7F7F"/>
              <w:right w:val="single" w:sz="4" w:space="0" w:color="7F7F7F"/>
            </w:tcBorders>
            <w:shd w:val="clear" w:color="000000" w:fill="FFCC99"/>
            <w:noWrap/>
            <w:vAlign w:val="bottom"/>
            <w:hideMark/>
          </w:tcPr>
          <w:p w14:paraId="03F39B4A" w14:textId="77777777" w:rsidR="000615E5" w:rsidRPr="0010080C" w:rsidRDefault="000615E5" w:rsidP="000615E5">
            <w:pPr>
              <w:spacing w:after="0" w:line="240" w:lineRule="auto"/>
              <w:rPr>
                <w:rFonts w:ascii="Aptos Narrow" w:eastAsia="Times New Roman" w:hAnsi="Aptos Narrow" w:cs="Times New Roman"/>
                <w:color w:val="3F3F76"/>
                <w:kern w:val="0"/>
                <w:sz w:val="16"/>
                <w:szCs w:val="16"/>
                <w:lang w:eastAsia="en-GB"/>
                <w14:ligatures w14:val="none"/>
              </w:rPr>
            </w:pPr>
            <w:r w:rsidRPr="0010080C">
              <w:rPr>
                <w:rFonts w:ascii="Aptos Narrow" w:eastAsia="Times New Roman" w:hAnsi="Aptos Narrow" w:cs="Times New Roman"/>
                <w:color w:val="3F3F76"/>
                <w:kern w:val="0"/>
                <w:sz w:val="16"/>
                <w:szCs w:val="16"/>
                <w:lang w:eastAsia="en-GB"/>
                <w14:ligatures w14:val="none"/>
              </w:rPr>
              <w:t>8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3399135E"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1.1856E+11</w:t>
            </w:r>
          </w:p>
        </w:tc>
        <w:tc>
          <w:tcPr>
            <w:tcW w:w="1160" w:type="dxa"/>
            <w:tcBorders>
              <w:top w:val="nil"/>
              <w:left w:val="nil"/>
              <w:bottom w:val="single" w:sz="4" w:space="0" w:color="3F3F3F"/>
              <w:right w:val="single" w:sz="4" w:space="0" w:color="3F3F3F"/>
            </w:tcBorders>
            <w:shd w:val="clear" w:color="000000" w:fill="F2F2F2"/>
            <w:noWrap/>
            <w:vAlign w:val="bottom"/>
            <w:hideMark/>
          </w:tcPr>
          <w:p w14:paraId="1288BA71"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344325.449</w:t>
            </w:r>
          </w:p>
        </w:tc>
        <w:tc>
          <w:tcPr>
            <w:tcW w:w="1517" w:type="dxa"/>
            <w:tcBorders>
              <w:top w:val="nil"/>
              <w:left w:val="nil"/>
              <w:bottom w:val="single" w:sz="4" w:space="0" w:color="3F3F3F"/>
              <w:right w:val="single" w:sz="4" w:space="0" w:color="3F3F3F"/>
            </w:tcBorders>
            <w:shd w:val="clear" w:color="000000" w:fill="F2F2F2"/>
            <w:noWrap/>
            <w:vAlign w:val="bottom"/>
            <w:hideMark/>
          </w:tcPr>
          <w:p w14:paraId="22654ADB"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292573.2255</w:t>
            </w:r>
          </w:p>
        </w:tc>
        <w:tc>
          <w:tcPr>
            <w:tcW w:w="903" w:type="dxa"/>
            <w:tcBorders>
              <w:top w:val="nil"/>
              <w:left w:val="nil"/>
              <w:bottom w:val="single" w:sz="4" w:space="0" w:color="3F3F3F"/>
              <w:right w:val="single" w:sz="4" w:space="0" w:color="3F3F3F"/>
            </w:tcBorders>
            <w:shd w:val="clear" w:color="000000" w:fill="F2F2F2"/>
            <w:noWrap/>
            <w:vAlign w:val="bottom"/>
            <w:hideMark/>
          </w:tcPr>
          <w:p w14:paraId="22F58A2E"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0.014524</w:t>
            </w:r>
          </w:p>
        </w:tc>
        <w:tc>
          <w:tcPr>
            <w:tcW w:w="980" w:type="dxa"/>
            <w:tcBorders>
              <w:top w:val="nil"/>
              <w:left w:val="nil"/>
              <w:bottom w:val="single" w:sz="4" w:space="0" w:color="3F3F3F"/>
              <w:right w:val="single" w:sz="4" w:space="0" w:color="3F3F3F"/>
            </w:tcBorders>
            <w:shd w:val="clear" w:color="000000" w:fill="F2F2F2"/>
            <w:noWrap/>
            <w:vAlign w:val="bottom"/>
            <w:hideMark/>
          </w:tcPr>
          <w:p w14:paraId="40C2B94A"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0.014396</w:t>
            </w:r>
          </w:p>
        </w:tc>
        <w:tc>
          <w:tcPr>
            <w:tcW w:w="980" w:type="dxa"/>
            <w:tcBorders>
              <w:top w:val="nil"/>
              <w:left w:val="nil"/>
              <w:bottom w:val="single" w:sz="4" w:space="0" w:color="3F3F3F"/>
              <w:right w:val="single" w:sz="4" w:space="0" w:color="3F3F3F"/>
            </w:tcBorders>
            <w:shd w:val="clear" w:color="000000" w:fill="F2F2F2"/>
            <w:noWrap/>
            <w:vAlign w:val="bottom"/>
            <w:hideMark/>
          </w:tcPr>
          <w:p w14:paraId="094B16AA"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0.014455</w:t>
            </w:r>
          </w:p>
        </w:tc>
        <w:tc>
          <w:tcPr>
            <w:tcW w:w="980" w:type="dxa"/>
            <w:tcBorders>
              <w:top w:val="nil"/>
              <w:left w:val="nil"/>
              <w:bottom w:val="single" w:sz="4" w:space="0" w:color="3F3F3F"/>
              <w:right w:val="single" w:sz="4" w:space="0" w:color="3F3F3F"/>
            </w:tcBorders>
            <w:shd w:val="clear" w:color="000000" w:fill="F2F2F2"/>
            <w:noWrap/>
            <w:vAlign w:val="bottom"/>
            <w:hideMark/>
          </w:tcPr>
          <w:p w14:paraId="20B135E0"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0.555556</w:t>
            </w:r>
          </w:p>
        </w:tc>
      </w:tr>
      <w:tr w:rsidR="000615E5" w:rsidRPr="0010080C" w14:paraId="3F735952" w14:textId="77777777" w:rsidTr="0010080C">
        <w:trPr>
          <w:trHeight w:val="300"/>
        </w:trPr>
        <w:tc>
          <w:tcPr>
            <w:tcW w:w="1000" w:type="dxa"/>
            <w:tcBorders>
              <w:top w:val="nil"/>
              <w:left w:val="single" w:sz="4" w:space="0" w:color="7F7F7F"/>
              <w:bottom w:val="single" w:sz="4" w:space="0" w:color="7F7F7F"/>
              <w:right w:val="single" w:sz="4" w:space="0" w:color="7F7F7F"/>
            </w:tcBorders>
            <w:shd w:val="clear" w:color="000000" w:fill="FFCC99"/>
            <w:noWrap/>
            <w:vAlign w:val="bottom"/>
            <w:hideMark/>
          </w:tcPr>
          <w:p w14:paraId="66AD8775" w14:textId="77777777" w:rsidR="000615E5" w:rsidRPr="0010080C" w:rsidRDefault="000615E5" w:rsidP="000615E5">
            <w:pPr>
              <w:spacing w:after="0" w:line="240" w:lineRule="auto"/>
              <w:rPr>
                <w:rFonts w:ascii="Aptos Narrow" w:eastAsia="Times New Roman" w:hAnsi="Aptos Narrow" w:cs="Times New Roman"/>
                <w:color w:val="3F3F76"/>
                <w:kern w:val="0"/>
                <w:sz w:val="16"/>
                <w:szCs w:val="16"/>
                <w:lang w:eastAsia="en-GB"/>
                <w14:ligatures w14:val="none"/>
              </w:rPr>
            </w:pPr>
            <w:r w:rsidRPr="0010080C">
              <w:rPr>
                <w:rFonts w:ascii="Aptos Narrow" w:eastAsia="Times New Roman" w:hAnsi="Aptos Narrow" w:cs="Times New Roman"/>
                <w:color w:val="3F3F76"/>
                <w:kern w:val="0"/>
                <w:sz w:val="16"/>
                <w:szCs w:val="16"/>
                <w:lang w:eastAsia="en-GB"/>
                <w14:ligatures w14:val="none"/>
              </w:rPr>
              <w:t>9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2A327091"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1.25108E+11</w:t>
            </w:r>
          </w:p>
        </w:tc>
        <w:tc>
          <w:tcPr>
            <w:tcW w:w="1160" w:type="dxa"/>
            <w:tcBorders>
              <w:top w:val="nil"/>
              <w:left w:val="nil"/>
              <w:bottom w:val="single" w:sz="4" w:space="0" w:color="3F3F3F"/>
              <w:right w:val="single" w:sz="4" w:space="0" w:color="3F3F3F"/>
            </w:tcBorders>
            <w:shd w:val="clear" w:color="000000" w:fill="F2F2F2"/>
            <w:noWrap/>
            <w:vAlign w:val="bottom"/>
            <w:hideMark/>
          </w:tcPr>
          <w:p w14:paraId="6C153514"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353706.581</w:t>
            </w:r>
          </w:p>
        </w:tc>
        <w:tc>
          <w:tcPr>
            <w:tcW w:w="1517" w:type="dxa"/>
            <w:tcBorders>
              <w:top w:val="nil"/>
              <w:left w:val="nil"/>
              <w:bottom w:val="single" w:sz="4" w:space="0" w:color="3F3F3F"/>
              <w:right w:val="single" w:sz="4" w:space="0" w:color="3F3F3F"/>
            </w:tcBorders>
            <w:shd w:val="clear" w:color="000000" w:fill="F2F2F2"/>
            <w:noWrap/>
            <w:vAlign w:val="bottom"/>
            <w:hideMark/>
          </w:tcPr>
          <w:p w14:paraId="04A22845"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299635.6089</w:t>
            </w:r>
          </w:p>
        </w:tc>
        <w:tc>
          <w:tcPr>
            <w:tcW w:w="903" w:type="dxa"/>
            <w:tcBorders>
              <w:top w:val="nil"/>
              <w:left w:val="nil"/>
              <w:bottom w:val="single" w:sz="4" w:space="0" w:color="3F3F3F"/>
              <w:right w:val="single" w:sz="4" w:space="0" w:color="3F3F3F"/>
            </w:tcBorders>
            <w:shd w:val="clear" w:color="000000" w:fill="F2F2F2"/>
            <w:noWrap/>
            <w:vAlign w:val="bottom"/>
            <w:hideMark/>
          </w:tcPr>
          <w:p w14:paraId="5BEF9709"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0.014861</w:t>
            </w:r>
          </w:p>
        </w:tc>
        <w:tc>
          <w:tcPr>
            <w:tcW w:w="980" w:type="dxa"/>
            <w:tcBorders>
              <w:top w:val="nil"/>
              <w:left w:val="nil"/>
              <w:bottom w:val="single" w:sz="4" w:space="0" w:color="3F3F3F"/>
              <w:right w:val="single" w:sz="4" w:space="0" w:color="3F3F3F"/>
            </w:tcBorders>
            <w:shd w:val="clear" w:color="000000" w:fill="F2F2F2"/>
            <w:noWrap/>
            <w:vAlign w:val="bottom"/>
            <w:hideMark/>
          </w:tcPr>
          <w:p w14:paraId="11822869"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0.014389</w:t>
            </w:r>
          </w:p>
        </w:tc>
        <w:tc>
          <w:tcPr>
            <w:tcW w:w="980" w:type="dxa"/>
            <w:tcBorders>
              <w:top w:val="nil"/>
              <w:left w:val="nil"/>
              <w:bottom w:val="single" w:sz="4" w:space="0" w:color="3F3F3F"/>
              <w:right w:val="single" w:sz="4" w:space="0" w:color="3F3F3F"/>
            </w:tcBorders>
            <w:shd w:val="clear" w:color="000000" w:fill="F2F2F2"/>
            <w:noWrap/>
            <w:vAlign w:val="bottom"/>
            <w:hideMark/>
          </w:tcPr>
          <w:p w14:paraId="49550C73"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0.014783</w:t>
            </w:r>
          </w:p>
        </w:tc>
        <w:tc>
          <w:tcPr>
            <w:tcW w:w="980" w:type="dxa"/>
            <w:tcBorders>
              <w:top w:val="nil"/>
              <w:left w:val="nil"/>
              <w:bottom w:val="single" w:sz="4" w:space="0" w:color="3F3F3F"/>
              <w:right w:val="single" w:sz="4" w:space="0" w:color="3F3F3F"/>
            </w:tcBorders>
            <w:shd w:val="clear" w:color="000000" w:fill="F2F2F2"/>
            <w:noWrap/>
            <w:vAlign w:val="bottom"/>
            <w:hideMark/>
          </w:tcPr>
          <w:p w14:paraId="5ECB7C7B"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0.666667</w:t>
            </w:r>
          </w:p>
        </w:tc>
      </w:tr>
      <w:tr w:rsidR="000615E5" w:rsidRPr="0010080C" w14:paraId="7D741FE6" w14:textId="77777777" w:rsidTr="0010080C">
        <w:trPr>
          <w:trHeight w:val="300"/>
        </w:trPr>
        <w:tc>
          <w:tcPr>
            <w:tcW w:w="1000" w:type="dxa"/>
            <w:tcBorders>
              <w:top w:val="nil"/>
              <w:left w:val="single" w:sz="4" w:space="0" w:color="7F7F7F"/>
              <w:bottom w:val="single" w:sz="4" w:space="0" w:color="7F7F7F"/>
              <w:right w:val="single" w:sz="4" w:space="0" w:color="7F7F7F"/>
            </w:tcBorders>
            <w:shd w:val="clear" w:color="000000" w:fill="FFCC99"/>
            <w:noWrap/>
            <w:vAlign w:val="bottom"/>
            <w:hideMark/>
          </w:tcPr>
          <w:p w14:paraId="47366213" w14:textId="77777777" w:rsidR="000615E5" w:rsidRPr="0010080C" w:rsidRDefault="000615E5" w:rsidP="000615E5">
            <w:pPr>
              <w:spacing w:after="0" w:line="240" w:lineRule="auto"/>
              <w:rPr>
                <w:rFonts w:ascii="Aptos Narrow" w:eastAsia="Times New Roman" w:hAnsi="Aptos Narrow" w:cs="Times New Roman"/>
                <w:color w:val="3F3F76"/>
                <w:kern w:val="0"/>
                <w:sz w:val="16"/>
                <w:szCs w:val="16"/>
                <w:lang w:eastAsia="en-GB"/>
                <w14:ligatures w14:val="none"/>
              </w:rPr>
            </w:pPr>
            <w:r w:rsidRPr="0010080C">
              <w:rPr>
                <w:rFonts w:ascii="Aptos Narrow" w:eastAsia="Times New Roman" w:hAnsi="Aptos Narrow" w:cs="Times New Roman"/>
                <w:color w:val="3F3F76"/>
                <w:kern w:val="0"/>
                <w:sz w:val="16"/>
                <w:szCs w:val="16"/>
                <w:lang w:eastAsia="en-GB"/>
                <w14:ligatures w14:val="none"/>
              </w:rPr>
              <w:t>10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0C5D5117"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1.34486E+11</w:t>
            </w:r>
          </w:p>
        </w:tc>
        <w:tc>
          <w:tcPr>
            <w:tcW w:w="1160" w:type="dxa"/>
            <w:tcBorders>
              <w:top w:val="nil"/>
              <w:left w:val="nil"/>
              <w:bottom w:val="single" w:sz="4" w:space="0" w:color="3F3F3F"/>
              <w:right w:val="single" w:sz="4" w:space="0" w:color="3F3F3F"/>
            </w:tcBorders>
            <w:shd w:val="clear" w:color="000000" w:fill="F2F2F2"/>
            <w:noWrap/>
            <w:vAlign w:val="bottom"/>
            <w:hideMark/>
          </w:tcPr>
          <w:p w14:paraId="72FC9F31"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366722.603</w:t>
            </w:r>
          </w:p>
        </w:tc>
        <w:tc>
          <w:tcPr>
            <w:tcW w:w="1517" w:type="dxa"/>
            <w:tcBorders>
              <w:top w:val="nil"/>
              <w:left w:val="nil"/>
              <w:bottom w:val="single" w:sz="4" w:space="0" w:color="3F3F3F"/>
              <w:right w:val="single" w:sz="4" w:space="0" w:color="3F3F3F"/>
            </w:tcBorders>
            <w:shd w:val="clear" w:color="000000" w:fill="F2F2F2"/>
            <w:noWrap/>
            <w:vAlign w:val="bottom"/>
            <w:hideMark/>
          </w:tcPr>
          <w:p w14:paraId="607411B6"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313744.6838</w:t>
            </w:r>
          </w:p>
        </w:tc>
        <w:tc>
          <w:tcPr>
            <w:tcW w:w="903" w:type="dxa"/>
            <w:tcBorders>
              <w:top w:val="nil"/>
              <w:left w:val="nil"/>
              <w:bottom w:val="single" w:sz="4" w:space="0" w:color="3F3F3F"/>
              <w:right w:val="single" w:sz="4" w:space="0" w:color="3F3F3F"/>
            </w:tcBorders>
            <w:shd w:val="clear" w:color="000000" w:fill="F2F2F2"/>
            <w:noWrap/>
            <w:vAlign w:val="bottom"/>
            <w:hideMark/>
          </w:tcPr>
          <w:p w14:paraId="5FD85725"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0.01559</w:t>
            </w:r>
          </w:p>
        </w:tc>
        <w:tc>
          <w:tcPr>
            <w:tcW w:w="980" w:type="dxa"/>
            <w:tcBorders>
              <w:top w:val="nil"/>
              <w:left w:val="nil"/>
              <w:bottom w:val="single" w:sz="4" w:space="0" w:color="3F3F3F"/>
              <w:right w:val="single" w:sz="4" w:space="0" w:color="3F3F3F"/>
            </w:tcBorders>
            <w:shd w:val="clear" w:color="000000" w:fill="F2F2F2"/>
            <w:noWrap/>
            <w:vAlign w:val="bottom"/>
            <w:hideMark/>
          </w:tcPr>
          <w:p w14:paraId="09941317"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0.014396</w:t>
            </w:r>
          </w:p>
        </w:tc>
        <w:tc>
          <w:tcPr>
            <w:tcW w:w="980" w:type="dxa"/>
            <w:tcBorders>
              <w:top w:val="nil"/>
              <w:left w:val="nil"/>
              <w:bottom w:val="single" w:sz="4" w:space="0" w:color="3F3F3F"/>
              <w:right w:val="single" w:sz="4" w:space="0" w:color="3F3F3F"/>
            </w:tcBorders>
            <w:shd w:val="clear" w:color="000000" w:fill="F2F2F2"/>
            <w:noWrap/>
            <w:vAlign w:val="bottom"/>
            <w:hideMark/>
          </w:tcPr>
          <w:p w14:paraId="10AD1B5F"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0.015502</w:t>
            </w:r>
          </w:p>
        </w:tc>
        <w:tc>
          <w:tcPr>
            <w:tcW w:w="980" w:type="dxa"/>
            <w:tcBorders>
              <w:top w:val="nil"/>
              <w:left w:val="nil"/>
              <w:bottom w:val="single" w:sz="4" w:space="0" w:color="3F3F3F"/>
              <w:right w:val="single" w:sz="4" w:space="0" w:color="3F3F3F"/>
            </w:tcBorders>
            <w:shd w:val="clear" w:color="000000" w:fill="F2F2F2"/>
            <w:noWrap/>
            <w:vAlign w:val="bottom"/>
            <w:hideMark/>
          </w:tcPr>
          <w:p w14:paraId="5BFFBFF6"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0.555556</w:t>
            </w:r>
          </w:p>
        </w:tc>
      </w:tr>
      <w:tr w:rsidR="000615E5" w:rsidRPr="0010080C" w14:paraId="1C6D20C8" w14:textId="77777777" w:rsidTr="0010080C">
        <w:trPr>
          <w:trHeight w:val="300"/>
        </w:trPr>
        <w:tc>
          <w:tcPr>
            <w:tcW w:w="1000" w:type="dxa"/>
            <w:tcBorders>
              <w:top w:val="nil"/>
              <w:left w:val="single" w:sz="4" w:space="0" w:color="7F7F7F"/>
              <w:bottom w:val="single" w:sz="4" w:space="0" w:color="7F7F7F"/>
              <w:right w:val="single" w:sz="4" w:space="0" w:color="7F7F7F"/>
            </w:tcBorders>
            <w:shd w:val="clear" w:color="000000" w:fill="FFCC99"/>
            <w:noWrap/>
            <w:vAlign w:val="bottom"/>
            <w:hideMark/>
          </w:tcPr>
          <w:p w14:paraId="6AF8AB18" w14:textId="77777777" w:rsidR="000615E5" w:rsidRPr="0010080C" w:rsidRDefault="000615E5" w:rsidP="000615E5">
            <w:pPr>
              <w:spacing w:after="0" w:line="240" w:lineRule="auto"/>
              <w:rPr>
                <w:rFonts w:ascii="Aptos Narrow" w:eastAsia="Times New Roman" w:hAnsi="Aptos Narrow" w:cs="Times New Roman"/>
                <w:color w:val="3F3F76"/>
                <w:kern w:val="0"/>
                <w:sz w:val="16"/>
                <w:szCs w:val="16"/>
                <w:lang w:eastAsia="en-GB"/>
                <w14:ligatures w14:val="none"/>
              </w:rPr>
            </w:pPr>
            <w:r w:rsidRPr="0010080C">
              <w:rPr>
                <w:rFonts w:ascii="Aptos Narrow" w:eastAsia="Times New Roman" w:hAnsi="Aptos Narrow" w:cs="Times New Roman"/>
                <w:color w:val="3F3F76"/>
                <w:kern w:val="0"/>
                <w:sz w:val="16"/>
                <w:szCs w:val="16"/>
                <w:lang w:eastAsia="en-GB"/>
                <w14:ligatures w14:val="none"/>
              </w:rPr>
              <w:t>11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60C8B153"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1.43686E+11</w:t>
            </w:r>
          </w:p>
        </w:tc>
        <w:tc>
          <w:tcPr>
            <w:tcW w:w="1160" w:type="dxa"/>
            <w:tcBorders>
              <w:top w:val="nil"/>
              <w:left w:val="nil"/>
              <w:bottom w:val="single" w:sz="4" w:space="0" w:color="3F3F3F"/>
              <w:right w:val="single" w:sz="4" w:space="0" w:color="3F3F3F"/>
            </w:tcBorders>
            <w:shd w:val="clear" w:color="000000" w:fill="F2F2F2"/>
            <w:noWrap/>
            <w:vAlign w:val="bottom"/>
            <w:hideMark/>
          </w:tcPr>
          <w:p w14:paraId="0E47B5DD"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379058.933</w:t>
            </w:r>
          </w:p>
        </w:tc>
        <w:tc>
          <w:tcPr>
            <w:tcW w:w="1517" w:type="dxa"/>
            <w:tcBorders>
              <w:top w:val="nil"/>
              <w:left w:val="nil"/>
              <w:bottom w:val="single" w:sz="4" w:space="0" w:color="3F3F3F"/>
              <w:right w:val="single" w:sz="4" w:space="0" w:color="3F3F3F"/>
            </w:tcBorders>
            <w:shd w:val="clear" w:color="000000" w:fill="F2F2F2"/>
            <w:noWrap/>
            <w:vAlign w:val="bottom"/>
            <w:hideMark/>
          </w:tcPr>
          <w:p w14:paraId="7018AAA9"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330653.7064</w:t>
            </w:r>
          </w:p>
        </w:tc>
        <w:tc>
          <w:tcPr>
            <w:tcW w:w="903" w:type="dxa"/>
            <w:tcBorders>
              <w:top w:val="nil"/>
              <w:left w:val="nil"/>
              <w:bottom w:val="single" w:sz="4" w:space="0" w:color="3F3F3F"/>
              <w:right w:val="single" w:sz="4" w:space="0" w:color="3F3F3F"/>
            </w:tcBorders>
            <w:shd w:val="clear" w:color="000000" w:fill="F2F2F2"/>
            <w:noWrap/>
            <w:vAlign w:val="bottom"/>
            <w:hideMark/>
          </w:tcPr>
          <w:p w14:paraId="7D580B41"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0.016505</w:t>
            </w:r>
          </w:p>
        </w:tc>
        <w:tc>
          <w:tcPr>
            <w:tcW w:w="980" w:type="dxa"/>
            <w:tcBorders>
              <w:top w:val="nil"/>
              <w:left w:val="nil"/>
              <w:bottom w:val="single" w:sz="4" w:space="0" w:color="3F3F3F"/>
              <w:right w:val="single" w:sz="4" w:space="0" w:color="3F3F3F"/>
            </w:tcBorders>
            <w:shd w:val="clear" w:color="000000" w:fill="F2F2F2"/>
            <w:noWrap/>
            <w:vAlign w:val="bottom"/>
            <w:hideMark/>
          </w:tcPr>
          <w:p w14:paraId="35B4B22D"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0.01452</w:t>
            </w:r>
          </w:p>
        </w:tc>
        <w:tc>
          <w:tcPr>
            <w:tcW w:w="980" w:type="dxa"/>
            <w:tcBorders>
              <w:top w:val="nil"/>
              <w:left w:val="nil"/>
              <w:bottom w:val="single" w:sz="4" w:space="0" w:color="3F3F3F"/>
              <w:right w:val="single" w:sz="4" w:space="0" w:color="3F3F3F"/>
            </w:tcBorders>
            <w:shd w:val="clear" w:color="000000" w:fill="F2F2F2"/>
            <w:noWrap/>
            <w:vAlign w:val="bottom"/>
            <w:hideMark/>
          </w:tcPr>
          <w:p w14:paraId="70244209"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0.016405</w:t>
            </w:r>
          </w:p>
        </w:tc>
        <w:tc>
          <w:tcPr>
            <w:tcW w:w="980" w:type="dxa"/>
            <w:tcBorders>
              <w:top w:val="nil"/>
              <w:left w:val="nil"/>
              <w:bottom w:val="single" w:sz="4" w:space="0" w:color="3F3F3F"/>
              <w:right w:val="single" w:sz="4" w:space="0" w:color="3F3F3F"/>
            </w:tcBorders>
            <w:shd w:val="clear" w:color="000000" w:fill="F2F2F2"/>
            <w:noWrap/>
            <w:vAlign w:val="bottom"/>
            <w:hideMark/>
          </w:tcPr>
          <w:p w14:paraId="3A063D5E"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0.444444</w:t>
            </w:r>
          </w:p>
        </w:tc>
      </w:tr>
      <w:tr w:rsidR="000615E5" w:rsidRPr="0010080C" w14:paraId="70517CCD" w14:textId="77777777" w:rsidTr="0010080C">
        <w:trPr>
          <w:trHeight w:val="300"/>
        </w:trPr>
        <w:tc>
          <w:tcPr>
            <w:tcW w:w="1000" w:type="dxa"/>
            <w:tcBorders>
              <w:top w:val="nil"/>
              <w:left w:val="single" w:sz="4" w:space="0" w:color="7F7F7F"/>
              <w:bottom w:val="single" w:sz="4" w:space="0" w:color="7F7F7F"/>
              <w:right w:val="single" w:sz="4" w:space="0" w:color="7F7F7F"/>
            </w:tcBorders>
            <w:shd w:val="clear" w:color="000000" w:fill="FFCC99"/>
            <w:noWrap/>
            <w:vAlign w:val="bottom"/>
            <w:hideMark/>
          </w:tcPr>
          <w:p w14:paraId="218F6622" w14:textId="77777777" w:rsidR="000615E5" w:rsidRPr="0010080C" w:rsidRDefault="000615E5" w:rsidP="000615E5">
            <w:pPr>
              <w:spacing w:after="0" w:line="240" w:lineRule="auto"/>
              <w:rPr>
                <w:rFonts w:ascii="Aptos Narrow" w:eastAsia="Times New Roman" w:hAnsi="Aptos Narrow" w:cs="Times New Roman"/>
                <w:color w:val="3F3F76"/>
                <w:kern w:val="0"/>
                <w:sz w:val="16"/>
                <w:szCs w:val="16"/>
                <w:lang w:eastAsia="en-GB"/>
                <w14:ligatures w14:val="none"/>
              </w:rPr>
            </w:pPr>
            <w:r w:rsidRPr="0010080C">
              <w:rPr>
                <w:rFonts w:ascii="Aptos Narrow" w:eastAsia="Times New Roman" w:hAnsi="Aptos Narrow" w:cs="Times New Roman"/>
                <w:color w:val="3F3F76"/>
                <w:kern w:val="0"/>
                <w:sz w:val="16"/>
                <w:szCs w:val="16"/>
                <w:lang w:eastAsia="en-GB"/>
                <w14:ligatures w14:val="none"/>
              </w:rPr>
              <w:t>12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154DF926"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1.52713E+11</w:t>
            </w:r>
          </w:p>
        </w:tc>
        <w:tc>
          <w:tcPr>
            <w:tcW w:w="1160" w:type="dxa"/>
            <w:tcBorders>
              <w:top w:val="nil"/>
              <w:left w:val="nil"/>
              <w:bottom w:val="single" w:sz="4" w:space="0" w:color="3F3F3F"/>
              <w:right w:val="single" w:sz="4" w:space="0" w:color="3F3F3F"/>
            </w:tcBorders>
            <w:shd w:val="clear" w:color="000000" w:fill="F2F2F2"/>
            <w:noWrap/>
            <w:vAlign w:val="bottom"/>
            <w:hideMark/>
          </w:tcPr>
          <w:p w14:paraId="6B5BF5A0"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390784.884</w:t>
            </w:r>
          </w:p>
        </w:tc>
        <w:tc>
          <w:tcPr>
            <w:tcW w:w="1517" w:type="dxa"/>
            <w:tcBorders>
              <w:top w:val="nil"/>
              <w:left w:val="nil"/>
              <w:bottom w:val="single" w:sz="4" w:space="0" w:color="3F3F3F"/>
              <w:right w:val="single" w:sz="4" w:space="0" w:color="3F3F3F"/>
            </w:tcBorders>
            <w:shd w:val="clear" w:color="000000" w:fill="F2F2F2"/>
            <w:noWrap/>
            <w:vAlign w:val="bottom"/>
            <w:hideMark/>
          </w:tcPr>
          <w:p w14:paraId="41EAFEA0"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348362.5424</w:t>
            </w:r>
          </w:p>
        </w:tc>
        <w:tc>
          <w:tcPr>
            <w:tcW w:w="903" w:type="dxa"/>
            <w:tcBorders>
              <w:top w:val="nil"/>
              <w:left w:val="nil"/>
              <w:bottom w:val="single" w:sz="4" w:space="0" w:color="3F3F3F"/>
              <w:right w:val="single" w:sz="4" w:space="0" w:color="3F3F3F"/>
            </w:tcBorders>
            <w:shd w:val="clear" w:color="000000" w:fill="F2F2F2"/>
            <w:noWrap/>
            <w:vAlign w:val="bottom"/>
            <w:hideMark/>
          </w:tcPr>
          <w:p w14:paraId="6F371192"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0.017485</w:t>
            </w:r>
          </w:p>
        </w:tc>
        <w:tc>
          <w:tcPr>
            <w:tcW w:w="980" w:type="dxa"/>
            <w:tcBorders>
              <w:top w:val="nil"/>
              <w:left w:val="nil"/>
              <w:bottom w:val="single" w:sz="4" w:space="0" w:color="3F3F3F"/>
              <w:right w:val="single" w:sz="4" w:space="0" w:color="3F3F3F"/>
            </w:tcBorders>
            <w:shd w:val="clear" w:color="000000" w:fill="F2F2F2"/>
            <w:noWrap/>
            <w:vAlign w:val="bottom"/>
            <w:hideMark/>
          </w:tcPr>
          <w:p w14:paraId="2EA9F8E3"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0.01452</w:t>
            </w:r>
          </w:p>
        </w:tc>
        <w:tc>
          <w:tcPr>
            <w:tcW w:w="980" w:type="dxa"/>
            <w:tcBorders>
              <w:top w:val="nil"/>
              <w:left w:val="nil"/>
              <w:bottom w:val="single" w:sz="4" w:space="0" w:color="3F3F3F"/>
              <w:right w:val="single" w:sz="4" w:space="0" w:color="3F3F3F"/>
            </w:tcBorders>
            <w:shd w:val="clear" w:color="000000" w:fill="F2F2F2"/>
            <w:noWrap/>
            <w:vAlign w:val="bottom"/>
            <w:hideMark/>
          </w:tcPr>
          <w:p w14:paraId="49BDF734"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0.017372</w:t>
            </w:r>
          </w:p>
        </w:tc>
        <w:tc>
          <w:tcPr>
            <w:tcW w:w="980" w:type="dxa"/>
            <w:tcBorders>
              <w:top w:val="nil"/>
              <w:left w:val="nil"/>
              <w:bottom w:val="single" w:sz="4" w:space="0" w:color="3F3F3F"/>
              <w:right w:val="single" w:sz="4" w:space="0" w:color="3F3F3F"/>
            </w:tcBorders>
            <w:shd w:val="clear" w:color="000000" w:fill="F2F2F2"/>
            <w:noWrap/>
            <w:vAlign w:val="bottom"/>
            <w:hideMark/>
          </w:tcPr>
          <w:p w14:paraId="17C15E75"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0.444444</w:t>
            </w:r>
          </w:p>
        </w:tc>
      </w:tr>
      <w:tr w:rsidR="000615E5" w:rsidRPr="0010080C" w14:paraId="578F231E" w14:textId="77777777" w:rsidTr="0010080C">
        <w:trPr>
          <w:trHeight w:val="300"/>
        </w:trPr>
        <w:tc>
          <w:tcPr>
            <w:tcW w:w="1000" w:type="dxa"/>
            <w:tcBorders>
              <w:top w:val="nil"/>
              <w:left w:val="single" w:sz="4" w:space="0" w:color="7F7F7F"/>
              <w:bottom w:val="single" w:sz="4" w:space="0" w:color="7F7F7F"/>
              <w:right w:val="single" w:sz="4" w:space="0" w:color="7F7F7F"/>
            </w:tcBorders>
            <w:shd w:val="clear" w:color="000000" w:fill="FFCC99"/>
            <w:noWrap/>
            <w:vAlign w:val="bottom"/>
            <w:hideMark/>
          </w:tcPr>
          <w:p w14:paraId="012DBD90" w14:textId="77777777" w:rsidR="000615E5" w:rsidRPr="0010080C" w:rsidRDefault="000615E5" w:rsidP="000615E5">
            <w:pPr>
              <w:spacing w:after="0" w:line="240" w:lineRule="auto"/>
              <w:rPr>
                <w:rFonts w:ascii="Aptos Narrow" w:eastAsia="Times New Roman" w:hAnsi="Aptos Narrow" w:cs="Times New Roman"/>
                <w:color w:val="3F3F76"/>
                <w:kern w:val="0"/>
                <w:sz w:val="16"/>
                <w:szCs w:val="16"/>
                <w:lang w:eastAsia="en-GB"/>
                <w14:ligatures w14:val="none"/>
              </w:rPr>
            </w:pPr>
            <w:r w:rsidRPr="0010080C">
              <w:rPr>
                <w:rFonts w:ascii="Aptos Narrow" w:eastAsia="Times New Roman" w:hAnsi="Aptos Narrow" w:cs="Times New Roman"/>
                <w:color w:val="3F3F76"/>
                <w:kern w:val="0"/>
                <w:sz w:val="16"/>
                <w:szCs w:val="16"/>
                <w:lang w:eastAsia="en-GB"/>
                <w14:ligatures w14:val="none"/>
              </w:rPr>
              <w:t>13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52CDDECE"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1.60591E+11</w:t>
            </w:r>
          </w:p>
        </w:tc>
        <w:tc>
          <w:tcPr>
            <w:tcW w:w="1160" w:type="dxa"/>
            <w:tcBorders>
              <w:top w:val="nil"/>
              <w:left w:val="nil"/>
              <w:bottom w:val="single" w:sz="4" w:space="0" w:color="3F3F3F"/>
              <w:right w:val="single" w:sz="4" w:space="0" w:color="3F3F3F"/>
            </w:tcBorders>
            <w:shd w:val="clear" w:color="000000" w:fill="F2F2F2"/>
            <w:noWrap/>
            <w:vAlign w:val="bottom"/>
            <w:hideMark/>
          </w:tcPr>
          <w:p w14:paraId="3EE96618"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400738.449</w:t>
            </w:r>
          </w:p>
        </w:tc>
        <w:tc>
          <w:tcPr>
            <w:tcW w:w="1517" w:type="dxa"/>
            <w:tcBorders>
              <w:top w:val="nil"/>
              <w:left w:val="nil"/>
              <w:bottom w:val="single" w:sz="4" w:space="0" w:color="3F3F3F"/>
              <w:right w:val="single" w:sz="4" w:space="0" w:color="3F3F3F"/>
            </w:tcBorders>
            <w:shd w:val="clear" w:color="000000" w:fill="F2F2F2"/>
            <w:noWrap/>
            <w:vAlign w:val="bottom"/>
            <w:hideMark/>
          </w:tcPr>
          <w:p w14:paraId="1AFE832F"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362559.0453</w:t>
            </w:r>
          </w:p>
        </w:tc>
        <w:tc>
          <w:tcPr>
            <w:tcW w:w="903" w:type="dxa"/>
            <w:tcBorders>
              <w:top w:val="nil"/>
              <w:left w:val="nil"/>
              <w:bottom w:val="single" w:sz="4" w:space="0" w:color="3F3F3F"/>
              <w:right w:val="single" w:sz="4" w:space="0" w:color="3F3F3F"/>
            </w:tcBorders>
            <w:shd w:val="clear" w:color="000000" w:fill="F2F2F2"/>
            <w:noWrap/>
            <w:vAlign w:val="bottom"/>
            <w:hideMark/>
          </w:tcPr>
          <w:p w14:paraId="30FB5B19"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0.018281</w:t>
            </w:r>
          </w:p>
        </w:tc>
        <w:tc>
          <w:tcPr>
            <w:tcW w:w="980" w:type="dxa"/>
            <w:tcBorders>
              <w:top w:val="nil"/>
              <w:left w:val="nil"/>
              <w:bottom w:val="single" w:sz="4" w:space="0" w:color="3F3F3F"/>
              <w:right w:val="single" w:sz="4" w:space="0" w:color="3F3F3F"/>
            </w:tcBorders>
            <w:shd w:val="clear" w:color="000000" w:fill="F2F2F2"/>
            <w:noWrap/>
            <w:vAlign w:val="bottom"/>
            <w:hideMark/>
          </w:tcPr>
          <w:p w14:paraId="35E28A53"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0.01414</w:t>
            </w:r>
          </w:p>
        </w:tc>
        <w:tc>
          <w:tcPr>
            <w:tcW w:w="980" w:type="dxa"/>
            <w:tcBorders>
              <w:top w:val="nil"/>
              <w:left w:val="nil"/>
              <w:bottom w:val="single" w:sz="4" w:space="0" w:color="3F3F3F"/>
              <w:right w:val="single" w:sz="4" w:space="0" w:color="3F3F3F"/>
            </w:tcBorders>
            <w:shd w:val="clear" w:color="000000" w:fill="F2F2F2"/>
            <w:noWrap/>
            <w:vAlign w:val="bottom"/>
            <w:hideMark/>
          </w:tcPr>
          <w:p w14:paraId="4EE16D7D"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0.018154</w:t>
            </w:r>
          </w:p>
        </w:tc>
        <w:tc>
          <w:tcPr>
            <w:tcW w:w="980" w:type="dxa"/>
            <w:tcBorders>
              <w:top w:val="nil"/>
              <w:left w:val="nil"/>
              <w:bottom w:val="single" w:sz="4" w:space="0" w:color="3F3F3F"/>
              <w:right w:val="single" w:sz="4" w:space="0" w:color="3F3F3F"/>
            </w:tcBorders>
            <w:shd w:val="clear" w:color="000000" w:fill="F2F2F2"/>
            <w:noWrap/>
            <w:vAlign w:val="bottom"/>
            <w:hideMark/>
          </w:tcPr>
          <w:p w14:paraId="39323E5C"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0.444444</w:t>
            </w:r>
          </w:p>
        </w:tc>
      </w:tr>
      <w:tr w:rsidR="000615E5" w:rsidRPr="0010080C" w14:paraId="1CE27AB9" w14:textId="77777777" w:rsidTr="0010080C">
        <w:trPr>
          <w:trHeight w:val="300"/>
        </w:trPr>
        <w:tc>
          <w:tcPr>
            <w:tcW w:w="1000" w:type="dxa"/>
            <w:tcBorders>
              <w:top w:val="nil"/>
              <w:left w:val="single" w:sz="4" w:space="0" w:color="7F7F7F"/>
              <w:bottom w:val="single" w:sz="4" w:space="0" w:color="7F7F7F"/>
              <w:right w:val="single" w:sz="4" w:space="0" w:color="7F7F7F"/>
            </w:tcBorders>
            <w:shd w:val="clear" w:color="000000" w:fill="FFCC99"/>
            <w:noWrap/>
            <w:vAlign w:val="bottom"/>
            <w:hideMark/>
          </w:tcPr>
          <w:p w14:paraId="29430B9E" w14:textId="77777777" w:rsidR="000615E5" w:rsidRPr="0010080C" w:rsidRDefault="000615E5" w:rsidP="000615E5">
            <w:pPr>
              <w:spacing w:after="0" w:line="240" w:lineRule="auto"/>
              <w:rPr>
                <w:rFonts w:ascii="Aptos Narrow" w:eastAsia="Times New Roman" w:hAnsi="Aptos Narrow" w:cs="Times New Roman"/>
                <w:color w:val="3F3F76"/>
                <w:kern w:val="0"/>
                <w:sz w:val="16"/>
                <w:szCs w:val="16"/>
                <w:lang w:eastAsia="en-GB"/>
                <w14:ligatures w14:val="none"/>
              </w:rPr>
            </w:pPr>
            <w:r w:rsidRPr="0010080C">
              <w:rPr>
                <w:rFonts w:ascii="Aptos Narrow" w:eastAsia="Times New Roman" w:hAnsi="Aptos Narrow" w:cs="Times New Roman"/>
                <w:color w:val="3F3F76"/>
                <w:kern w:val="0"/>
                <w:sz w:val="16"/>
                <w:szCs w:val="16"/>
                <w:lang w:eastAsia="en-GB"/>
                <w14:ligatures w14:val="none"/>
              </w:rPr>
              <w:t>14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0C217E73"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1.67266E+11</w:t>
            </w:r>
          </w:p>
        </w:tc>
        <w:tc>
          <w:tcPr>
            <w:tcW w:w="1160" w:type="dxa"/>
            <w:tcBorders>
              <w:top w:val="nil"/>
              <w:left w:val="nil"/>
              <w:bottom w:val="single" w:sz="4" w:space="0" w:color="3F3F3F"/>
              <w:right w:val="single" w:sz="4" w:space="0" w:color="3F3F3F"/>
            </w:tcBorders>
            <w:shd w:val="clear" w:color="000000" w:fill="F2F2F2"/>
            <w:noWrap/>
            <w:vAlign w:val="bottom"/>
            <w:hideMark/>
          </w:tcPr>
          <w:p w14:paraId="7BFCB147"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408982.072</w:t>
            </w:r>
          </w:p>
        </w:tc>
        <w:tc>
          <w:tcPr>
            <w:tcW w:w="1517" w:type="dxa"/>
            <w:tcBorders>
              <w:top w:val="nil"/>
              <w:left w:val="nil"/>
              <w:bottom w:val="single" w:sz="4" w:space="0" w:color="3F3F3F"/>
              <w:right w:val="single" w:sz="4" w:space="0" w:color="3F3F3F"/>
            </w:tcBorders>
            <w:shd w:val="clear" w:color="000000" w:fill="F2F2F2"/>
            <w:noWrap/>
            <w:vAlign w:val="bottom"/>
            <w:hideMark/>
          </w:tcPr>
          <w:p w14:paraId="2829F724"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372865.5384</w:t>
            </w:r>
          </w:p>
        </w:tc>
        <w:tc>
          <w:tcPr>
            <w:tcW w:w="903" w:type="dxa"/>
            <w:tcBorders>
              <w:top w:val="nil"/>
              <w:left w:val="nil"/>
              <w:bottom w:val="single" w:sz="4" w:space="0" w:color="3F3F3F"/>
              <w:right w:val="single" w:sz="4" w:space="0" w:color="3F3F3F"/>
            </w:tcBorders>
            <w:shd w:val="clear" w:color="000000" w:fill="F2F2F2"/>
            <w:noWrap/>
            <w:vAlign w:val="bottom"/>
            <w:hideMark/>
          </w:tcPr>
          <w:p w14:paraId="6CFAEDC7"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0.018875</w:t>
            </w:r>
          </w:p>
        </w:tc>
        <w:tc>
          <w:tcPr>
            <w:tcW w:w="980" w:type="dxa"/>
            <w:tcBorders>
              <w:top w:val="nil"/>
              <w:left w:val="nil"/>
              <w:bottom w:val="single" w:sz="4" w:space="0" w:color="3F3F3F"/>
              <w:right w:val="single" w:sz="4" w:space="0" w:color="3F3F3F"/>
            </w:tcBorders>
            <w:shd w:val="clear" w:color="000000" w:fill="F2F2F2"/>
            <w:noWrap/>
            <w:vAlign w:val="bottom"/>
            <w:hideMark/>
          </w:tcPr>
          <w:p w14:paraId="7180D2FE"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0.01414</w:t>
            </w:r>
          </w:p>
        </w:tc>
        <w:tc>
          <w:tcPr>
            <w:tcW w:w="980" w:type="dxa"/>
            <w:tcBorders>
              <w:top w:val="nil"/>
              <w:left w:val="nil"/>
              <w:bottom w:val="single" w:sz="4" w:space="0" w:color="3F3F3F"/>
              <w:right w:val="single" w:sz="4" w:space="0" w:color="3F3F3F"/>
            </w:tcBorders>
            <w:shd w:val="clear" w:color="000000" w:fill="F2F2F2"/>
            <w:noWrap/>
            <w:vAlign w:val="bottom"/>
            <w:hideMark/>
          </w:tcPr>
          <w:p w14:paraId="762B4318"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0.018731</w:t>
            </w:r>
          </w:p>
        </w:tc>
        <w:tc>
          <w:tcPr>
            <w:tcW w:w="980" w:type="dxa"/>
            <w:tcBorders>
              <w:top w:val="nil"/>
              <w:left w:val="nil"/>
              <w:bottom w:val="single" w:sz="4" w:space="0" w:color="3F3F3F"/>
              <w:right w:val="single" w:sz="4" w:space="0" w:color="3F3F3F"/>
            </w:tcBorders>
            <w:shd w:val="clear" w:color="000000" w:fill="F2F2F2"/>
            <w:noWrap/>
            <w:vAlign w:val="bottom"/>
            <w:hideMark/>
          </w:tcPr>
          <w:p w14:paraId="74B9F46A"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0.444444</w:t>
            </w:r>
          </w:p>
        </w:tc>
      </w:tr>
      <w:tr w:rsidR="000615E5" w:rsidRPr="0010080C" w14:paraId="56C6EDA5" w14:textId="77777777" w:rsidTr="0010080C">
        <w:trPr>
          <w:trHeight w:val="300"/>
        </w:trPr>
        <w:tc>
          <w:tcPr>
            <w:tcW w:w="1000" w:type="dxa"/>
            <w:tcBorders>
              <w:top w:val="nil"/>
              <w:left w:val="single" w:sz="4" w:space="0" w:color="7F7F7F"/>
              <w:bottom w:val="single" w:sz="4" w:space="0" w:color="7F7F7F"/>
              <w:right w:val="single" w:sz="4" w:space="0" w:color="7F7F7F"/>
            </w:tcBorders>
            <w:shd w:val="clear" w:color="000000" w:fill="FFCC99"/>
            <w:noWrap/>
            <w:vAlign w:val="bottom"/>
            <w:hideMark/>
          </w:tcPr>
          <w:p w14:paraId="378ADA8F" w14:textId="77777777" w:rsidR="000615E5" w:rsidRPr="0010080C" w:rsidRDefault="000615E5" w:rsidP="000615E5">
            <w:pPr>
              <w:spacing w:after="0" w:line="240" w:lineRule="auto"/>
              <w:rPr>
                <w:rFonts w:ascii="Aptos Narrow" w:eastAsia="Times New Roman" w:hAnsi="Aptos Narrow" w:cs="Times New Roman"/>
                <w:color w:val="3F3F76"/>
                <w:kern w:val="0"/>
                <w:sz w:val="16"/>
                <w:szCs w:val="16"/>
                <w:lang w:eastAsia="en-GB"/>
                <w14:ligatures w14:val="none"/>
              </w:rPr>
            </w:pPr>
            <w:r w:rsidRPr="0010080C">
              <w:rPr>
                <w:rFonts w:ascii="Aptos Narrow" w:eastAsia="Times New Roman" w:hAnsi="Aptos Narrow" w:cs="Times New Roman"/>
                <w:color w:val="3F3F76"/>
                <w:kern w:val="0"/>
                <w:sz w:val="16"/>
                <w:szCs w:val="16"/>
                <w:lang w:eastAsia="en-GB"/>
                <w14:ligatures w14:val="none"/>
              </w:rPr>
              <w:t>15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64EF6123"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1.76607E+11</w:t>
            </w:r>
          </w:p>
        </w:tc>
        <w:tc>
          <w:tcPr>
            <w:tcW w:w="1160" w:type="dxa"/>
            <w:tcBorders>
              <w:top w:val="nil"/>
              <w:left w:val="nil"/>
              <w:bottom w:val="single" w:sz="4" w:space="0" w:color="3F3F3F"/>
              <w:right w:val="single" w:sz="4" w:space="0" w:color="3F3F3F"/>
            </w:tcBorders>
            <w:shd w:val="clear" w:color="000000" w:fill="F2F2F2"/>
            <w:noWrap/>
            <w:vAlign w:val="bottom"/>
            <w:hideMark/>
          </w:tcPr>
          <w:p w14:paraId="4E6E569A"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420246.115</w:t>
            </w:r>
          </w:p>
        </w:tc>
        <w:tc>
          <w:tcPr>
            <w:tcW w:w="1517" w:type="dxa"/>
            <w:tcBorders>
              <w:top w:val="nil"/>
              <w:left w:val="nil"/>
              <w:bottom w:val="single" w:sz="4" w:space="0" w:color="3F3F3F"/>
              <w:right w:val="single" w:sz="4" w:space="0" w:color="3F3F3F"/>
            </w:tcBorders>
            <w:shd w:val="clear" w:color="000000" w:fill="F2F2F2"/>
            <w:noWrap/>
            <w:vAlign w:val="bottom"/>
            <w:hideMark/>
          </w:tcPr>
          <w:p w14:paraId="79FD3872"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384225.9065</w:t>
            </w:r>
          </w:p>
        </w:tc>
        <w:tc>
          <w:tcPr>
            <w:tcW w:w="903" w:type="dxa"/>
            <w:tcBorders>
              <w:top w:val="nil"/>
              <w:left w:val="nil"/>
              <w:bottom w:val="single" w:sz="4" w:space="0" w:color="3F3F3F"/>
              <w:right w:val="single" w:sz="4" w:space="0" w:color="3F3F3F"/>
            </w:tcBorders>
            <w:shd w:val="clear" w:color="000000" w:fill="F2F2F2"/>
            <w:noWrap/>
            <w:vAlign w:val="bottom"/>
            <w:hideMark/>
          </w:tcPr>
          <w:p w14:paraId="026B59D7"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0.019525</w:t>
            </w:r>
          </w:p>
        </w:tc>
        <w:tc>
          <w:tcPr>
            <w:tcW w:w="980" w:type="dxa"/>
            <w:tcBorders>
              <w:top w:val="nil"/>
              <w:left w:val="nil"/>
              <w:bottom w:val="single" w:sz="4" w:space="0" w:color="3F3F3F"/>
              <w:right w:val="single" w:sz="4" w:space="0" w:color="3F3F3F"/>
            </w:tcBorders>
            <w:shd w:val="clear" w:color="000000" w:fill="F2F2F2"/>
            <w:noWrap/>
            <w:vAlign w:val="bottom"/>
            <w:hideMark/>
          </w:tcPr>
          <w:p w14:paraId="6B623A49"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0.016225</w:t>
            </w:r>
          </w:p>
        </w:tc>
        <w:tc>
          <w:tcPr>
            <w:tcW w:w="980" w:type="dxa"/>
            <w:tcBorders>
              <w:top w:val="nil"/>
              <w:left w:val="nil"/>
              <w:bottom w:val="single" w:sz="4" w:space="0" w:color="3F3F3F"/>
              <w:right w:val="single" w:sz="4" w:space="0" w:color="3F3F3F"/>
            </w:tcBorders>
            <w:shd w:val="clear" w:color="000000" w:fill="F2F2F2"/>
            <w:noWrap/>
            <w:vAlign w:val="bottom"/>
            <w:hideMark/>
          </w:tcPr>
          <w:p w14:paraId="3262F0AB"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0.019359</w:t>
            </w:r>
          </w:p>
        </w:tc>
        <w:tc>
          <w:tcPr>
            <w:tcW w:w="980" w:type="dxa"/>
            <w:tcBorders>
              <w:top w:val="nil"/>
              <w:left w:val="nil"/>
              <w:bottom w:val="single" w:sz="4" w:space="0" w:color="3F3F3F"/>
              <w:right w:val="single" w:sz="4" w:space="0" w:color="3F3F3F"/>
            </w:tcBorders>
            <w:shd w:val="clear" w:color="000000" w:fill="F2F2F2"/>
            <w:noWrap/>
            <w:vAlign w:val="bottom"/>
            <w:hideMark/>
          </w:tcPr>
          <w:p w14:paraId="18B79B21"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0.333333</w:t>
            </w:r>
          </w:p>
        </w:tc>
      </w:tr>
      <w:tr w:rsidR="000615E5" w:rsidRPr="0010080C" w14:paraId="25327F74" w14:textId="77777777" w:rsidTr="0010080C">
        <w:trPr>
          <w:trHeight w:val="300"/>
        </w:trPr>
        <w:tc>
          <w:tcPr>
            <w:tcW w:w="1000" w:type="dxa"/>
            <w:tcBorders>
              <w:top w:val="nil"/>
              <w:left w:val="single" w:sz="4" w:space="0" w:color="7F7F7F"/>
              <w:bottom w:val="single" w:sz="4" w:space="0" w:color="7F7F7F"/>
              <w:right w:val="single" w:sz="4" w:space="0" w:color="7F7F7F"/>
            </w:tcBorders>
            <w:shd w:val="clear" w:color="000000" w:fill="FFCC99"/>
            <w:noWrap/>
            <w:vAlign w:val="bottom"/>
            <w:hideMark/>
          </w:tcPr>
          <w:p w14:paraId="2897B6AC" w14:textId="77777777" w:rsidR="000615E5" w:rsidRPr="0010080C" w:rsidRDefault="000615E5" w:rsidP="000615E5">
            <w:pPr>
              <w:spacing w:after="0" w:line="240" w:lineRule="auto"/>
              <w:rPr>
                <w:rFonts w:ascii="Aptos Narrow" w:eastAsia="Times New Roman" w:hAnsi="Aptos Narrow" w:cs="Times New Roman"/>
                <w:color w:val="3F3F76"/>
                <w:kern w:val="0"/>
                <w:sz w:val="16"/>
                <w:szCs w:val="16"/>
                <w:lang w:eastAsia="en-GB"/>
                <w14:ligatures w14:val="none"/>
              </w:rPr>
            </w:pPr>
            <w:r w:rsidRPr="0010080C">
              <w:rPr>
                <w:rFonts w:ascii="Aptos Narrow" w:eastAsia="Times New Roman" w:hAnsi="Aptos Narrow" w:cs="Times New Roman"/>
                <w:color w:val="3F3F76"/>
                <w:kern w:val="0"/>
                <w:sz w:val="16"/>
                <w:szCs w:val="16"/>
                <w:lang w:eastAsia="en-GB"/>
                <w14:ligatures w14:val="none"/>
              </w:rPr>
              <w:t>16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5F47B541"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1.893E+11</w:t>
            </w:r>
          </w:p>
        </w:tc>
        <w:tc>
          <w:tcPr>
            <w:tcW w:w="1160" w:type="dxa"/>
            <w:tcBorders>
              <w:top w:val="nil"/>
              <w:left w:val="nil"/>
              <w:bottom w:val="single" w:sz="4" w:space="0" w:color="3F3F3F"/>
              <w:right w:val="single" w:sz="4" w:space="0" w:color="3F3F3F"/>
            </w:tcBorders>
            <w:shd w:val="clear" w:color="000000" w:fill="F2F2F2"/>
            <w:noWrap/>
            <w:vAlign w:val="bottom"/>
            <w:hideMark/>
          </w:tcPr>
          <w:p w14:paraId="5D017779"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435085.965</w:t>
            </w:r>
          </w:p>
        </w:tc>
        <w:tc>
          <w:tcPr>
            <w:tcW w:w="1517" w:type="dxa"/>
            <w:tcBorders>
              <w:top w:val="nil"/>
              <w:left w:val="nil"/>
              <w:bottom w:val="single" w:sz="4" w:space="0" w:color="3F3F3F"/>
              <w:right w:val="single" w:sz="4" w:space="0" w:color="3F3F3F"/>
            </w:tcBorders>
            <w:shd w:val="clear" w:color="000000" w:fill="F2F2F2"/>
            <w:noWrap/>
            <w:vAlign w:val="bottom"/>
            <w:hideMark/>
          </w:tcPr>
          <w:p w14:paraId="1C513646"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398595.9933</w:t>
            </w:r>
          </w:p>
        </w:tc>
        <w:tc>
          <w:tcPr>
            <w:tcW w:w="903" w:type="dxa"/>
            <w:tcBorders>
              <w:top w:val="nil"/>
              <w:left w:val="nil"/>
              <w:bottom w:val="single" w:sz="4" w:space="0" w:color="3F3F3F"/>
              <w:right w:val="single" w:sz="4" w:space="0" w:color="3F3F3F"/>
            </w:tcBorders>
            <w:shd w:val="clear" w:color="000000" w:fill="F2F2F2"/>
            <w:noWrap/>
            <w:vAlign w:val="bottom"/>
            <w:hideMark/>
          </w:tcPr>
          <w:p w14:paraId="729BE2AF"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0.02034</w:t>
            </w:r>
          </w:p>
        </w:tc>
        <w:tc>
          <w:tcPr>
            <w:tcW w:w="980" w:type="dxa"/>
            <w:tcBorders>
              <w:top w:val="nil"/>
              <w:left w:val="nil"/>
              <w:bottom w:val="single" w:sz="4" w:space="0" w:color="3F3F3F"/>
              <w:right w:val="single" w:sz="4" w:space="0" w:color="3F3F3F"/>
            </w:tcBorders>
            <w:shd w:val="clear" w:color="000000" w:fill="F2F2F2"/>
            <w:noWrap/>
            <w:vAlign w:val="bottom"/>
            <w:hideMark/>
          </w:tcPr>
          <w:p w14:paraId="615449CF"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0.019209</w:t>
            </w:r>
          </w:p>
        </w:tc>
        <w:tc>
          <w:tcPr>
            <w:tcW w:w="980" w:type="dxa"/>
            <w:tcBorders>
              <w:top w:val="nil"/>
              <w:left w:val="nil"/>
              <w:bottom w:val="single" w:sz="4" w:space="0" w:color="3F3F3F"/>
              <w:right w:val="single" w:sz="4" w:space="0" w:color="3F3F3F"/>
            </w:tcBorders>
            <w:shd w:val="clear" w:color="000000" w:fill="F2F2F2"/>
            <w:noWrap/>
            <w:vAlign w:val="bottom"/>
            <w:hideMark/>
          </w:tcPr>
          <w:p w14:paraId="79A07C50"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0.020148</w:t>
            </w:r>
          </w:p>
        </w:tc>
        <w:tc>
          <w:tcPr>
            <w:tcW w:w="980" w:type="dxa"/>
            <w:tcBorders>
              <w:top w:val="nil"/>
              <w:left w:val="nil"/>
              <w:bottom w:val="single" w:sz="4" w:space="0" w:color="3F3F3F"/>
              <w:right w:val="single" w:sz="4" w:space="0" w:color="3F3F3F"/>
            </w:tcBorders>
            <w:shd w:val="clear" w:color="000000" w:fill="F2F2F2"/>
            <w:noWrap/>
            <w:vAlign w:val="bottom"/>
            <w:hideMark/>
          </w:tcPr>
          <w:p w14:paraId="1CCDFB68"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0.333333</w:t>
            </w:r>
          </w:p>
        </w:tc>
      </w:tr>
      <w:tr w:rsidR="000615E5" w:rsidRPr="0010080C" w14:paraId="59FFDE32" w14:textId="77777777" w:rsidTr="0010080C">
        <w:trPr>
          <w:trHeight w:val="300"/>
        </w:trPr>
        <w:tc>
          <w:tcPr>
            <w:tcW w:w="1000" w:type="dxa"/>
            <w:tcBorders>
              <w:top w:val="nil"/>
              <w:left w:val="single" w:sz="4" w:space="0" w:color="7F7F7F"/>
              <w:bottom w:val="single" w:sz="4" w:space="0" w:color="7F7F7F"/>
              <w:right w:val="single" w:sz="4" w:space="0" w:color="7F7F7F"/>
            </w:tcBorders>
            <w:shd w:val="clear" w:color="000000" w:fill="FFCC99"/>
            <w:noWrap/>
            <w:vAlign w:val="bottom"/>
            <w:hideMark/>
          </w:tcPr>
          <w:p w14:paraId="1D50413C" w14:textId="77777777" w:rsidR="000615E5" w:rsidRPr="0010080C" w:rsidRDefault="000615E5" w:rsidP="000615E5">
            <w:pPr>
              <w:spacing w:after="0" w:line="240" w:lineRule="auto"/>
              <w:rPr>
                <w:rFonts w:ascii="Aptos Narrow" w:eastAsia="Times New Roman" w:hAnsi="Aptos Narrow" w:cs="Times New Roman"/>
                <w:color w:val="3F3F76"/>
                <w:kern w:val="0"/>
                <w:sz w:val="16"/>
                <w:szCs w:val="16"/>
                <w:lang w:eastAsia="en-GB"/>
                <w14:ligatures w14:val="none"/>
              </w:rPr>
            </w:pPr>
            <w:r w:rsidRPr="0010080C">
              <w:rPr>
                <w:rFonts w:ascii="Aptos Narrow" w:eastAsia="Times New Roman" w:hAnsi="Aptos Narrow" w:cs="Times New Roman"/>
                <w:color w:val="3F3F76"/>
                <w:kern w:val="0"/>
                <w:sz w:val="16"/>
                <w:szCs w:val="16"/>
                <w:lang w:eastAsia="en-GB"/>
                <w14:ligatures w14:val="none"/>
              </w:rPr>
              <w:t>17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2AE36833"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2.05648E+11</w:t>
            </w:r>
          </w:p>
        </w:tc>
        <w:tc>
          <w:tcPr>
            <w:tcW w:w="1160" w:type="dxa"/>
            <w:tcBorders>
              <w:top w:val="nil"/>
              <w:left w:val="nil"/>
              <w:bottom w:val="single" w:sz="4" w:space="0" w:color="3F3F3F"/>
              <w:right w:val="single" w:sz="4" w:space="0" w:color="3F3F3F"/>
            </w:tcBorders>
            <w:shd w:val="clear" w:color="000000" w:fill="F2F2F2"/>
            <w:noWrap/>
            <w:vAlign w:val="bottom"/>
            <w:hideMark/>
          </w:tcPr>
          <w:p w14:paraId="7121385A"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453484.698</w:t>
            </w:r>
          </w:p>
        </w:tc>
        <w:tc>
          <w:tcPr>
            <w:tcW w:w="1517" w:type="dxa"/>
            <w:tcBorders>
              <w:top w:val="nil"/>
              <w:left w:val="nil"/>
              <w:bottom w:val="single" w:sz="4" w:space="0" w:color="3F3F3F"/>
              <w:right w:val="single" w:sz="4" w:space="0" w:color="3F3F3F"/>
            </w:tcBorders>
            <w:shd w:val="clear" w:color="000000" w:fill="F2F2F2"/>
            <w:noWrap/>
            <w:vAlign w:val="bottom"/>
            <w:hideMark/>
          </w:tcPr>
          <w:p w14:paraId="227BCE02"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415200.4947</w:t>
            </w:r>
          </w:p>
        </w:tc>
        <w:tc>
          <w:tcPr>
            <w:tcW w:w="903" w:type="dxa"/>
            <w:tcBorders>
              <w:top w:val="nil"/>
              <w:left w:val="nil"/>
              <w:bottom w:val="single" w:sz="4" w:space="0" w:color="3F3F3F"/>
              <w:right w:val="single" w:sz="4" w:space="0" w:color="3F3F3F"/>
            </w:tcBorders>
            <w:shd w:val="clear" w:color="000000" w:fill="F2F2F2"/>
            <w:noWrap/>
            <w:vAlign w:val="bottom"/>
            <w:hideMark/>
          </w:tcPr>
          <w:p w14:paraId="029AD934"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0.021271</w:t>
            </w:r>
          </w:p>
        </w:tc>
        <w:tc>
          <w:tcPr>
            <w:tcW w:w="980" w:type="dxa"/>
            <w:tcBorders>
              <w:top w:val="nil"/>
              <w:left w:val="nil"/>
              <w:bottom w:val="single" w:sz="4" w:space="0" w:color="3F3F3F"/>
              <w:right w:val="single" w:sz="4" w:space="0" w:color="3F3F3F"/>
            </w:tcBorders>
            <w:shd w:val="clear" w:color="000000" w:fill="F2F2F2"/>
            <w:noWrap/>
            <w:vAlign w:val="bottom"/>
            <w:hideMark/>
          </w:tcPr>
          <w:p w14:paraId="098B5565"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0.022189</w:t>
            </w:r>
          </w:p>
        </w:tc>
        <w:tc>
          <w:tcPr>
            <w:tcW w:w="980" w:type="dxa"/>
            <w:tcBorders>
              <w:top w:val="nil"/>
              <w:left w:val="nil"/>
              <w:bottom w:val="single" w:sz="4" w:space="0" w:color="3F3F3F"/>
              <w:right w:val="single" w:sz="4" w:space="0" w:color="3F3F3F"/>
            </w:tcBorders>
            <w:shd w:val="clear" w:color="000000" w:fill="F2F2F2"/>
            <w:noWrap/>
            <w:vAlign w:val="bottom"/>
            <w:hideMark/>
          </w:tcPr>
          <w:p w14:paraId="4157AB55"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0.021048</w:t>
            </w:r>
          </w:p>
        </w:tc>
        <w:tc>
          <w:tcPr>
            <w:tcW w:w="980" w:type="dxa"/>
            <w:tcBorders>
              <w:top w:val="nil"/>
              <w:left w:val="nil"/>
              <w:bottom w:val="single" w:sz="4" w:space="0" w:color="3F3F3F"/>
              <w:right w:val="single" w:sz="4" w:space="0" w:color="3F3F3F"/>
            </w:tcBorders>
            <w:shd w:val="clear" w:color="000000" w:fill="F2F2F2"/>
            <w:noWrap/>
            <w:vAlign w:val="bottom"/>
            <w:hideMark/>
          </w:tcPr>
          <w:p w14:paraId="5B54A9B8"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0.333333</w:t>
            </w:r>
          </w:p>
        </w:tc>
      </w:tr>
      <w:tr w:rsidR="000615E5" w:rsidRPr="0010080C" w14:paraId="25B1E264" w14:textId="77777777" w:rsidTr="0010080C">
        <w:trPr>
          <w:trHeight w:val="300"/>
        </w:trPr>
        <w:tc>
          <w:tcPr>
            <w:tcW w:w="1000" w:type="dxa"/>
            <w:tcBorders>
              <w:top w:val="nil"/>
              <w:left w:val="single" w:sz="4" w:space="0" w:color="7F7F7F"/>
              <w:bottom w:val="single" w:sz="4" w:space="0" w:color="7F7F7F"/>
              <w:right w:val="single" w:sz="4" w:space="0" w:color="7F7F7F"/>
            </w:tcBorders>
            <w:shd w:val="clear" w:color="000000" w:fill="FFCC99"/>
            <w:noWrap/>
            <w:vAlign w:val="bottom"/>
            <w:hideMark/>
          </w:tcPr>
          <w:p w14:paraId="47FC02A6" w14:textId="77777777" w:rsidR="000615E5" w:rsidRPr="0010080C" w:rsidRDefault="000615E5" w:rsidP="000615E5">
            <w:pPr>
              <w:spacing w:after="0" w:line="240" w:lineRule="auto"/>
              <w:rPr>
                <w:rFonts w:ascii="Aptos Narrow" w:eastAsia="Times New Roman" w:hAnsi="Aptos Narrow" w:cs="Times New Roman"/>
                <w:color w:val="3F3F76"/>
                <w:kern w:val="0"/>
                <w:sz w:val="16"/>
                <w:szCs w:val="16"/>
                <w:lang w:eastAsia="en-GB"/>
                <w14:ligatures w14:val="none"/>
              </w:rPr>
            </w:pPr>
            <w:r w:rsidRPr="0010080C">
              <w:rPr>
                <w:rFonts w:ascii="Aptos Narrow" w:eastAsia="Times New Roman" w:hAnsi="Aptos Narrow" w:cs="Times New Roman"/>
                <w:color w:val="3F3F76"/>
                <w:kern w:val="0"/>
                <w:sz w:val="16"/>
                <w:szCs w:val="16"/>
                <w:lang w:eastAsia="en-GB"/>
                <w14:ligatures w14:val="none"/>
              </w:rPr>
              <w:t>18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29FE7605"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2.24758E+11</w:t>
            </w:r>
          </w:p>
        </w:tc>
        <w:tc>
          <w:tcPr>
            <w:tcW w:w="1160" w:type="dxa"/>
            <w:tcBorders>
              <w:top w:val="nil"/>
              <w:left w:val="nil"/>
              <w:bottom w:val="single" w:sz="4" w:space="0" w:color="3F3F3F"/>
              <w:right w:val="single" w:sz="4" w:space="0" w:color="3F3F3F"/>
            </w:tcBorders>
            <w:shd w:val="clear" w:color="000000" w:fill="F2F2F2"/>
            <w:noWrap/>
            <w:vAlign w:val="bottom"/>
            <w:hideMark/>
          </w:tcPr>
          <w:p w14:paraId="22025DE2"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474085.962</w:t>
            </w:r>
          </w:p>
        </w:tc>
        <w:tc>
          <w:tcPr>
            <w:tcW w:w="1517" w:type="dxa"/>
            <w:tcBorders>
              <w:top w:val="nil"/>
              <w:left w:val="nil"/>
              <w:bottom w:val="single" w:sz="4" w:space="0" w:color="3F3F3F"/>
              <w:right w:val="single" w:sz="4" w:space="0" w:color="3F3F3F"/>
            </w:tcBorders>
            <w:shd w:val="clear" w:color="000000" w:fill="F2F2F2"/>
            <w:noWrap/>
            <w:vAlign w:val="bottom"/>
            <w:hideMark/>
          </w:tcPr>
          <w:p w14:paraId="4FD86631"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433410.4172</w:t>
            </w:r>
          </w:p>
        </w:tc>
        <w:tc>
          <w:tcPr>
            <w:tcW w:w="903" w:type="dxa"/>
            <w:tcBorders>
              <w:top w:val="nil"/>
              <w:left w:val="nil"/>
              <w:bottom w:val="single" w:sz="4" w:space="0" w:color="3F3F3F"/>
              <w:right w:val="single" w:sz="4" w:space="0" w:color="3F3F3F"/>
            </w:tcBorders>
            <w:shd w:val="clear" w:color="000000" w:fill="F2F2F2"/>
            <w:noWrap/>
            <w:vAlign w:val="bottom"/>
            <w:hideMark/>
          </w:tcPr>
          <w:p w14:paraId="3BD53D64"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0.022292</w:t>
            </w:r>
          </w:p>
        </w:tc>
        <w:tc>
          <w:tcPr>
            <w:tcW w:w="980" w:type="dxa"/>
            <w:tcBorders>
              <w:top w:val="nil"/>
              <w:left w:val="nil"/>
              <w:bottom w:val="single" w:sz="4" w:space="0" w:color="3F3F3F"/>
              <w:right w:val="single" w:sz="4" w:space="0" w:color="3F3F3F"/>
            </w:tcBorders>
            <w:shd w:val="clear" w:color="000000" w:fill="F2F2F2"/>
            <w:noWrap/>
            <w:vAlign w:val="bottom"/>
            <w:hideMark/>
          </w:tcPr>
          <w:p w14:paraId="7EA10C20"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0.024762</w:t>
            </w:r>
          </w:p>
        </w:tc>
        <w:tc>
          <w:tcPr>
            <w:tcW w:w="980" w:type="dxa"/>
            <w:tcBorders>
              <w:top w:val="nil"/>
              <w:left w:val="nil"/>
              <w:bottom w:val="single" w:sz="4" w:space="0" w:color="3F3F3F"/>
              <w:right w:val="single" w:sz="4" w:space="0" w:color="3F3F3F"/>
            </w:tcBorders>
            <w:shd w:val="clear" w:color="000000" w:fill="F2F2F2"/>
            <w:noWrap/>
            <w:vAlign w:val="bottom"/>
            <w:hideMark/>
          </w:tcPr>
          <w:p w14:paraId="035B2FEC"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0.022036</w:t>
            </w:r>
          </w:p>
        </w:tc>
        <w:tc>
          <w:tcPr>
            <w:tcW w:w="980" w:type="dxa"/>
            <w:tcBorders>
              <w:top w:val="nil"/>
              <w:left w:val="nil"/>
              <w:bottom w:val="single" w:sz="4" w:space="0" w:color="3F3F3F"/>
              <w:right w:val="single" w:sz="4" w:space="0" w:color="3F3F3F"/>
            </w:tcBorders>
            <w:shd w:val="clear" w:color="000000" w:fill="F2F2F2"/>
            <w:noWrap/>
            <w:vAlign w:val="bottom"/>
            <w:hideMark/>
          </w:tcPr>
          <w:p w14:paraId="5C4A33CB"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0.333333</w:t>
            </w:r>
          </w:p>
        </w:tc>
      </w:tr>
      <w:tr w:rsidR="000615E5" w:rsidRPr="0010080C" w14:paraId="0B33B86A" w14:textId="77777777" w:rsidTr="0010080C">
        <w:trPr>
          <w:trHeight w:val="300"/>
        </w:trPr>
        <w:tc>
          <w:tcPr>
            <w:tcW w:w="1000" w:type="dxa"/>
            <w:tcBorders>
              <w:top w:val="nil"/>
              <w:left w:val="single" w:sz="4" w:space="0" w:color="7F7F7F"/>
              <w:bottom w:val="single" w:sz="4" w:space="0" w:color="7F7F7F"/>
              <w:right w:val="single" w:sz="4" w:space="0" w:color="7F7F7F"/>
            </w:tcBorders>
            <w:shd w:val="clear" w:color="000000" w:fill="FFCC99"/>
            <w:noWrap/>
            <w:vAlign w:val="bottom"/>
            <w:hideMark/>
          </w:tcPr>
          <w:p w14:paraId="3446E288" w14:textId="77777777" w:rsidR="000615E5" w:rsidRPr="0010080C" w:rsidRDefault="000615E5" w:rsidP="000615E5">
            <w:pPr>
              <w:spacing w:after="0" w:line="240" w:lineRule="auto"/>
              <w:rPr>
                <w:rFonts w:ascii="Aptos Narrow" w:eastAsia="Times New Roman" w:hAnsi="Aptos Narrow" w:cs="Times New Roman"/>
                <w:color w:val="3F3F76"/>
                <w:kern w:val="0"/>
                <w:sz w:val="16"/>
                <w:szCs w:val="16"/>
                <w:lang w:eastAsia="en-GB"/>
                <w14:ligatures w14:val="none"/>
              </w:rPr>
            </w:pPr>
            <w:r w:rsidRPr="0010080C">
              <w:rPr>
                <w:rFonts w:ascii="Aptos Narrow" w:eastAsia="Times New Roman" w:hAnsi="Aptos Narrow" w:cs="Times New Roman"/>
                <w:color w:val="3F3F76"/>
                <w:kern w:val="0"/>
                <w:sz w:val="16"/>
                <w:szCs w:val="16"/>
                <w:lang w:eastAsia="en-GB"/>
                <w14:ligatures w14:val="none"/>
              </w:rPr>
              <w:t>19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1E6D4AD5"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2.42346E+11</w:t>
            </w:r>
          </w:p>
        </w:tc>
        <w:tc>
          <w:tcPr>
            <w:tcW w:w="1160" w:type="dxa"/>
            <w:tcBorders>
              <w:top w:val="nil"/>
              <w:left w:val="nil"/>
              <w:bottom w:val="single" w:sz="4" w:space="0" w:color="3F3F3F"/>
              <w:right w:val="single" w:sz="4" w:space="0" w:color="3F3F3F"/>
            </w:tcBorders>
            <w:shd w:val="clear" w:color="000000" w:fill="F2F2F2"/>
            <w:noWrap/>
            <w:vAlign w:val="bottom"/>
            <w:hideMark/>
          </w:tcPr>
          <w:p w14:paraId="61DC9588"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492286.038</w:t>
            </w:r>
          </w:p>
        </w:tc>
        <w:tc>
          <w:tcPr>
            <w:tcW w:w="1517" w:type="dxa"/>
            <w:tcBorders>
              <w:top w:val="nil"/>
              <w:left w:val="nil"/>
              <w:bottom w:val="single" w:sz="4" w:space="0" w:color="3F3F3F"/>
              <w:right w:val="single" w:sz="4" w:space="0" w:color="3F3F3F"/>
            </w:tcBorders>
            <w:shd w:val="clear" w:color="000000" w:fill="F2F2F2"/>
            <w:noWrap/>
            <w:vAlign w:val="bottom"/>
            <w:hideMark/>
          </w:tcPr>
          <w:p w14:paraId="66617F89"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447984.9878</w:t>
            </w:r>
          </w:p>
        </w:tc>
        <w:tc>
          <w:tcPr>
            <w:tcW w:w="903" w:type="dxa"/>
            <w:tcBorders>
              <w:top w:val="nil"/>
              <w:left w:val="nil"/>
              <w:bottom w:val="single" w:sz="4" w:space="0" w:color="3F3F3F"/>
              <w:right w:val="single" w:sz="4" w:space="0" w:color="3F3F3F"/>
            </w:tcBorders>
            <w:shd w:val="clear" w:color="000000" w:fill="F2F2F2"/>
            <w:noWrap/>
            <w:vAlign w:val="bottom"/>
            <w:hideMark/>
          </w:tcPr>
          <w:p w14:paraId="456691A5"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0.023125</w:t>
            </w:r>
          </w:p>
        </w:tc>
        <w:tc>
          <w:tcPr>
            <w:tcW w:w="980" w:type="dxa"/>
            <w:tcBorders>
              <w:top w:val="nil"/>
              <w:left w:val="nil"/>
              <w:bottom w:val="single" w:sz="4" w:space="0" w:color="3F3F3F"/>
              <w:right w:val="single" w:sz="4" w:space="0" w:color="3F3F3F"/>
            </w:tcBorders>
            <w:shd w:val="clear" w:color="000000" w:fill="F2F2F2"/>
            <w:noWrap/>
            <w:vAlign w:val="bottom"/>
            <w:hideMark/>
          </w:tcPr>
          <w:p w14:paraId="0AEE4FD8"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0.028491</w:t>
            </w:r>
          </w:p>
        </w:tc>
        <w:tc>
          <w:tcPr>
            <w:tcW w:w="980" w:type="dxa"/>
            <w:tcBorders>
              <w:top w:val="nil"/>
              <w:left w:val="nil"/>
              <w:bottom w:val="single" w:sz="4" w:space="0" w:color="3F3F3F"/>
              <w:right w:val="single" w:sz="4" w:space="0" w:color="3F3F3F"/>
            </w:tcBorders>
            <w:shd w:val="clear" w:color="000000" w:fill="F2F2F2"/>
            <w:noWrap/>
            <w:vAlign w:val="bottom"/>
            <w:hideMark/>
          </w:tcPr>
          <w:p w14:paraId="7379D055"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0.022838</w:t>
            </w:r>
          </w:p>
        </w:tc>
        <w:tc>
          <w:tcPr>
            <w:tcW w:w="980" w:type="dxa"/>
            <w:tcBorders>
              <w:top w:val="nil"/>
              <w:left w:val="nil"/>
              <w:bottom w:val="single" w:sz="4" w:space="0" w:color="3F3F3F"/>
              <w:right w:val="single" w:sz="4" w:space="0" w:color="3F3F3F"/>
            </w:tcBorders>
            <w:shd w:val="clear" w:color="000000" w:fill="F2F2F2"/>
            <w:noWrap/>
            <w:vAlign w:val="bottom"/>
            <w:hideMark/>
          </w:tcPr>
          <w:p w14:paraId="233A35EE"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0.333333</w:t>
            </w:r>
          </w:p>
        </w:tc>
      </w:tr>
      <w:tr w:rsidR="000615E5" w:rsidRPr="0010080C" w14:paraId="64ED0180" w14:textId="77777777" w:rsidTr="0010080C">
        <w:trPr>
          <w:trHeight w:val="300"/>
        </w:trPr>
        <w:tc>
          <w:tcPr>
            <w:tcW w:w="1000" w:type="dxa"/>
            <w:tcBorders>
              <w:top w:val="nil"/>
              <w:left w:val="single" w:sz="4" w:space="0" w:color="7F7F7F"/>
              <w:bottom w:val="single" w:sz="4" w:space="0" w:color="7F7F7F"/>
              <w:right w:val="single" w:sz="4" w:space="0" w:color="7F7F7F"/>
            </w:tcBorders>
            <w:shd w:val="clear" w:color="000000" w:fill="FFCC99"/>
            <w:noWrap/>
            <w:vAlign w:val="bottom"/>
            <w:hideMark/>
          </w:tcPr>
          <w:p w14:paraId="5A3682E3" w14:textId="77777777" w:rsidR="000615E5" w:rsidRPr="0010080C" w:rsidRDefault="000615E5" w:rsidP="000615E5">
            <w:pPr>
              <w:spacing w:after="0" w:line="240" w:lineRule="auto"/>
              <w:rPr>
                <w:rFonts w:ascii="Aptos Narrow" w:eastAsia="Times New Roman" w:hAnsi="Aptos Narrow" w:cs="Times New Roman"/>
                <w:color w:val="3F3F76"/>
                <w:kern w:val="0"/>
                <w:sz w:val="16"/>
                <w:szCs w:val="16"/>
                <w:lang w:eastAsia="en-GB"/>
                <w14:ligatures w14:val="none"/>
              </w:rPr>
            </w:pPr>
            <w:r w:rsidRPr="0010080C">
              <w:rPr>
                <w:rFonts w:ascii="Aptos Narrow" w:eastAsia="Times New Roman" w:hAnsi="Aptos Narrow" w:cs="Times New Roman"/>
                <w:color w:val="3F3F76"/>
                <w:kern w:val="0"/>
                <w:sz w:val="16"/>
                <w:szCs w:val="16"/>
                <w:lang w:eastAsia="en-GB"/>
                <w14:ligatures w14:val="none"/>
              </w:rPr>
              <w:t>20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78482A22"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2.55442E+11</w:t>
            </w:r>
          </w:p>
        </w:tc>
        <w:tc>
          <w:tcPr>
            <w:tcW w:w="1160" w:type="dxa"/>
            <w:tcBorders>
              <w:top w:val="nil"/>
              <w:left w:val="nil"/>
              <w:bottom w:val="single" w:sz="4" w:space="0" w:color="3F3F3F"/>
              <w:right w:val="single" w:sz="4" w:space="0" w:color="3F3F3F"/>
            </w:tcBorders>
            <w:shd w:val="clear" w:color="000000" w:fill="F2F2F2"/>
            <w:noWrap/>
            <w:vAlign w:val="bottom"/>
            <w:hideMark/>
          </w:tcPr>
          <w:p w14:paraId="03855B3B"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505412.868</w:t>
            </w:r>
          </w:p>
        </w:tc>
        <w:tc>
          <w:tcPr>
            <w:tcW w:w="1517" w:type="dxa"/>
            <w:tcBorders>
              <w:top w:val="nil"/>
              <w:left w:val="nil"/>
              <w:bottom w:val="single" w:sz="4" w:space="0" w:color="3F3F3F"/>
              <w:right w:val="single" w:sz="4" w:space="0" w:color="3F3F3F"/>
            </w:tcBorders>
            <w:shd w:val="clear" w:color="000000" w:fill="F2F2F2"/>
            <w:noWrap/>
            <w:vAlign w:val="bottom"/>
            <w:hideMark/>
          </w:tcPr>
          <w:p w14:paraId="2E09AA18"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457031.2616</w:t>
            </w:r>
          </w:p>
        </w:tc>
        <w:tc>
          <w:tcPr>
            <w:tcW w:w="903" w:type="dxa"/>
            <w:tcBorders>
              <w:top w:val="nil"/>
              <w:left w:val="nil"/>
              <w:bottom w:val="single" w:sz="4" w:space="0" w:color="3F3F3F"/>
              <w:right w:val="single" w:sz="4" w:space="0" w:color="3F3F3F"/>
            </w:tcBorders>
            <w:shd w:val="clear" w:color="000000" w:fill="F2F2F2"/>
            <w:noWrap/>
            <w:vAlign w:val="bottom"/>
            <w:hideMark/>
          </w:tcPr>
          <w:p w14:paraId="43CF3562"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0.023649</w:t>
            </w:r>
          </w:p>
        </w:tc>
        <w:tc>
          <w:tcPr>
            <w:tcW w:w="980" w:type="dxa"/>
            <w:tcBorders>
              <w:top w:val="nil"/>
              <w:left w:val="nil"/>
              <w:bottom w:val="single" w:sz="4" w:space="0" w:color="3F3F3F"/>
              <w:right w:val="single" w:sz="4" w:space="0" w:color="3F3F3F"/>
            </w:tcBorders>
            <w:shd w:val="clear" w:color="000000" w:fill="F2F2F2"/>
            <w:noWrap/>
            <w:vAlign w:val="bottom"/>
            <w:hideMark/>
          </w:tcPr>
          <w:p w14:paraId="7F3FC232"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0.03093</w:t>
            </w:r>
          </w:p>
        </w:tc>
        <w:tc>
          <w:tcPr>
            <w:tcW w:w="980" w:type="dxa"/>
            <w:tcBorders>
              <w:top w:val="nil"/>
              <w:left w:val="nil"/>
              <w:bottom w:val="single" w:sz="4" w:space="0" w:color="3F3F3F"/>
              <w:right w:val="single" w:sz="4" w:space="0" w:color="3F3F3F"/>
            </w:tcBorders>
            <w:shd w:val="clear" w:color="000000" w:fill="F2F2F2"/>
            <w:noWrap/>
            <w:vAlign w:val="bottom"/>
            <w:hideMark/>
          </w:tcPr>
          <w:p w14:paraId="4C09F0F3"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0.023337</w:t>
            </w:r>
          </w:p>
        </w:tc>
        <w:tc>
          <w:tcPr>
            <w:tcW w:w="980" w:type="dxa"/>
            <w:tcBorders>
              <w:top w:val="nil"/>
              <w:left w:val="nil"/>
              <w:bottom w:val="single" w:sz="4" w:space="0" w:color="3F3F3F"/>
              <w:right w:val="single" w:sz="4" w:space="0" w:color="3F3F3F"/>
            </w:tcBorders>
            <w:shd w:val="clear" w:color="000000" w:fill="F2F2F2"/>
            <w:noWrap/>
            <w:vAlign w:val="bottom"/>
            <w:hideMark/>
          </w:tcPr>
          <w:p w14:paraId="346D6CA0"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0.333333</w:t>
            </w:r>
          </w:p>
        </w:tc>
      </w:tr>
      <w:tr w:rsidR="000615E5" w:rsidRPr="0010080C" w14:paraId="56848066" w14:textId="77777777" w:rsidTr="0010080C">
        <w:trPr>
          <w:trHeight w:val="300"/>
        </w:trPr>
        <w:tc>
          <w:tcPr>
            <w:tcW w:w="1000" w:type="dxa"/>
            <w:tcBorders>
              <w:top w:val="nil"/>
              <w:left w:val="single" w:sz="4" w:space="0" w:color="7F7F7F"/>
              <w:bottom w:val="single" w:sz="4" w:space="0" w:color="7F7F7F"/>
              <w:right w:val="single" w:sz="4" w:space="0" w:color="7F7F7F"/>
            </w:tcBorders>
            <w:shd w:val="clear" w:color="000000" w:fill="FFCC99"/>
            <w:noWrap/>
            <w:vAlign w:val="bottom"/>
            <w:hideMark/>
          </w:tcPr>
          <w:p w14:paraId="735F815C" w14:textId="77777777" w:rsidR="000615E5" w:rsidRPr="0010080C" w:rsidRDefault="000615E5" w:rsidP="000615E5">
            <w:pPr>
              <w:spacing w:after="0" w:line="240" w:lineRule="auto"/>
              <w:rPr>
                <w:rFonts w:ascii="Aptos Narrow" w:eastAsia="Times New Roman" w:hAnsi="Aptos Narrow" w:cs="Times New Roman"/>
                <w:color w:val="3F3F76"/>
                <w:kern w:val="0"/>
                <w:sz w:val="16"/>
                <w:szCs w:val="16"/>
                <w:lang w:eastAsia="en-GB"/>
                <w14:ligatures w14:val="none"/>
              </w:rPr>
            </w:pPr>
            <w:r w:rsidRPr="0010080C">
              <w:rPr>
                <w:rFonts w:ascii="Aptos Narrow" w:eastAsia="Times New Roman" w:hAnsi="Aptos Narrow" w:cs="Times New Roman"/>
                <w:color w:val="3F3F76"/>
                <w:kern w:val="0"/>
                <w:sz w:val="16"/>
                <w:szCs w:val="16"/>
                <w:lang w:eastAsia="en-GB"/>
                <w14:ligatures w14:val="none"/>
              </w:rPr>
              <w:t>21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31F29BE9"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2.6251E+11</w:t>
            </w:r>
          </w:p>
        </w:tc>
        <w:tc>
          <w:tcPr>
            <w:tcW w:w="1160" w:type="dxa"/>
            <w:tcBorders>
              <w:top w:val="nil"/>
              <w:left w:val="nil"/>
              <w:bottom w:val="single" w:sz="4" w:space="0" w:color="3F3F3F"/>
              <w:right w:val="single" w:sz="4" w:space="0" w:color="3F3F3F"/>
            </w:tcBorders>
            <w:shd w:val="clear" w:color="000000" w:fill="F2F2F2"/>
            <w:noWrap/>
            <w:vAlign w:val="bottom"/>
            <w:hideMark/>
          </w:tcPr>
          <w:p w14:paraId="43540C4A"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512356.799</w:t>
            </w:r>
          </w:p>
        </w:tc>
        <w:tc>
          <w:tcPr>
            <w:tcW w:w="1517" w:type="dxa"/>
            <w:tcBorders>
              <w:top w:val="nil"/>
              <w:left w:val="nil"/>
              <w:bottom w:val="single" w:sz="4" w:space="0" w:color="3F3F3F"/>
              <w:right w:val="single" w:sz="4" w:space="0" w:color="3F3F3F"/>
            </w:tcBorders>
            <w:shd w:val="clear" w:color="000000" w:fill="F2F2F2"/>
            <w:noWrap/>
            <w:vAlign w:val="bottom"/>
            <w:hideMark/>
          </w:tcPr>
          <w:p w14:paraId="0A685A23"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458440.3016</w:t>
            </w:r>
          </w:p>
        </w:tc>
        <w:tc>
          <w:tcPr>
            <w:tcW w:w="903" w:type="dxa"/>
            <w:tcBorders>
              <w:top w:val="nil"/>
              <w:left w:val="nil"/>
              <w:bottom w:val="single" w:sz="4" w:space="0" w:color="3F3F3F"/>
              <w:right w:val="single" w:sz="4" w:space="0" w:color="3F3F3F"/>
            </w:tcBorders>
            <w:shd w:val="clear" w:color="000000" w:fill="F2F2F2"/>
            <w:noWrap/>
            <w:vAlign w:val="bottom"/>
            <w:hideMark/>
          </w:tcPr>
          <w:p w14:paraId="6056AFBA"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0.023746</w:t>
            </w:r>
          </w:p>
        </w:tc>
        <w:tc>
          <w:tcPr>
            <w:tcW w:w="980" w:type="dxa"/>
            <w:tcBorders>
              <w:top w:val="nil"/>
              <w:left w:val="nil"/>
              <w:bottom w:val="single" w:sz="4" w:space="0" w:color="3F3F3F"/>
              <w:right w:val="single" w:sz="4" w:space="0" w:color="3F3F3F"/>
            </w:tcBorders>
            <w:shd w:val="clear" w:color="000000" w:fill="F2F2F2"/>
            <w:noWrap/>
            <w:vAlign w:val="bottom"/>
            <w:hideMark/>
          </w:tcPr>
          <w:p w14:paraId="78A0698E"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0.031251</w:t>
            </w:r>
          </w:p>
        </w:tc>
        <w:tc>
          <w:tcPr>
            <w:tcW w:w="980" w:type="dxa"/>
            <w:tcBorders>
              <w:top w:val="nil"/>
              <w:left w:val="nil"/>
              <w:bottom w:val="single" w:sz="4" w:space="0" w:color="3F3F3F"/>
              <w:right w:val="single" w:sz="4" w:space="0" w:color="3F3F3F"/>
            </w:tcBorders>
            <w:shd w:val="clear" w:color="000000" w:fill="F2F2F2"/>
            <w:noWrap/>
            <w:vAlign w:val="bottom"/>
            <w:hideMark/>
          </w:tcPr>
          <w:p w14:paraId="3CFE5782"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0.023418</w:t>
            </w:r>
          </w:p>
        </w:tc>
        <w:tc>
          <w:tcPr>
            <w:tcW w:w="980" w:type="dxa"/>
            <w:tcBorders>
              <w:top w:val="nil"/>
              <w:left w:val="nil"/>
              <w:bottom w:val="single" w:sz="4" w:space="0" w:color="3F3F3F"/>
              <w:right w:val="single" w:sz="4" w:space="0" w:color="3F3F3F"/>
            </w:tcBorders>
            <w:shd w:val="clear" w:color="000000" w:fill="F2F2F2"/>
            <w:noWrap/>
            <w:vAlign w:val="bottom"/>
            <w:hideMark/>
          </w:tcPr>
          <w:p w14:paraId="046FF7DD"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0.333333</w:t>
            </w:r>
          </w:p>
        </w:tc>
      </w:tr>
      <w:tr w:rsidR="000615E5" w:rsidRPr="0010080C" w14:paraId="0D612474" w14:textId="77777777" w:rsidTr="0010080C">
        <w:trPr>
          <w:trHeight w:val="300"/>
        </w:trPr>
        <w:tc>
          <w:tcPr>
            <w:tcW w:w="1000" w:type="dxa"/>
            <w:tcBorders>
              <w:top w:val="nil"/>
              <w:left w:val="single" w:sz="4" w:space="0" w:color="7F7F7F"/>
              <w:bottom w:val="single" w:sz="4" w:space="0" w:color="7F7F7F"/>
              <w:right w:val="single" w:sz="4" w:space="0" w:color="7F7F7F"/>
            </w:tcBorders>
            <w:shd w:val="clear" w:color="000000" w:fill="FFCC99"/>
            <w:noWrap/>
            <w:vAlign w:val="bottom"/>
            <w:hideMark/>
          </w:tcPr>
          <w:p w14:paraId="343E9BDA" w14:textId="77777777" w:rsidR="000615E5" w:rsidRPr="0010080C" w:rsidRDefault="000615E5" w:rsidP="000615E5">
            <w:pPr>
              <w:spacing w:after="0" w:line="240" w:lineRule="auto"/>
              <w:rPr>
                <w:rFonts w:ascii="Aptos Narrow" w:eastAsia="Times New Roman" w:hAnsi="Aptos Narrow" w:cs="Times New Roman"/>
                <w:color w:val="3F3F76"/>
                <w:kern w:val="0"/>
                <w:sz w:val="16"/>
                <w:szCs w:val="16"/>
                <w:lang w:eastAsia="en-GB"/>
                <w14:ligatures w14:val="none"/>
              </w:rPr>
            </w:pPr>
            <w:r w:rsidRPr="0010080C">
              <w:rPr>
                <w:rFonts w:ascii="Aptos Narrow" w:eastAsia="Times New Roman" w:hAnsi="Aptos Narrow" w:cs="Times New Roman"/>
                <w:color w:val="3F3F76"/>
                <w:kern w:val="0"/>
                <w:sz w:val="16"/>
                <w:szCs w:val="16"/>
                <w:lang w:eastAsia="en-GB"/>
                <w14:ligatures w14:val="none"/>
              </w:rPr>
              <w:t>22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60EDC905"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2.7027E+11</w:t>
            </w:r>
          </w:p>
        </w:tc>
        <w:tc>
          <w:tcPr>
            <w:tcW w:w="1160" w:type="dxa"/>
            <w:tcBorders>
              <w:top w:val="nil"/>
              <w:left w:val="nil"/>
              <w:bottom w:val="single" w:sz="4" w:space="0" w:color="3F3F3F"/>
              <w:right w:val="single" w:sz="4" w:space="0" w:color="3F3F3F"/>
            </w:tcBorders>
            <w:shd w:val="clear" w:color="000000" w:fill="F2F2F2"/>
            <w:noWrap/>
            <w:vAlign w:val="bottom"/>
            <w:hideMark/>
          </w:tcPr>
          <w:p w14:paraId="1D45A1F4"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519875.07</w:t>
            </w:r>
          </w:p>
        </w:tc>
        <w:tc>
          <w:tcPr>
            <w:tcW w:w="1517" w:type="dxa"/>
            <w:tcBorders>
              <w:top w:val="nil"/>
              <w:left w:val="nil"/>
              <w:bottom w:val="single" w:sz="4" w:space="0" w:color="3F3F3F"/>
              <w:right w:val="single" w:sz="4" w:space="0" w:color="3F3F3F"/>
            </w:tcBorders>
            <w:shd w:val="clear" w:color="000000" w:fill="F2F2F2"/>
            <w:noWrap/>
            <w:vAlign w:val="bottom"/>
            <w:hideMark/>
          </w:tcPr>
          <w:p w14:paraId="1362DF04"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459903.1601</w:t>
            </w:r>
          </w:p>
        </w:tc>
        <w:tc>
          <w:tcPr>
            <w:tcW w:w="903" w:type="dxa"/>
            <w:tcBorders>
              <w:top w:val="nil"/>
              <w:left w:val="nil"/>
              <w:bottom w:val="single" w:sz="4" w:space="0" w:color="3F3F3F"/>
              <w:right w:val="single" w:sz="4" w:space="0" w:color="3F3F3F"/>
            </w:tcBorders>
            <w:shd w:val="clear" w:color="000000" w:fill="F2F2F2"/>
            <w:noWrap/>
            <w:vAlign w:val="bottom"/>
            <w:hideMark/>
          </w:tcPr>
          <w:p w14:paraId="531259F8"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0.023828</w:t>
            </w:r>
          </w:p>
        </w:tc>
        <w:tc>
          <w:tcPr>
            <w:tcW w:w="980" w:type="dxa"/>
            <w:tcBorders>
              <w:top w:val="nil"/>
              <w:left w:val="nil"/>
              <w:bottom w:val="single" w:sz="4" w:space="0" w:color="3F3F3F"/>
              <w:right w:val="single" w:sz="4" w:space="0" w:color="3F3F3F"/>
            </w:tcBorders>
            <w:shd w:val="clear" w:color="000000" w:fill="F2F2F2"/>
            <w:noWrap/>
            <w:vAlign w:val="bottom"/>
            <w:hideMark/>
          </w:tcPr>
          <w:p w14:paraId="02125DCF"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0.032087</w:t>
            </w:r>
          </w:p>
        </w:tc>
        <w:tc>
          <w:tcPr>
            <w:tcW w:w="980" w:type="dxa"/>
            <w:tcBorders>
              <w:top w:val="nil"/>
              <w:left w:val="nil"/>
              <w:bottom w:val="single" w:sz="4" w:space="0" w:color="3F3F3F"/>
              <w:right w:val="single" w:sz="4" w:space="0" w:color="3F3F3F"/>
            </w:tcBorders>
            <w:shd w:val="clear" w:color="000000" w:fill="F2F2F2"/>
            <w:noWrap/>
            <w:vAlign w:val="bottom"/>
            <w:hideMark/>
          </w:tcPr>
          <w:p w14:paraId="15A57218"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0.023484</w:t>
            </w:r>
          </w:p>
        </w:tc>
        <w:tc>
          <w:tcPr>
            <w:tcW w:w="980" w:type="dxa"/>
            <w:tcBorders>
              <w:top w:val="nil"/>
              <w:left w:val="nil"/>
              <w:bottom w:val="single" w:sz="4" w:space="0" w:color="3F3F3F"/>
              <w:right w:val="single" w:sz="4" w:space="0" w:color="3F3F3F"/>
            </w:tcBorders>
            <w:shd w:val="clear" w:color="000000" w:fill="F2F2F2"/>
            <w:noWrap/>
            <w:vAlign w:val="bottom"/>
            <w:hideMark/>
          </w:tcPr>
          <w:p w14:paraId="0716B66D"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0.333333</w:t>
            </w:r>
          </w:p>
        </w:tc>
      </w:tr>
      <w:tr w:rsidR="000615E5" w:rsidRPr="0010080C" w14:paraId="39120C84" w14:textId="77777777" w:rsidTr="0010080C">
        <w:trPr>
          <w:trHeight w:val="300"/>
        </w:trPr>
        <w:tc>
          <w:tcPr>
            <w:tcW w:w="1000" w:type="dxa"/>
            <w:tcBorders>
              <w:top w:val="nil"/>
              <w:left w:val="single" w:sz="4" w:space="0" w:color="7F7F7F"/>
              <w:bottom w:val="single" w:sz="4" w:space="0" w:color="7F7F7F"/>
              <w:right w:val="single" w:sz="4" w:space="0" w:color="7F7F7F"/>
            </w:tcBorders>
            <w:shd w:val="clear" w:color="000000" w:fill="FFCC99"/>
            <w:noWrap/>
            <w:vAlign w:val="bottom"/>
            <w:hideMark/>
          </w:tcPr>
          <w:p w14:paraId="62C03A19" w14:textId="77777777" w:rsidR="000615E5" w:rsidRPr="0010080C" w:rsidRDefault="000615E5" w:rsidP="000615E5">
            <w:pPr>
              <w:spacing w:after="0" w:line="240" w:lineRule="auto"/>
              <w:rPr>
                <w:rFonts w:ascii="Aptos Narrow" w:eastAsia="Times New Roman" w:hAnsi="Aptos Narrow" w:cs="Times New Roman"/>
                <w:color w:val="3F3F76"/>
                <w:kern w:val="0"/>
                <w:sz w:val="16"/>
                <w:szCs w:val="16"/>
                <w:lang w:eastAsia="en-GB"/>
                <w14:ligatures w14:val="none"/>
              </w:rPr>
            </w:pPr>
            <w:r w:rsidRPr="0010080C">
              <w:rPr>
                <w:rFonts w:ascii="Aptos Narrow" w:eastAsia="Times New Roman" w:hAnsi="Aptos Narrow" w:cs="Times New Roman"/>
                <w:color w:val="3F3F76"/>
                <w:kern w:val="0"/>
                <w:sz w:val="16"/>
                <w:szCs w:val="16"/>
                <w:lang w:eastAsia="en-GB"/>
                <w14:ligatures w14:val="none"/>
              </w:rPr>
              <w:t>23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0381C79F"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2.82672E+11</w:t>
            </w:r>
          </w:p>
        </w:tc>
        <w:tc>
          <w:tcPr>
            <w:tcW w:w="1160" w:type="dxa"/>
            <w:tcBorders>
              <w:top w:val="nil"/>
              <w:left w:val="nil"/>
              <w:bottom w:val="single" w:sz="4" w:space="0" w:color="3F3F3F"/>
              <w:right w:val="single" w:sz="4" w:space="0" w:color="3F3F3F"/>
            </w:tcBorders>
            <w:shd w:val="clear" w:color="000000" w:fill="F2F2F2"/>
            <w:noWrap/>
            <w:vAlign w:val="bottom"/>
            <w:hideMark/>
          </w:tcPr>
          <w:p w14:paraId="24D3DFE0"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531668.81</w:t>
            </w:r>
          </w:p>
        </w:tc>
        <w:tc>
          <w:tcPr>
            <w:tcW w:w="1517" w:type="dxa"/>
            <w:tcBorders>
              <w:top w:val="nil"/>
              <w:left w:val="nil"/>
              <w:bottom w:val="single" w:sz="4" w:space="0" w:color="3F3F3F"/>
              <w:right w:val="single" w:sz="4" w:space="0" w:color="3F3F3F"/>
            </w:tcBorders>
            <w:shd w:val="clear" w:color="000000" w:fill="F2F2F2"/>
            <w:noWrap/>
            <w:vAlign w:val="bottom"/>
            <w:hideMark/>
          </w:tcPr>
          <w:p w14:paraId="6F40684B"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465501.2037</w:t>
            </w:r>
          </w:p>
        </w:tc>
        <w:tc>
          <w:tcPr>
            <w:tcW w:w="903" w:type="dxa"/>
            <w:tcBorders>
              <w:top w:val="nil"/>
              <w:left w:val="nil"/>
              <w:bottom w:val="single" w:sz="4" w:space="0" w:color="3F3F3F"/>
              <w:right w:val="single" w:sz="4" w:space="0" w:color="3F3F3F"/>
            </w:tcBorders>
            <w:shd w:val="clear" w:color="000000" w:fill="F2F2F2"/>
            <w:noWrap/>
            <w:vAlign w:val="bottom"/>
            <w:hideMark/>
          </w:tcPr>
          <w:p w14:paraId="14EDEFDF"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0.024135</w:t>
            </w:r>
          </w:p>
        </w:tc>
        <w:tc>
          <w:tcPr>
            <w:tcW w:w="980" w:type="dxa"/>
            <w:tcBorders>
              <w:top w:val="nil"/>
              <w:left w:val="nil"/>
              <w:bottom w:val="single" w:sz="4" w:space="0" w:color="3F3F3F"/>
              <w:right w:val="single" w:sz="4" w:space="0" w:color="3F3F3F"/>
            </w:tcBorders>
            <w:shd w:val="clear" w:color="000000" w:fill="F2F2F2"/>
            <w:noWrap/>
            <w:vAlign w:val="bottom"/>
            <w:hideMark/>
          </w:tcPr>
          <w:p w14:paraId="071803C6"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0.032823</w:t>
            </w:r>
          </w:p>
        </w:tc>
        <w:tc>
          <w:tcPr>
            <w:tcW w:w="980" w:type="dxa"/>
            <w:tcBorders>
              <w:top w:val="nil"/>
              <w:left w:val="nil"/>
              <w:bottom w:val="single" w:sz="4" w:space="0" w:color="3F3F3F"/>
              <w:right w:val="single" w:sz="4" w:space="0" w:color="3F3F3F"/>
            </w:tcBorders>
            <w:shd w:val="clear" w:color="000000" w:fill="F2F2F2"/>
            <w:noWrap/>
            <w:vAlign w:val="bottom"/>
            <w:hideMark/>
          </w:tcPr>
          <w:p w14:paraId="3F557A87"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0.023771</w:t>
            </w:r>
          </w:p>
        </w:tc>
        <w:tc>
          <w:tcPr>
            <w:tcW w:w="980" w:type="dxa"/>
            <w:tcBorders>
              <w:top w:val="nil"/>
              <w:left w:val="nil"/>
              <w:bottom w:val="single" w:sz="4" w:space="0" w:color="3F3F3F"/>
              <w:right w:val="single" w:sz="4" w:space="0" w:color="3F3F3F"/>
            </w:tcBorders>
            <w:shd w:val="clear" w:color="000000" w:fill="F2F2F2"/>
            <w:noWrap/>
            <w:vAlign w:val="bottom"/>
            <w:hideMark/>
          </w:tcPr>
          <w:p w14:paraId="4D4A5E57"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0.333333</w:t>
            </w:r>
          </w:p>
        </w:tc>
      </w:tr>
      <w:tr w:rsidR="000615E5" w:rsidRPr="0010080C" w14:paraId="5F2260D5" w14:textId="77777777" w:rsidTr="0010080C">
        <w:trPr>
          <w:trHeight w:val="300"/>
        </w:trPr>
        <w:tc>
          <w:tcPr>
            <w:tcW w:w="1000" w:type="dxa"/>
            <w:tcBorders>
              <w:top w:val="nil"/>
              <w:left w:val="single" w:sz="4" w:space="0" w:color="7F7F7F"/>
              <w:bottom w:val="single" w:sz="4" w:space="0" w:color="7F7F7F"/>
              <w:right w:val="single" w:sz="4" w:space="0" w:color="7F7F7F"/>
            </w:tcBorders>
            <w:shd w:val="clear" w:color="000000" w:fill="FFCC99"/>
            <w:noWrap/>
            <w:vAlign w:val="bottom"/>
            <w:hideMark/>
          </w:tcPr>
          <w:p w14:paraId="047706CA" w14:textId="77777777" w:rsidR="000615E5" w:rsidRPr="0010080C" w:rsidRDefault="000615E5" w:rsidP="000615E5">
            <w:pPr>
              <w:spacing w:after="0" w:line="240" w:lineRule="auto"/>
              <w:rPr>
                <w:rFonts w:ascii="Aptos Narrow" w:eastAsia="Times New Roman" w:hAnsi="Aptos Narrow" w:cs="Times New Roman"/>
                <w:color w:val="3F3F76"/>
                <w:kern w:val="0"/>
                <w:sz w:val="16"/>
                <w:szCs w:val="16"/>
                <w:lang w:eastAsia="en-GB"/>
                <w14:ligatures w14:val="none"/>
              </w:rPr>
            </w:pPr>
            <w:r w:rsidRPr="0010080C">
              <w:rPr>
                <w:rFonts w:ascii="Aptos Narrow" w:eastAsia="Times New Roman" w:hAnsi="Aptos Narrow" w:cs="Times New Roman"/>
                <w:color w:val="3F3F76"/>
                <w:kern w:val="0"/>
                <w:sz w:val="16"/>
                <w:szCs w:val="16"/>
                <w:lang w:eastAsia="en-GB"/>
                <w14:ligatures w14:val="none"/>
              </w:rPr>
              <w:t>24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654C16E6"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3.01641E+11</w:t>
            </w:r>
          </w:p>
        </w:tc>
        <w:tc>
          <w:tcPr>
            <w:tcW w:w="1160" w:type="dxa"/>
            <w:tcBorders>
              <w:top w:val="nil"/>
              <w:left w:val="nil"/>
              <w:bottom w:val="single" w:sz="4" w:space="0" w:color="3F3F3F"/>
              <w:right w:val="single" w:sz="4" w:space="0" w:color="3F3F3F"/>
            </w:tcBorders>
            <w:shd w:val="clear" w:color="000000" w:fill="F2F2F2"/>
            <w:noWrap/>
            <w:vAlign w:val="bottom"/>
            <w:hideMark/>
          </w:tcPr>
          <w:p w14:paraId="33175324"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549218.38</w:t>
            </w:r>
          </w:p>
        </w:tc>
        <w:tc>
          <w:tcPr>
            <w:tcW w:w="1517" w:type="dxa"/>
            <w:tcBorders>
              <w:top w:val="nil"/>
              <w:left w:val="nil"/>
              <w:bottom w:val="single" w:sz="4" w:space="0" w:color="3F3F3F"/>
              <w:right w:val="single" w:sz="4" w:space="0" w:color="3F3F3F"/>
            </w:tcBorders>
            <w:shd w:val="clear" w:color="000000" w:fill="F2F2F2"/>
            <w:noWrap/>
            <w:vAlign w:val="bottom"/>
            <w:hideMark/>
          </w:tcPr>
          <w:p w14:paraId="20DD60E6"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475825.964</w:t>
            </w:r>
          </w:p>
        </w:tc>
        <w:tc>
          <w:tcPr>
            <w:tcW w:w="903" w:type="dxa"/>
            <w:tcBorders>
              <w:top w:val="nil"/>
              <w:left w:val="nil"/>
              <w:bottom w:val="single" w:sz="4" w:space="0" w:color="3F3F3F"/>
              <w:right w:val="single" w:sz="4" w:space="0" w:color="3F3F3F"/>
            </w:tcBorders>
            <w:shd w:val="clear" w:color="000000" w:fill="F2F2F2"/>
            <w:noWrap/>
            <w:vAlign w:val="bottom"/>
            <w:hideMark/>
          </w:tcPr>
          <w:p w14:paraId="67DB22B5"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0.024698</w:t>
            </w:r>
          </w:p>
        </w:tc>
        <w:tc>
          <w:tcPr>
            <w:tcW w:w="980" w:type="dxa"/>
            <w:tcBorders>
              <w:top w:val="nil"/>
              <w:left w:val="nil"/>
              <w:bottom w:val="single" w:sz="4" w:space="0" w:color="3F3F3F"/>
              <w:right w:val="single" w:sz="4" w:space="0" w:color="3F3F3F"/>
            </w:tcBorders>
            <w:shd w:val="clear" w:color="000000" w:fill="F2F2F2"/>
            <w:noWrap/>
            <w:vAlign w:val="bottom"/>
            <w:hideMark/>
          </w:tcPr>
          <w:p w14:paraId="5CCF5AB6"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0.033636</w:t>
            </w:r>
          </w:p>
        </w:tc>
        <w:tc>
          <w:tcPr>
            <w:tcW w:w="980" w:type="dxa"/>
            <w:tcBorders>
              <w:top w:val="nil"/>
              <w:left w:val="nil"/>
              <w:bottom w:val="single" w:sz="4" w:space="0" w:color="3F3F3F"/>
              <w:right w:val="single" w:sz="4" w:space="0" w:color="3F3F3F"/>
            </w:tcBorders>
            <w:shd w:val="clear" w:color="000000" w:fill="F2F2F2"/>
            <w:noWrap/>
            <w:vAlign w:val="bottom"/>
            <w:hideMark/>
          </w:tcPr>
          <w:p w14:paraId="19D7D39B"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0.024304</w:t>
            </w:r>
          </w:p>
        </w:tc>
        <w:tc>
          <w:tcPr>
            <w:tcW w:w="980" w:type="dxa"/>
            <w:tcBorders>
              <w:top w:val="nil"/>
              <w:left w:val="nil"/>
              <w:bottom w:val="single" w:sz="4" w:space="0" w:color="3F3F3F"/>
              <w:right w:val="single" w:sz="4" w:space="0" w:color="3F3F3F"/>
            </w:tcBorders>
            <w:shd w:val="clear" w:color="000000" w:fill="F2F2F2"/>
            <w:noWrap/>
            <w:vAlign w:val="bottom"/>
            <w:hideMark/>
          </w:tcPr>
          <w:p w14:paraId="07DDB2D6"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0.333333</w:t>
            </w:r>
          </w:p>
        </w:tc>
      </w:tr>
      <w:tr w:rsidR="000615E5" w:rsidRPr="0010080C" w14:paraId="5F1F2825" w14:textId="77777777" w:rsidTr="0010080C">
        <w:trPr>
          <w:trHeight w:val="300"/>
        </w:trPr>
        <w:tc>
          <w:tcPr>
            <w:tcW w:w="1000" w:type="dxa"/>
            <w:tcBorders>
              <w:top w:val="nil"/>
              <w:left w:val="single" w:sz="4" w:space="0" w:color="7F7F7F"/>
              <w:bottom w:val="single" w:sz="4" w:space="0" w:color="7F7F7F"/>
              <w:right w:val="single" w:sz="4" w:space="0" w:color="7F7F7F"/>
            </w:tcBorders>
            <w:shd w:val="clear" w:color="000000" w:fill="FFCC99"/>
            <w:noWrap/>
            <w:vAlign w:val="bottom"/>
            <w:hideMark/>
          </w:tcPr>
          <w:p w14:paraId="44E9A1D9" w14:textId="77777777" w:rsidR="000615E5" w:rsidRPr="0010080C" w:rsidRDefault="000615E5" w:rsidP="000615E5">
            <w:pPr>
              <w:spacing w:after="0" w:line="240" w:lineRule="auto"/>
              <w:rPr>
                <w:rFonts w:ascii="Aptos Narrow" w:eastAsia="Times New Roman" w:hAnsi="Aptos Narrow" w:cs="Times New Roman"/>
                <w:color w:val="3F3F76"/>
                <w:kern w:val="0"/>
                <w:sz w:val="16"/>
                <w:szCs w:val="16"/>
                <w:lang w:eastAsia="en-GB"/>
                <w14:ligatures w14:val="none"/>
              </w:rPr>
            </w:pPr>
            <w:r w:rsidRPr="0010080C">
              <w:rPr>
                <w:rFonts w:ascii="Aptos Narrow" w:eastAsia="Times New Roman" w:hAnsi="Aptos Narrow" w:cs="Times New Roman"/>
                <w:color w:val="3F3F76"/>
                <w:kern w:val="0"/>
                <w:sz w:val="16"/>
                <w:szCs w:val="16"/>
                <w:lang w:eastAsia="en-GB"/>
                <w14:ligatures w14:val="none"/>
              </w:rPr>
              <w:t>25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51F2CCD6"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3.21293E+11</w:t>
            </w:r>
          </w:p>
        </w:tc>
        <w:tc>
          <w:tcPr>
            <w:tcW w:w="1160" w:type="dxa"/>
            <w:tcBorders>
              <w:top w:val="nil"/>
              <w:left w:val="nil"/>
              <w:bottom w:val="single" w:sz="4" w:space="0" w:color="3F3F3F"/>
              <w:right w:val="single" w:sz="4" w:space="0" w:color="3F3F3F"/>
            </w:tcBorders>
            <w:shd w:val="clear" w:color="000000" w:fill="F2F2F2"/>
            <w:noWrap/>
            <w:vAlign w:val="bottom"/>
            <w:hideMark/>
          </w:tcPr>
          <w:p w14:paraId="6AA900C3"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566827.392</w:t>
            </w:r>
          </w:p>
        </w:tc>
        <w:tc>
          <w:tcPr>
            <w:tcW w:w="1517" w:type="dxa"/>
            <w:tcBorders>
              <w:top w:val="nil"/>
              <w:left w:val="nil"/>
              <w:bottom w:val="single" w:sz="4" w:space="0" w:color="3F3F3F"/>
              <w:right w:val="single" w:sz="4" w:space="0" w:color="3F3F3F"/>
            </w:tcBorders>
            <w:shd w:val="clear" w:color="000000" w:fill="F2F2F2"/>
            <w:noWrap/>
            <w:vAlign w:val="bottom"/>
            <w:hideMark/>
          </w:tcPr>
          <w:p w14:paraId="708F1C91"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485394.1018</w:t>
            </w:r>
          </w:p>
        </w:tc>
        <w:tc>
          <w:tcPr>
            <w:tcW w:w="903" w:type="dxa"/>
            <w:tcBorders>
              <w:top w:val="nil"/>
              <w:left w:val="nil"/>
              <w:bottom w:val="single" w:sz="4" w:space="0" w:color="3F3F3F"/>
              <w:right w:val="single" w:sz="4" w:space="0" w:color="3F3F3F"/>
            </w:tcBorders>
            <w:shd w:val="clear" w:color="000000" w:fill="F2F2F2"/>
            <w:noWrap/>
            <w:vAlign w:val="bottom"/>
            <w:hideMark/>
          </w:tcPr>
          <w:p w14:paraId="3D47DDD0"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0.025228</w:t>
            </w:r>
          </w:p>
        </w:tc>
        <w:tc>
          <w:tcPr>
            <w:tcW w:w="980" w:type="dxa"/>
            <w:tcBorders>
              <w:top w:val="nil"/>
              <w:left w:val="nil"/>
              <w:bottom w:val="single" w:sz="4" w:space="0" w:color="3F3F3F"/>
              <w:right w:val="single" w:sz="4" w:space="0" w:color="3F3F3F"/>
            </w:tcBorders>
            <w:shd w:val="clear" w:color="000000" w:fill="F2F2F2"/>
            <w:noWrap/>
            <w:vAlign w:val="bottom"/>
            <w:hideMark/>
          </w:tcPr>
          <w:p w14:paraId="09154736"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0.034565</w:t>
            </w:r>
          </w:p>
        </w:tc>
        <w:tc>
          <w:tcPr>
            <w:tcW w:w="980" w:type="dxa"/>
            <w:tcBorders>
              <w:top w:val="nil"/>
              <w:left w:val="nil"/>
              <w:bottom w:val="single" w:sz="4" w:space="0" w:color="3F3F3F"/>
              <w:right w:val="single" w:sz="4" w:space="0" w:color="3F3F3F"/>
            </w:tcBorders>
            <w:shd w:val="clear" w:color="000000" w:fill="F2F2F2"/>
            <w:noWrap/>
            <w:vAlign w:val="bottom"/>
            <w:hideMark/>
          </w:tcPr>
          <w:p w14:paraId="1059A382"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0.024805</w:t>
            </w:r>
          </w:p>
        </w:tc>
        <w:tc>
          <w:tcPr>
            <w:tcW w:w="980" w:type="dxa"/>
            <w:tcBorders>
              <w:top w:val="nil"/>
              <w:left w:val="nil"/>
              <w:bottom w:val="single" w:sz="4" w:space="0" w:color="3F3F3F"/>
              <w:right w:val="single" w:sz="4" w:space="0" w:color="3F3F3F"/>
            </w:tcBorders>
            <w:shd w:val="clear" w:color="000000" w:fill="F2F2F2"/>
            <w:noWrap/>
            <w:vAlign w:val="bottom"/>
            <w:hideMark/>
          </w:tcPr>
          <w:p w14:paraId="59E2713D"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0.333333</w:t>
            </w:r>
          </w:p>
        </w:tc>
      </w:tr>
      <w:tr w:rsidR="000615E5" w:rsidRPr="0010080C" w14:paraId="44CF487B" w14:textId="77777777" w:rsidTr="0010080C">
        <w:trPr>
          <w:trHeight w:val="300"/>
        </w:trPr>
        <w:tc>
          <w:tcPr>
            <w:tcW w:w="1000" w:type="dxa"/>
            <w:tcBorders>
              <w:top w:val="nil"/>
              <w:left w:val="single" w:sz="4" w:space="0" w:color="7F7F7F"/>
              <w:bottom w:val="single" w:sz="4" w:space="0" w:color="7F7F7F"/>
              <w:right w:val="single" w:sz="4" w:space="0" w:color="7F7F7F"/>
            </w:tcBorders>
            <w:shd w:val="clear" w:color="000000" w:fill="FFCC99"/>
            <w:noWrap/>
            <w:vAlign w:val="bottom"/>
            <w:hideMark/>
          </w:tcPr>
          <w:p w14:paraId="4953FE5D" w14:textId="77777777" w:rsidR="000615E5" w:rsidRPr="0010080C" w:rsidRDefault="000615E5" w:rsidP="000615E5">
            <w:pPr>
              <w:spacing w:after="0" w:line="240" w:lineRule="auto"/>
              <w:rPr>
                <w:rFonts w:ascii="Aptos Narrow" w:eastAsia="Times New Roman" w:hAnsi="Aptos Narrow" w:cs="Times New Roman"/>
                <w:color w:val="3F3F76"/>
                <w:kern w:val="0"/>
                <w:sz w:val="16"/>
                <w:szCs w:val="16"/>
                <w:lang w:eastAsia="en-GB"/>
                <w14:ligatures w14:val="none"/>
              </w:rPr>
            </w:pPr>
            <w:r w:rsidRPr="0010080C">
              <w:rPr>
                <w:rFonts w:ascii="Aptos Narrow" w:eastAsia="Times New Roman" w:hAnsi="Aptos Narrow" w:cs="Times New Roman"/>
                <w:color w:val="3F3F76"/>
                <w:kern w:val="0"/>
                <w:sz w:val="16"/>
                <w:szCs w:val="16"/>
                <w:lang w:eastAsia="en-GB"/>
                <w14:ligatures w14:val="none"/>
              </w:rPr>
              <w:t>26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36521758"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3.37979E+11</w:t>
            </w:r>
          </w:p>
        </w:tc>
        <w:tc>
          <w:tcPr>
            <w:tcW w:w="1160" w:type="dxa"/>
            <w:tcBorders>
              <w:top w:val="nil"/>
              <w:left w:val="nil"/>
              <w:bottom w:val="single" w:sz="4" w:space="0" w:color="3F3F3F"/>
              <w:right w:val="single" w:sz="4" w:space="0" w:color="3F3F3F"/>
            </w:tcBorders>
            <w:shd w:val="clear" w:color="000000" w:fill="F2F2F2"/>
            <w:noWrap/>
            <w:vAlign w:val="bottom"/>
            <w:hideMark/>
          </w:tcPr>
          <w:p w14:paraId="0656517B"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581359.922</w:t>
            </w:r>
          </w:p>
        </w:tc>
        <w:tc>
          <w:tcPr>
            <w:tcW w:w="1517" w:type="dxa"/>
            <w:tcBorders>
              <w:top w:val="nil"/>
              <w:left w:val="nil"/>
              <w:bottom w:val="single" w:sz="4" w:space="0" w:color="3F3F3F"/>
              <w:right w:val="single" w:sz="4" w:space="0" w:color="3F3F3F"/>
            </w:tcBorders>
            <w:shd w:val="clear" w:color="000000" w:fill="F2F2F2"/>
            <w:noWrap/>
            <w:vAlign w:val="bottom"/>
            <w:hideMark/>
          </w:tcPr>
          <w:p w14:paraId="38808C3D"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490031.82</w:t>
            </w:r>
          </w:p>
        </w:tc>
        <w:tc>
          <w:tcPr>
            <w:tcW w:w="903" w:type="dxa"/>
            <w:tcBorders>
              <w:top w:val="nil"/>
              <w:left w:val="nil"/>
              <w:bottom w:val="single" w:sz="4" w:space="0" w:color="3F3F3F"/>
              <w:right w:val="single" w:sz="4" w:space="0" w:color="3F3F3F"/>
            </w:tcBorders>
            <w:shd w:val="clear" w:color="000000" w:fill="F2F2F2"/>
            <w:noWrap/>
            <w:vAlign w:val="bottom"/>
            <w:hideMark/>
          </w:tcPr>
          <w:p w14:paraId="3690CE9C"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0.025506</w:t>
            </w:r>
          </w:p>
        </w:tc>
        <w:tc>
          <w:tcPr>
            <w:tcW w:w="980" w:type="dxa"/>
            <w:tcBorders>
              <w:top w:val="nil"/>
              <w:left w:val="nil"/>
              <w:bottom w:val="single" w:sz="4" w:space="0" w:color="3F3F3F"/>
              <w:right w:val="single" w:sz="4" w:space="0" w:color="3F3F3F"/>
            </w:tcBorders>
            <w:shd w:val="clear" w:color="000000" w:fill="F2F2F2"/>
            <w:noWrap/>
            <w:vAlign w:val="bottom"/>
            <w:hideMark/>
          </w:tcPr>
          <w:p w14:paraId="6C531754"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0.034925</w:t>
            </w:r>
          </w:p>
        </w:tc>
        <w:tc>
          <w:tcPr>
            <w:tcW w:w="980" w:type="dxa"/>
            <w:tcBorders>
              <w:top w:val="nil"/>
              <w:left w:val="nil"/>
              <w:bottom w:val="single" w:sz="4" w:space="0" w:color="3F3F3F"/>
              <w:right w:val="single" w:sz="4" w:space="0" w:color="3F3F3F"/>
            </w:tcBorders>
            <w:shd w:val="clear" w:color="000000" w:fill="F2F2F2"/>
            <w:noWrap/>
            <w:vAlign w:val="bottom"/>
            <w:hideMark/>
          </w:tcPr>
          <w:p w14:paraId="4AB2D77E"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0.025056</w:t>
            </w:r>
          </w:p>
        </w:tc>
        <w:tc>
          <w:tcPr>
            <w:tcW w:w="980" w:type="dxa"/>
            <w:tcBorders>
              <w:top w:val="nil"/>
              <w:left w:val="nil"/>
              <w:bottom w:val="single" w:sz="4" w:space="0" w:color="3F3F3F"/>
              <w:right w:val="single" w:sz="4" w:space="0" w:color="3F3F3F"/>
            </w:tcBorders>
            <w:shd w:val="clear" w:color="000000" w:fill="F2F2F2"/>
            <w:noWrap/>
            <w:vAlign w:val="bottom"/>
            <w:hideMark/>
          </w:tcPr>
          <w:p w14:paraId="4A01DEDB"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0.333333</w:t>
            </w:r>
          </w:p>
        </w:tc>
      </w:tr>
      <w:tr w:rsidR="000615E5" w:rsidRPr="0010080C" w14:paraId="766396E7" w14:textId="77777777" w:rsidTr="0010080C">
        <w:trPr>
          <w:trHeight w:val="300"/>
        </w:trPr>
        <w:tc>
          <w:tcPr>
            <w:tcW w:w="1000" w:type="dxa"/>
            <w:tcBorders>
              <w:top w:val="nil"/>
              <w:left w:val="single" w:sz="4" w:space="0" w:color="7F7F7F"/>
              <w:bottom w:val="single" w:sz="4" w:space="0" w:color="7F7F7F"/>
              <w:right w:val="single" w:sz="4" w:space="0" w:color="7F7F7F"/>
            </w:tcBorders>
            <w:shd w:val="clear" w:color="000000" w:fill="FFCC99"/>
            <w:noWrap/>
            <w:vAlign w:val="bottom"/>
            <w:hideMark/>
          </w:tcPr>
          <w:p w14:paraId="5F1C771D" w14:textId="77777777" w:rsidR="000615E5" w:rsidRPr="0010080C" w:rsidRDefault="000615E5" w:rsidP="000615E5">
            <w:pPr>
              <w:spacing w:after="0" w:line="240" w:lineRule="auto"/>
              <w:rPr>
                <w:rFonts w:ascii="Aptos Narrow" w:eastAsia="Times New Roman" w:hAnsi="Aptos Narrow" w:cs="Times New Roman"/>
                <w:color w:val="3F3F76"/>
                <w:kern w:val="0"/>
                <w:sz w:val="16"/>
                <w:szCs w:val="16"/>
                <w:lang w:eastAsia="en-GB"/>
                <w14:ligatures w14:val="none"/>
              </w:rPr>
            </w:pPr>
            <w:r w:rsidRPr="0010080C">
              <w:rPr>
                <w:rFonts w:ascii="Aptos Narrow" w:eastAsia="Times New Roman" w:hAnsi="Aptos Narrow" w:cs="Times New Roman"/>
                <w:color w:val="3F3F76"/>
                <w:kern w:val="0"/>
                <w:sz w:val="16"/>
                <w:szCs w:val="16"/>
                <w:lang w:eastAsia="en-GB"/>
                <w14:ligatures w14:val="none"/>
              </w:rPr>
              <w:t>27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62128AF8"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3.49763E+11</w:t>
            </w:r>
          </w:p>
        </w:tc>
        <w:tc>
          <w:tcPr>
            <w:tcW w:w="1160" w:type="dxa"/>
            <w:tcBorders>
              <w:top w:val="nil"/>
              <w:left w:val="nil"/>
              <w:bottom w:val="single" w:sz="4" w:space="0" w:color="3F3F3F"/>
              <w:right w:val="single" w:sz="4" w:space="0" w:color="3F3F3F"/>
            </w:tcBorders>
            <w:shd w:val="clear" w:color="000000" w:fill="F2F2F2"/>
            <w:noWrap/>
            <w:vAlign w:val="bottom"/>
            <w:hideMark/>
          </w:tcPr>
          <w:p w14:paraId="7C6A3A76"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591407.919</w:t>
            </w:r>
          </w:p>
        </w:tc>
        <w:tc>
          <w:tcPr>
            <w:tcW w:w="1517" w:type="dxa"/>
            <w:tcBorders>
              <w:top w:val="nil"/>
              <w:left w:val="nil"/>
              <w:bottom w:val="single" w:sz="4" w:space="0" w:color="3F3F3F"/>
              <w:right w:val="single" w:sz="4" w:space="0" w:color="3F3F3F"/>
            </w:tcBorders>
            <w:shd w:val="clear" w:color="000000" w:fill="F2F2F2"/>
            <w:noWrap/>
            <w:vAlign w:val="bottom"/>
            <w:hideMark/>
          </w:tcPr>
          <w:p w14:paraId="1251B010"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493025.105</w:t>
            </w:r>
          </w:p>
        </w:tc>
        <w:tc>
          <w:tcPr>
            <w:tcW w:w="903" w:type="dxa"/>
            <w:tcBorders>
              <w:top w:val="nil"/>
              <w:left w:val="nil"/>
              <w:bottom w:val="single" w:sz="4" w:space="0" w:color="3F3F3F"/>
              <w:right w:val="single" w:sz="4" w:space="0" w:color="3F3F3F"/>
            </w:tcBorders>
            <w:shd w:val="clear" w:color="000000" w:fill="F2F2F2"/>
            <w:noWrap/>
            <w:vAlign w:val="bottom"/>
            <w:hideMark/>
          </w:tcPr>
          <w:p w14:paraId="62DC1E91"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0.025675</w:t>
            </w:r>
          </w:p>
        </w:tc>
        <w:tc>
          <w:tcPr>
            <w:tcW w:w="980" w:type="dxa"/>
            <w:tcBorders>
              <w:top w:val="nil"/>
              <w:left w:val="nil"/>
              <w:bottom w:val="single" w:sz="4" w:space="0" w:color="3F3F3F"/>
              <w:right w:val="single" w:sz="4" w:space="0" w:color="3F3F3F"/>
            </w:tcBorders>
            <w:shd w:val="clear" w:color="000000" w:fill="F2F2F2"/>
            <w:noWrap/>
            <w:vAlign w:val="bottom"/>
            <w:hideMark/>
          </w:tcPr>
          <w:p w14:paraId="318D88D4"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0.034971</w:t>
            </w:r>
          </w:p>
        </w:tc>
        <w:tc>
          <w:tcPr>
            <w:tcW w:w="980" w:type="dxa"/>
            <w:tcBorders>
              <w:top w:val="nil"/>
              <w:left w:val="nil"/>
              <w:bottom w:val="single" w:sz="4" w:space="0" w:color="3F3F3F"/>
              <w:right w:val="single" w:sz="4" w:space="0" w:color="3F3F3F"/>
            </w:tcBorders>
            <w:shd w:val="clear" w:color="000000" w:fill="F2F2F2"/>
            <w:noWrap/>
            <w:vAlign w:val="bottom"/>
            <w:hideMark/>
          </w:tcPr>
          <w:p w14:paraId="1DC6F2ED"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0.025207</w:t>
            </w:r>
          </w:p>
        </w:tc>
        <w:tc>
          <w:tcPr>
            <w:tcW w:w="980" w:type="dxa"/>
            <w:tcBorders>
              <w:top w:val="nil"/>
              <w:left w:val="nil"/>
              <w:bottom w:val="single" w:sz="4" w:space="0" w:color="3F3F3F"/>
              <w:right w:val="single" w:sz="4" w:space="0" w:color="3F3F3F"/>
            </w:tcBorders>
            <w:shd w:val="clear" w:color="000000" w:fill="F2F2F2"/>
            <w:noWrap/>
            <w:vAlign w:val="bottom"/>
            <w:hideMark/>
          </w:tcPr>
          <w:p w14:paraId="746233A1"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0.333333</w:t>
            </w:r>
          </w:p>
        </w:tc>
      </w:tr>
      <w:tr w:rsidR="000615E5" w:rsidRPr="0010080C" w14:paraId="25321C8D" w14:textId="77777777" w:rsidTr="0010080C">
        <w:trPr>
          <w:trHeight w:val="300"/>
        </w:trPr>
        <w:tc>
          <w:tcPr>
            <w:tcW w:w="1000" w:type="dxa"/>
            <w:tcBorders>
              <w:top w:val="nil"/>
              <w:left w:val="single" w:sz="4" w:space="0" w:color="7F7F7F"/>
              <w:bottom w:val="single" w:sz="4" w:space="0" w:color="7F7F7F"/>
              <w:right w:val="single" w:sz="4" w:space="0" w:color="7F7F7F"/>
            </w:tcBorders>
            <w:shd w:val="clear" w:color="000000" w:fill="FFCC99"/>
            <w:noWrap/>
            <w:vAlign w:val="bottom"/>
            <w:hideMark/>
          </w:tcPr>
          <w:p w14:paraId="65A12004" w14:textId="77777777" w:rsidR="000615E5" w:rsidRPr="0010080C" w:rsidRDefault="000615E5" w:rsidP="000615E5">
            <w:pPr>
              <w:spacing w:after="0" w:line="240" w:lineRule="auto"/>
              <w:rPr>
                <w:rFonts w:ascii="Aptos Narrow" w:eastAsia="Times New Roman" w:hAnsi="Aptos Narrow" w:cs="Times New Roman"/>
                <w:color w:val="3F3F76"/>
                <w:kern w:val="0"/>
                <w:sz w:val="16"/>
                <w:szCs w:val="16"/>
                <w:lang w:eastAsia="en-GB"/>
                <w14:ligatures w14:val="none"/>
              </w:rPr>
            </w:pPr>
            <w:r w:rsidRPr="0010080C">
              <w:rPr>
                <w:rFonts w:ascii="Aptos Narrow" w:eastAsia="Times New Roman" w:hAnsi="Aptos Narrow" w:cs="Times New Roman"/>
                <w:color w:val="3F3F76"/>
                <w:kern w:val="0"/>
                <w:sz w:val="16"/>
                <w:szCs w:val="16"/>
                <w:lang w:eastAsia="en-GB"/>
                <w14:ligatures w14:val="none"/>
              </w:rPr>
              <w:t>28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71561C48"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3.58097E+11</w:t>
            </w:r>
          </w:p>
        </w:tc>
        <w:tc>
          <w:tcPr>
            <w:tcW w:w="1160" w:type="dxa"/>
            <w:tcBorders>
              <w:top w:val="nil"/>
              <w:left w:val="nil"/>
              <w:bottom w:val="single" w:sz="4" w:space="0" w:color="3F3F3F"/>
              <w:right w:val="single" w:sz="4" w:space="0" w:color="3F3F3F"/>
            </w:tcBorders>
            <w:shd w:val="clear" w:color="000000" w:fill="F2F2F2"/>
            <w:noWrap/>
            <w:vAlign w:val="bottom"/>
            <w:hideMark/>
          </w:tcPr>
          <w:p w14:paraId="0F87E667"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598412.402</w:t>
            </w:r>
          </w:p>
        </w:tc>
        <w:tc>
          <w:tcPr>
            <w:tcW w:w="1517" w:type="dxa"/>
            <w:tcBorders>
              <w:top w:val="nil"/>
              <w:left w:val="nil"/>
              <w:bottom w:val="single" w:sz="4" w:space="0" w:color="3F3F3F"/>
              <w:right w:val="single" w:sz="4" w:space="0" w:color="3F3F3F"/>
            </w:tcBorders>
            <w:shd w:val="clear" w:color="000000" w:fill="F2F2F2"/>
            <w:noWrap/>
            <w:vAlign w:val="bottom"/>
            <w:hideMark/>
          </w:tcPr>
          <w:p w14:paraId="6B9EB4CA"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499703.6694</w:t>
            </w:r>
          </w:p>
        </w:tc>
        <w:tc>
          <w:tcPr>
            <w:tcW w:w="903" w:type="dxa"/>
            <w:tcBorders>
              <w:top w:val="nil"/>
              <w:left w:val="nil"/>
              <w:bottom w:val="single" w:sz="4" w:space="0" w:color="3F3F3F"/>
              <w:right w:val="single" w:sz="4" w:space="0" w:color="3F3F3F"/>
            </w:tcBorders>
            <w:shd w:val="clear" w:color="000000" w:fill="F2F2F2"/>
            <w:noWrap/>
            <w:vAlign w:val="bottom"/>
            <w:hideMark/>
          </w:tcPr>
          <w:p w14:paraId="428A8C23"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0.025998</w:t>
            </w:r>
          </w:p>
        </w:tc>
        <w:tc>
          <w:tcPr>
            <w:tcW w:w="980" w:type="dxa"/>
            <w:tcBorders>
              <w:top w:val="nil"/>
              <w:left w:val="nil"/>
              <w:bottom w:val="single" w:sz="4" w:space="0" w:color="3F3F3F"/>
              <w:right w:val="single" w:sz="4" w:space="0" w:color="3F3F3F"/>
            </w:tcBorders>
            <w:shd w:val="clear" w:color="000000" w:fill="F2F2F2"/>
            <w:noWrap/>
            <w:vAlign w:val="bottom"/>
            <w:hideMark/>
          </w:tcPr>
          <w:p w14:paraId="582F0423"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0.035273</w:t>
            </w:r>
          </w:p>
        </w:tc>
        <w:tc>
          <w:tcPr>
            <w:tcW w:w="980" w:type="dxa"/>
            <w:tcBorders>
              <w:top w:val="nil"/>
              <w:left w:val="nil"/>
              <w:bottom w:val="single" w:sz="4" w:space="0" w:color="3F3F3F"/>
              <w:right w:val="single" w:sz="4" w:space="0" w:color="3F3F3F"/>
            </w:tcBorders>
            <w:shd w:val="clear" w:color="000000" w:fill="F2F2F2"/>
            <w:noWrap/>
            <w:vAlign w:val="bottom"/>
            <w:hideMark/>
          </w:tcPr>
          <w:p w14:paraId="1EBEA25C"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0.025518</w:t>
            </w:r>
          </w:p>
        </w:tc>
        <w:tc>
          <w:tcPr>
            <w:tcW w:w="980" w:type="dxa"/>
            <w:tcBorders>
              <w:top w:val="nil"/>
              <w:left w:val="nil"/>
              <w:bottom w:val="single" w:sz="4" w:space="0" w:color="3F3F3F"/>
              <w:right w:val="single" w:sz="4" w:space="0" w:color="3F3F3F"/>
            </w:tcBorders>
            <w:shd w:val="clear" w:color="000000" w:fill="F2F2F2"/>
            <w:noWrap/>
            <w:vAlign w:val="bottom"/>
            <w:hideMark/>
          </w:tcPr>
          <w:p w14:paraId="12676FA1"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0.333333</w:t>
            </w:r>
          </w:p>
        </w:tc>
      </w:tr>
      <w:tr w:rsidR="000615E5" w:rsidRPr="0010080C" w14:paraId="0B42FD34" w14:textId="77777777" w:rsidTr="0010080C">
        <w:trPr>
          <w:trHeight w:val="300"/>
        </w:trPr>
        <w:tc>
          <w:tcPr>
            <w:tcW w:w="1000" w:type="dxa"/>
            <w:tcBorders>
              <w:top w:val="nil"/>
              <w:left w:val="single" w:sz="4" w:space="0" w:color="7F7F7F"/>
              <w:bottom w:val="single" w:sz="4" w:space="0" w:color="7F7F7F"/>
              <w:right w:val="single" w:sz="4" w:space="0" w:color="7F7F7F"/>
            </w:tcBorders>
            <w:shd w:val="clear" w:color="000000" w:fill="FFCC99"/>
            <w:noWrap/>
            <w:vAlign w:val="bottom"/>
            <w:hideMark/>
          </w:tcPr>
          <w:p w14:paraId="0E7E1562" w14:textId="77777777" w:rsidR="000615E5" w:rsidRPr="0010080C" w:rsidRDefault="000615E5" w:rsidP="000615E5">
            <w:pPr>
              <w:spacing w:after="0" w:line="240" w:lineRule="auto"/>
              <w:rPr>
                <w:rFonts w:ascii="Aptos Narrow" w:eastAsia="Times New Roman" w:hAnsi="Aptos Narrow" w:cs="Times New Roman"/>
                <w:color w:val="3F3F76"/>
                <w:kern w:val="0"/>
                <w:sz w:val="16"/>
                <w:szCs w:val="16"/>
                <w:lang w:eastAsia="en-GB"/>
                <w14:ligatures w14:val="none"/>
              </w:rPr>
            </w:pPr>
            <w:r w:rsidRPr="0010080C">
              <w:rPr>
                <w:rFonts w:ascii="Aptos Narrow" w:eastAsia="Times New Roman" w:hAnsi="Aptos Narrow" w:cs="Times New Roman"/>
                <w:color w:val="3F3F76"/>
                <w:kern w:val="0"/>
                <w:sz w:val="16"/>
                <w:szCs w:val="16"/>
                <w:lang w:eastAsia="en-GB"/>
                <w14:ligatures w14:val="none"/>
              </w:rPr>
              <w:t>29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16070102"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3.66706E+11</w:t>
            </w:r>
          </w:p>
        </w:tc>
        <w:tc>
          <w:tcPr>
            <w:tcW w:w="1160" w:type="dxa"/>
            <w:tcBorders>
              <w:top w:val="nil"/>
              <w:left w:val="nil"/>
              <w:bottom w:val="single" w:sz="4" w:space="0" w:color="3F3F3F"/>
              <w:right w:val="single" w:sz="4" w:space="0" w:color="3F3F3F"/>
            </w:tcBorders>
            <w:shd w:val="clear" w:color="000000" w:fill="F2F2F2"/>
            <w:noWrap/>
            <w:vAlign w:val="bottom"/>
            <w:hideMark/>
          </w:tcPr>
          <w:p w14:paraId="25BE6A3E"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605562.32</w:t>
            </w:r>
          </w:p>
        </w:tc>
        <w:tc>
          <w:tcPr>
            <w:tcW w:w="1517" w:type="dxa"/>
            <w:tcBorders>
              <w:top w:val="nil"/>
              <w:left w:val="nil"/>
              <w:bottom w:val="single" w:sz="4" w:space="0" w:color="3F3F3F"/>
              <w:right w:val="single" w:sz="4" w:space="0" w:color="3F3F3F"/>
            </w:tcBorders>
            <w:shd w:val="clear" w:color="000000" w:fill="F2F2F2"/>
            <w:noWrap/>
            <w:vAlign w:val="bottom"/>
            <w:hideMark/>
          </w:tcPr>
          <w:p w14:paraId="14FE8F10"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512574.7492</w:t>
            </w:r>
          </w:p>
        </w:tc>
        <w:tc>
          <w:tcPr>
            <w:tcW w:w="903" w:type="dxa"/>
            <w:tcBorders>
              <w:top w:val="nil"/>
              <w:left w:val="nil"/>
              <w:bottom w:val="single" w:sz="4" w:space="0" w:color="3F3F3F"/>
              <w:right w:val="single" w:sz="4" w:space="0" w:color="3F3F3F"/>
            </w:tcBorders>
            <w:shd w:val="clear" w:color="000000" w:fill="F2F2F2"/>
            <w:noWrap/>
            <w:vAlign w:val="bottom"/>
            <w:hideMark/>
          </w:tcPr>
          <w:p w14:paraId="04C317AE"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0.026601</w:t>
            </w:r>
          </w:p>
        </w:tc>
        <w:tc>
          <w:tcPr>
            <w:tcW w:w="980" w:type="dxa"/>
            <w:tcBorders>
              <w:top w:val="nil"/>
              <w:left w:val="nil"/>
              <w:bottom w:val="single" w:sz="4" w:space="0" w:color="3F3F3F"/>
              <w:right w:val="single" w:sz="4" w:space="0" w:color="3F3F3F"/>
            </w:tcBorders>
            <w:shd w:val="clear" w:color="000000" w:fill="F2F2F2"/>
            <w:noWrap/>
            <w:vAlign w:val="bottom"/>
            <w:hideMark/>
          </w:tcPr>
          <w:p w14:paraId="4B7030E6"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0.035372</w:t>
            </w:r>
          </w:p>
        </w:tc>
        <w:tc>
          <w:tcPr>
            <w:tcW w:w="980" w:type="dxa"/>
            <w:tcBorders>
              <w:top w:val="nil"/>
              <w:left w:val="nil"/>
              <w:bottom w:val="single" w:sz="4" w:space="0" w:color="3F3F3F"/>
              <w:right w:val="single" w:sz="4" w:space="0" w:color="3F3F3F"/>
            </w:tcBorders>
            <w:shd w:val="clear" w:color="000000" w:fill="F2F2F2"/>
            <w:noWrap/>
            <w:vAlign w:val="bottom"/>
            <w:hideMark/>
          </w:tcPr>
          <w:p w14:paraId="2A10B45C"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0.026112</w:t>
            </w:r>
          </w:p>
        </w:tc>
        <w:tc>
          <w:tcPr>
            <w:tcW w:w="980" w:type="dxa"/>
            <w:tcBorders>
              <w:top w:val="nil"/>
              <w:left w:val="nil"/>
              <w:bottom w:val="single" w:sz="4" w:space="0" w:color="3F3F3F"/>
              <w:right w:val="single" w:sz="4" w:space="0" w:color="3F3F3F"/>
            </w:tcBorders>
            <w:shd w:val="clear" w:color="000000" w:fill="F2F2F2"/>
            <w:noWrap/>
            <w:vAlign w:val="bottom"/>
            <w:hideMark/>
          </w:tcPr>
          <w:p w14:paraId="5DE3E7DD"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0.333333</w:t>
            </w:r>
          </w:p>
        </w:tc>
      </w:tr>
      <w:tr w:rsidR="000615E5" w:rsidRPr="0010080C" w14:paraId="646FE7FB" w14:textId="77777777" w:rsidTr="0010080C">
        <w:trPr>
          <w:trHeight w:val="300"/>
        </w:trPr>
        <w:tc>
          <w:tcPr>
            <w:tcW w:w="1000" w:type="dxa"/>
            <w:tcBorders>
              <w:top w:val="nil"/>
              <w:left w:val="single" w:sz="4" w:space="0" w:color="7F7F7F"/>
              <w:bottom w:val="single" w:sz="4" w:space="0" w:color="7F7F7F"/>
              <w:right w:val="single" w:sz="4" w:space="0" w:color="7F7F7F"/>
            </w:tcBorders>
            <w:shd w:val="clear" w:color="000000" w:fill="FFCC99"/>
            <w:noWrap/>
            <w:vAlign w:val="bottom"/>
            <w:hideMark/>
          </w:tcPr>
          <w:p w14:paraId="23F8674B" w14:textId="77777777" w:rsidR="000615E5" w:rsidRPr="0010080C" w:rsidRDefault="000615E5" w:rsidP="000615E5">
            <w:pPr>
              <w:spacing w:after="0" w:line="240" w:lineRule="auto"/>
              <w:rPr>
                <w:rFonts w:ascii="Aptos Narrow" w:eastAsia="Times New Roman" w:hAnsi="Aptos Narrow" w:cs="Times New Roman"/>
                <w:color w:val="3F3F76"/>
                <w:kern w:val="0"/>
                <w:sz w:val="16"/>
                <w:szCs w:val="16"/>
                <w:lang w:eastAsia="en-GB"/>
                <w14:ligatures w14:val="none"/>
              </w:rPr>
            </w:pPr>
            <w:r w:rsidRPr="0010080C">
              <w:rPr>
                <w:rFonts w:ascii="Aptos Narrow" w:eastAsia="Times New Roman" w:hAnsi="Aptos Narrow" w:cs="Times New Roman"/>
                <w:color w:val="3F3F76"/>
                <w:kern w:val="0"/>
                <w:sz w:val="16"/>
                <w:szCs w:val="16"/>
                <w:lang w:eastAsia="en-GB"/>
                <w14:ligatures w14:val="none"/>
              </w:rPr>
              <w:t>30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0B9F72F4"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3.75655E+11</w:t>
            </w:r>
          </w:p>
        </w:tc>
        <w:tc>
          <w:tcPr>
            <w:tcW w:w="1160" w:type="dxa"/>
            <w:tcBorders>
              <w:top w:val="nil"/>
              <w:left w:val="nil"/>
              <w:bottom w:val="single" w:sz="4" w:space="0" w:color="3F3F3F"/>
              <w:right w:val="single" w:sz="4" w:space="0" w:color="3F3F3F"/>
            </w:tcBorders>
            <w:shd w:val="clear" w:color="000000" w:fill="F2F2F2"/>
            <w:noWrap/>
            <w:vAlign w:val="bottom"/>
            <w:hideMark/>
          </w:tcPr>
          <w:p w14:paraId="7F09B1C9"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612906.996</w:t>
            </w:r>
          </w:p>
        </w:tc>
        <w:tc>
          <w:tcPr>
            <w:tcW w:w="1517" w:type="dxa"/>
            <w:tcBorders>
              <w:top w:val="nil"/>
              <w:left w:val="nil"/>
              <w:bottom w:val="single" w:sz="4" w:space="0" w:color="3F3F3F"/>
              <w:right w:val="single" w:sz="4" w:space="0" w:color="3F3F3F"/>
            </w:tcBorders>
            <w:shd w:val="clear" w:color="000000" w:fill="F2F2F2"/>
            <w:noWrap/>
            <w:vAlign w:val="bottom"/>
            <w:hideMark/>
          </w:tcPr>
          <w:p w14:paraId="31F6603C"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526937.6488</w:t>
            </w:r>
          </w:p>
        </w:tc>
        <w:tc>
          <w:tcPr>
            <w:tcW w:w="903" w:type="dxa"/>
            <w:tcBorders>
              <w:top w:val="nil"/>
              <w:left w:val="nil"/>
              <w:bottom w:val="single" w:sz="4" w:space="0" w:color="3F3F3F"/>
              <w:right w:val="single" w:sz="4" w:space="0" w:color="3F3F3F"/>
            </w:tcBorders>
            <w:shd w:val="clear" w:color="000000" w:fill="F2F2F2"/>
            <w:noWrap/>
            <w:vAlign w:val="bottom"/>
            <w:hideMark/>
          </w:tcPr>
          <w:p w14:paraId="53D6AD25"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0.027264</w:t>
            </w:r>
          </w:p>
        </w:tc>
        <w:tc>
          <w:tcPr>
            <w:tcW w:w="980" w:type="dxa"/>
            <w:tcBorders>
              <w:top w:val="nil"/>
              <w:left w:val="nil"/>
              <w:bottom w:val="single" w:sz="4" w:space="0" w:color="3F3F3F"/>
              <w:right w:val="single" w:sz="4" w:space="0" w:color="3F3F3F"/>
            </w:tcBorders>
            <w:shd w:val="clear" w:color="000000" w:fill="F2F2F2"/>
            <w:noWrap/>
            <w:vAlign w:val="bottom"/>
            <w:hideMark/>
          </w:tcPr>
          <w:p w14:paraId="6DBD4BFD"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0.035969</w:t>
            </w:r>
          </w:p>
        </w:tc>
        <w:tc>
          <w:tcPr>
            <w:tcW w:w="980" w:type="dxa"/>
            <w:tcBorders>
              <w:top w:val="nil"/>
              <w:left w:val="nil"/>
              <w:bottom w:val="single" w:sz="4" w:space="0" w:color="3F3F3F"/>
              <w:right w:val="single" w:sz="4" w:space="0" w:color="3F3F3F"/>
            </w:tcBorders>
            <w:shd w:val="clear" w:color="000000" w:fill="F2F2F2"/>
            <w:noWrap/>
            <w:vAlign w:val="bottom"/>
            <w:hideMark/>
          </w:tcPr>
          <w:p w14:paraId="12192A2A"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0.026765</w:t>
            </w:r>
          </w:p>
        </w:tc>
        <w:tc>
          <w:tcPr>
            <w:tcW w:w="980" w:type="dxa"/>
            <w:tcBorders>
              <w:top w:val="nil"/>
              <w:left w:val="nil"/>
              <w:bottom w:val="single" w:sz="4" w:space="0" w:color="3F3F3F"/>
              <w:right w:val="single" w:sz="4" w:space="0" w:color="3F3F3F"/>
            </w:tcBorders>
            <w:shd w:val="clear" w:color="000000" w:fill="F2F2F2"/>
            <w:noWrap/>
            <w:vAlign w:val="bottom"/>
            <w:hideMark/>
          </w:tcPr>
          <w:p w14:paraId="6A734D78" w14:textId="77777777" w:rsidR="000615E5" w:rsidRPr="0010080C" w:rsidRDefault="000615E5" w:rsidP="000615E5">
            <w:pPr>
              <w:spacing w:after="0" w:line="240" w:lineRule="auto"/>
              <w:jc w:val="right"/>
              <w:rPr>
                <w:rFonts w:ascii="Aptos Narrow" w:eastAsia="Times New Roman" w:hAnsi="Aptos Narrow" w:cs="Times New Roman"/>
                <w:b/>
                <w:bCs/>
                <w:color w:val="3F3F3F"/>
                <w:kern w:val="0"/>
                <w:sz w:val="16"/>
                <w:szCs w:val="16"/>
                <w:lang w:eastAsia="en-GB"/>
                <w14:ligatures w14:val="none"/>
              </w:rPr>
            </w:pPr>
            <w:r w:rsidRPr="0010080C">
              <w:rPr>
                <w:rFonts w:ascii="Aptos Narrow" w:eastAsia="Times New Roman" w:hAnsi="Aptos Narrow" w:cs="Times New Roman"/>
                <w:b/>
                <w:bCs/>
                <w:color w:val="3F3F3F"/>
                <w:kern w:val="0"/>
                <w:sz w:val="16"/>
                <w:szCs w:val="16"/>
                <w:lang w:eastAsia="en-GB"/>
                <w14:ligatures w14:val="none"/>
              </w:rPr>
              <w:t>0.333333</w:t>
            </w:r>
          </w:p>
        </w:tc>
      </w:tr>
    </w:tbl>
    <w:tbl>
      <w:tblPr>
        <w:tblpPr w:leftFromText="180" w:rightFromText="180" w:vertAnchor="text" w:horzAnchor="margin" w:tblpY="-989"/>
        <w:tblW w:w="2880" w:type="dxa"/>
        <w:tblLook w:val="04A0" w:firstRow="1" w:lastRow="0" w:firstColumn="1" w:lastColumn="0" w:noHBand="0" w:noVBand="1"/>
      </w:tblPr>
      <w:tblGrid>
        <w:gridCol w:w="960"/>
        <w:gridCol w:w="960"/>
        <w:gridCol w:w="960"/>
      </w:tblGrid>
      <w:tr w:rsidR="0010080C" w:rsidRPr="0010080C" w14:paraId="2434DA9D" w14:textId="77777777" w:rsidTr="0010080C">
        <w:trPr>
          <w:trHeight w:val="315"/>
        </w:trPr>
        <w:tc>
          <w:tcPr>
            <w:tcW w:w="960" w:type="dxa"/>
            <w:tcBorders>
              <w:top w:val="single" w:sz="8" w:space="0" w:color="7F7F7F"/>
              <w:left w:val="single" w:sz="8" w:space="0" w:color="7F7F7F"/>
              <w:bottom w:val="single" w:sz="8" w:space="0" w:color="7F7F7F"/>
              <w:right w:val="single" w:sz="8" w:space="0" w:color="7F7F7F"/>
            </w:tcBorders>
            <w:shd w:val="clear" w:color="000000" w:fill="FFCC99"/>
            <w:noWrap/>
            <w:vAlign w:val="center"/>
            <w:hideMark/>
          </w:tcPr>
          <w:p w14:paraId="7A085DA9" w14:textId="77777777" w:rsidR="0010080C" w:rsidRPr="0010080C" w:rsidRDefault="0010080C" w:rsidP="0010080C">
            <w:pPr>
              <w:spacing w:after="0" w:line="240" w:lineRule="auto"/>
              <w:rPr>
                <w:rFonts w:ascii="Aptos Narrow" w:eastAsia="Times New Roman" w:hAnsi="Aptos Narrow" w:cs="Times New Roman"/>
                <w:color w:val="3F3F76"/>
                <w:kern w:val="0"/>
                <w:sz w:val="18"/>
                <w:szCs w:val="18"/>
                <w:lang w:eastAsia="en-GB"/>
                <w14:ligatures w14:val="none"/>
              </w:rPr>
            </w:pPr>
            <w:r w:rsidRPr="0010080C">
              <w:rPr>
                <w:rFonts w:ascii="Aptos Narrow" w:eastAsia="Times New Roman" w:hAnsi="Aptos Narrow" w:cs="Times New Roman"/>
                <w:color w:val="3F3F76"/>
                <w:kern w:val="0"/>
                <w:sz w:val="18"/>
                <w:szCs w:val="18"/>
                <w:lang w:eastAsia="en-GB"/>
                <w14:ligatures w14:val="none"/>
              </w:rPr>
              <w:lastRenderedPageBreak/>
              <w:t>Best Period</w:t>
            </w:r>
          </w:p>
        </w:tc>
        <w:tc>
          <w:tcPr>
            <w:tcW w:w="960" w:type="dxa"/>
            <w:tcBorders>
              <w:top w:val="single" w:sz="8" w:space="0" w:color="7F7F7F"/>
              <w:left w:val="nil"/>
              <w:bottom w:val="single" w:sz="8" w:space="0" w:color="7F7F7F"/>
              <w:right w:val="single" w:sz="8" w:space="0" w:color="7F7F7F"/>
            </w:tcBorders>
            <w:shd w:val="clear" w:color="000000" w:fill="FFCC99"/>
            <w:noWrap/>
            <w:vAlign w:val="center"/>
            <w:hideMark/>
          </w:tcPr>
          <w:p w14:paraId="2DFE036C" w14:textId="77777777" w:rsidR="0010080C" w:rsidRPr="0010080C" w:rsidRDefault="0010080C" w:rsidP="0010080C">
            <w:pPr>
              <w:spacing w:after="0" w:line="240" w:lineRule="auto"/>
              <w:rPr>
                <w:rFonts w:ascii="Aptos Narrow" w:eastAsia="Times New Roman" w:hAnsi="Aptos Narrow" w:cs="Times New Roman"/>
                <w:color w:val="3F3F76"/>
                <w:kern w:val="0"/>
                <w:sz w:val="18"/>
                <w:szCs w:val="18"/>
                <w:lang w:eastAsia="en-GB"/>
                <w14:ligatures w14:val="none"/>
              </w:rPr>
            </w:pPr>
            <w:r w:rsidRPr="0010080C">
              <w:rPr>
                <w:rFonts w:ascii="Aptos Narrow" w:eastAsia="Times New Roman" w:hAnsi="Aptos Narrow" w:cs="Times New Roman"/>
                <w:color w:val="3F3F76"/>
                <w:kern w:val="0"/>
                <w:sz w:val="18"/>
                <w:szCs w:val="18"/>
                <w:lang w:eastAsia="en-GB"/>
                <w14:ligatures w14:val="none"/>
              </w:rPr>
              <w:t>Best Horizon</w:t>
            </w:r>
          </w:p>
        </w:tc>
        <w:tc>
          <w:tcPr>
            <w:tcW w:w="960" w:type="dxa"/>
            <w:tcBorders>
              <w:top w:val="single" w:sz="8" w:space="0" w:color="7F7F7F"/>
              <w:left w:val="nil"/>
              <w:bottom w:val="single" w:sz="8" w:space="0" w:color="7F7F7F"/>
              <w:right w:val="single" w:sz="8" w:space="0" w:color="7F7F7F"/>
            </w:tcBorders>
            <w:shd w:val="clear" w:color="000000" w:fill="FFCC99"/>
            <w:noWrap/>
            <w:vAlign w:val="center"/>
            <w:hideMark/>
          </w:tcPr>
          <w:p w14:paraId="04D616C9" w14:textId="77777777" w:rsidR="0010080C" w:rsidRPr="0010080C" w:rsidRDefault="0010080C" w:rsidP="0010080C">
            <w:pPr>
              <w:spacing w:after="0" w:line="240" w:lineRule="auto"/>
              <w:rPr>
                <w:rFonts w:ascii="Aptos Narrow" w:eastAsia="Times New Roman" w:hAnsi="Aptos Narrow" w:cs="Times New Roman"/>
                <w:color w:val="3F3F76"/>
                <w:kern w:val="0"/>
                <w:sz w:val="18"/>
                <w:szCs w:val="18"/>
                <w:lang w:eastAsia="en-GB"/>
                <w14:ligatures w14:val="none"/>
              </w:rPr>
            </w:pPr>
            <w:r w:rsidRPr="0010080C">
              <w:rPr>
                <w:rFonts w:ascii="Aptos Narrow" w:eastAsia="Times New Roman" w:hAnsi="Aptos Narrow" w:cs="Times New Roman"/>
                <w:color w:val="3F3F76"/>
                <w:kern w:val="0"/>
                <w:sz w:val="18"/>
                <w:szCs w:val="18"/>
                <w:lang w:eastAsia="en-GB"/>
                <w14:ligatures w14:val="none"/>
              </w:rPr>
              <w:t>Best Coverage</w:t>
            </w:r>
          </w:p>
        </w:tc>
      </w:tr>
      <w:tr w:rsidR="0010080C" w:rsidRPr="0010080C" w14:paraId="25873246" w14:textId="77777777" w:rsidTr="0010080C">
        <w:trPr>
          <w:trHeight w:val="315"/>
        </w:trPr>
        <w:tc>
          <w:tcPr>
            <w:tcW w:w="960" w:type="dxa"/>
            <w:tcBorders>
              <w:top w:val="nil"/>
              <w:left w:val="single" w:sz="8" w:space="0" w:color="3F3F3F"/>
              <w:bottom w:val="single" w:sz="8" w:space="0" w:color="3F3F3F"/>
              <w:right w:val="single" w:sz="8" w:space="0" w:color="3F3F3F"/>
            </w:tcBorders>
            <w:shd w:val="clear" w:color="000000" w:fill="F2F2F2"/>
            <w:noWrap/>
            <w:vAlign w:val="center"/>
            <w:hideMark/>
          </w:tcPr>
          <w:p w14:paraId="1AB3785A" w14:textId="77777777" w:rsidR="0010080C" w:rsidRPr="0010080C" w:rsidRDefault="0010080C" w:rsidP="0010080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10080C">
              <w:rPr>
                <w:rFonts w:ascii="Aptos Narrow" w:eastAsia="Times New Roman" w:hAnsi="Aptos Narrow" w:cs="Times New Roman"/>
                <w:b/>
                <w:bCs/>
                <w:color w:val="3F3F3F"/>
                <w:kern w:val="0"/>
                <w:sz w:val="18"/>
                <w:szCs w:val="18"/>
                <w:lang w:eastAsia="en-GB"/>
                <w14:ligatures w14:val="none"/>
              </w:rPr>
              <w:t>60</w:t>
            </w:r>
          </w:p>
        </w:tc>
        <w:tc>
          <w:tcPr>
            <w:tcW w:w="960" w:type="dxa"/>
            <w:tcBorders>
              <w:top w:val="nil"/>
              <w:left w:val="nil"/>
              <w:bottom w:val="single" w:sz="8" w:space="0" w:color="3F3F3F"/>
              <w:right w:val="single" w:sz="8" w:space="0" w:color="3F3F3F"/>
            </w:tcBorders>
            <w:shd w:val="clear" w:color="000000" w:fill="F2F2F2"/>
            <w:noWrap/>
            <w:vAlign w:val="center"/>
            <w:hideMark/>
          </w:tcPr>
          <w:p w14:paraId="721CDAD3" w14:textId="77777777" w:rsidR="0010080C" w:rsidRPr="0010080C" w:rsidRDefault="0010080C" w:rsidP="0010080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10080C">
              <w:rPr>
                <w:rFonts w:ascii="Aptos Narrow" w:eastAsia="Times New Roman" w:hAnsi="Aptos Narrow" w:cs="Times New Roman"/>
                <w:b/>
                <w:bCs/>
                <w:color w:val="3F3F3F"/>
                <w:kern w:val="0"/>
                <w:sz w:val="18"/>
                <w:szCs w:val="18"/>
                <w:lang w:eastAsia="en-GB"/>
                <w14:ligatures w14:val="none"/>
              </w:rPr>
              <w:t>30</w:t>
            </w:r>
          </w:p>
        </w:tc>
        <w:tc>
          <w:tcPr>
            <w:tcW w:w="960" w:type="dxa"/>
            <w:tcBorders>
              <w:top w:val="nil"/>
              <w:left w:val="nil"/>
              <w:bottom w:val="single" w:sz="8" w:space="0" w:color="3F3F3F"/>
              <w:right w:val="single" w:sz="8" w:space="0" w:color="3F3F3F"/>
            </w:tcBorders>
            <w:shd w:val="clear" w:color="000000" w:fill="F2F2F2"/>
            <w:noWrap/>
            <w:vAlign w:val="center"/>
            <w:hideMark/>
          </w:tcPr>
          <w:p w14:paraId="5803D174" w14:textId="77777777" w:rsidR="0010080C" w:rsidRPr="0010080C" w:rsidRDefault="0010080C" w:rsidP="0010080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10080C">
              <w:rPr>
                <w:rFonts w:ascii="Aptos Narrow" w:eastAsia="Times New Roman" w:hAnsi="Aptos Narrow" w:cs="Times New Roman"/>
                <w:b/>
                <w:bCs/>
                <w:color w:val="3F3F3F"/>
                <w:kern w:val="0"/>
                <w:sz w:val="18"/>
                <w:szCs w:val="18"/>
                <w:lang w:eastAsia="en-GB"/>
                <w14:ligatures w14:val="none"/>
              </w:rPr>
              <w:t>0.39</w:t>
            </w:r>
          </w:p>
        </w:tc>
      </w:tr>
    </w:tbl>
    <w:p w14:paraId="07CF9774" w14:textId="77777777" w:rsidR="0010080C" w:rsidRDefault="00987284" w:rsidP="00BD094C">
      <w:pPr>
        <w:rPr>
          <w:rFonts w:ascii="Calibri" w:eastAsiaTheme="minorEastAsia" w:hAnsi="Calibri" w:cs="Calibri"/>
          <w:b/>
          <w:bCs/>
        </w:rPr>
      </w:pPr>
      <w:r>
        <w:rPr>
          <w:rFonts w:ascii="Calibri" w:eastAsiaTheme="minorEastAsia" w:hAnsi="Calibri" w:cs="Calibri"/>
          <w:b/>
          <w:bCs/>
        </w:rPr>
        <w:t xml:space="preserve"> </w:t>
      </w:r>
      <w:r w:rsidR="001E4205">
        <w:rPr>
          <w:rFonts w:ascii="Calibri" w:eastAsiaTheme="minorEastAsia" w:hAnsi="Calibri" w:cs="Calibri"/>
          <w:b/>
          <w:bCs/>
        </w:rPr>
        <w:t xml:space="preserve">               </w:t>
      </w:r>
    </w:p>
    <w:p w14:paraId="2C88EDD8" w14:textId="08BE4E54" w:rsidR="00D31E1F" w:rsidRDefault="001E4205" w:rsidP="00BD094C">
      <w:pPr>
        <w:rPr>
          <w:rFonts w:ascii="Calibri" w:eastAsiaTheme="minorEastAsia" w:hAnsi="Calibri" w:cs="Calibri"/>
          <w:b/>
          <w:bCs/>
          <w:sz w:val="22"/>
          <w:szCs w:val="22"/>
        </w:rPr>
      </w:pPr>
      <w:r>
        <w:rPr>
          <w:rFonts w:ascii="Calibri" w:eastAsiaTheme="minorEastAsia" w:hAnsi="Calibri" w:cs="Calibri"/>
          <w:b/>
          <w:bCs/>
        </w:rPr>
        <w:t xml:space="preserve">  </w:t>
      </w:r>
      <w:r w:rsidR="00D31E1F" w:rsidRPr="00AA4BA2">
        <w:rPr>
          <w:rFonts w:ascii="Calibri" w:eastAsiaTheme="minorEastAsia" w:hAnsi="Calibri" w:cs="Calibri"/>
          <w:b/>
          <w:bCs/>
          <w:sz w:val="22"/>
          <w:szCs w:val="22"/>
        </w:rPr>
        <w:t>Figure 1</w:t>
      </w:r>
      <w:r w:rsidR="00987284" w:rsidRPr="00AA4BA2">
        <w:rPr>
          <w:rFonts w:ascii="Calibri" w:eastAsiaTheme="minorEastAsia" w:hAnsi="Calibri" w:cs="Calibri"/>
          <w:b/>
          <w:bCs/>
          <w:sz w:val="22"/>
          <w:szCs w:val="22"/>
        </w:rPr>
        <w:t>4</w:t>
      </w:r>
      <w:r w:rsidR="00D31E1F" w:rsidRPr="00AA4BA2">
        <w:rPr>
          <w:rFonts w:ascii="Calibri" w:eastAsiaTheme="minorEastAsia" w:hAnsi="Calibri" w:cs="Calibri"/>
          <w:b/>
          <w:bCs/>
          <w:sz w:val="22"/>
          <w:szCs w:val="22"/>
        </w:rPr>
        <w:t>.</w:t>
      </w:r>
      <w:r w:rsidR="00987284" w:rsidRPr="00AA4BA2">
        <w:rPr>
          <w:rFonts w:ascii="Calibri" w:eastAsiaTheme="minorEastAsia" w:hAnsi="Calibri" w:cs="Calibri"/>
          <w:b/>
          <w:bCs/>
          <w:sz w:val="22"/>
          <w:szCs w:val="22"/>
        </w:rPr>
        <w:t xml:space="preserve"> Cross Validation Table with Default Internal Parameters</w:t>
      </w:r>
      <w:r w:rsidR="0076463E">
        <w:rPr>
          <w:rFonts w:ascii="Calibri" w:eastAsiaTheme="minorEastAsia" w:hAnsi="Calibri" w:cs="Calibri"/>
          <w:b/>
          <w:bCs/>
          <w:sz w:val="22"/>
          <w:szCs w:val="22"/>
        </w:rPr>
        <w:t xml:space="preserve"> with Train Data</w:t>
      </w:r>
    </w:p>
    <w:p w14:paraId="6E63E111" w14:textId="77777777" w:rsidR="0010080C" w:rsidRPr="00BD094C" w:rsidRDefault="0010080C" w:rsidP="00BD094C">
      <w:pPr>
        <w:rPr>
          <w:rFonts w:ascii="Calibri" w:eastAsiaTheme="minorEastAsia" w:hAnsi="Calibri" w:cs="Calibri"/>
          <w:b/>
          <w:bCs/>
        </w:rPr>
      </w:pPr>
    </w:p>
    <w:p w14:paraId="39486B92" w14:textId="77777777" w:rsidR="00A74619" w:rsidRPr="00A74619" w:rsidRDefault="00A74619" w:rsidP="6150C689">
      <w:pPr>
        <w:ind w:left="283"/>
        <w:rPr>
          <w:rFonts w:ascii="Calibri" w:eastAsiaTheme="minorEastAsia" w:hAnsi="Calibri" w:cs="Calibri"/>
          <w:sz w:val="18"/>
          <w:szCs w:val="18"/>
        </w:rPr>
      </w:pPr>
    </w:p>
    <w:p w14:paraId="3CA39AC9" w14:textId="23E6D85D" w:rsidR="009120E7" w:rsidRDefault="00D87127" w:rsidP="6150C689">
      <w:pPr>
        <w:ind w:left="283"/>
        <w:rPr>
          <w:rFonts w:ascii="Calibri" w:eastAsiaTheme="minorEastAsia" w:hAnsi="Calibri" w:cs="Calibri"/>
        </w:rPr>
      </w:pPr>
      <w:r w:rsidRPr="00D87127">
        <w:rPr>
          <w:rFonts w:ascii="Calibri" w:eastAsiaTheme="minorEastAsia" w:hAnsi="Calibri" w:cs="Calibri"/>
          <w:sz w:val="22"/>
          <w:szCs w:val="22"/>
        </w:rPr>
        <w:t>The below figure shows the result of the model before hyperparameters are defined. The model has a 0.3</w:t>
      </w:r>
      <w:r w:rsidR="0010080C">
        <w:rPr>
          <w:rFonts w:ascii="Calibri" w:eastAsiaTheme="minorEastAsia" w:hAnsi="Calibri" w:cs="Calibri"/>
          <w:sz w:val="22"/>
          <w:szCs w:val="22"/>
        </w:rPr>
        <w:t>9</w:t>
      </w:r>
      <w:r w:rsidRPr="00D87127">
        <w:rPr>
          <w:rFonts w:ascii="Calibri" w:eastAsiaTheme="minorEastAsia" w:hAnsi="Calibri" w:cs="Calibri"/>
          <w:sz w:val="22"/>
          <w:szCs w:val="22"/>
        </w:rPr>
        <w:t xml:space="preserve"> coverage rate in the beginning, which means the model covered %39 of the real values for the train dataset. That kind of rate is not enough when it comes to epidemic cases. Therefore, higher coverage has to be obtained. </w:t>
      </w:r>
      <w:r w:rsidR="00FF6DA6" w:rsidRPr="00FF6DA6">
        <w:rPr>
          <w:rFonts w:ascii="Calibri" w:eastAsiaTheme="minorEastAsia" w:hAnsi="Calibri" w:cs="Calibri"/>
          <w:noProof/>
        </w:rPr>
        <w:drawing>
          <wp:inline distT="0" distB="0" distL="0" distR="0" wp14:anchorId="1CC24BCD" wp14:editId="723402E1">
            <wp:extent cx="5676900" cy="4381500"/>
            <wp:effectExtent l="0" t="0" r="0" b="0"/>
            <wp:docPr id="1225074390" name="Picture 1" descr="A graph with blue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074390" name="Picture 1" descr="A graph with blue dots and numbers&#10;&#10;Description automatically generated"/>
                    <pic:cNvPicPr/>
                  </pic:nvPicPr>
                  <pic:blipFill>
                    <a:blip r:embed="rId35"/>
                    <a:stretch>
                      <a:fillRect/>
                    </a:stretch>
                  </pic:blipFill>
                  <pic:spPr>
                    <a:xfrm>
                      <a:off x="0" y="0"/>
                      <a:ext cx="5677697" cy="4382115"/>
                    </a:xfrm>
                    <a:prstGeom prst="rect">
                      <a:avLst/>
                    </a:prstGeom>
                  </pic:spPr>
                </pic:pic>
              </a:graphicData>
            </a:graphic>
          </wp:inline>
        </w:drawing>
      </w:r>
      <w:r w:rsidR="009120E7" w:rsidRPr="009120E7">
        <w:rPr>
          <w:rFonts w:ascii="Calibri" w:eastAsiaTheme="minorEastAsia" w:hAnsi="Calibri" w:cs="Calibri"/>
        </w:rPr>
        <w:t xml:space="preserve"> </w:t>
      </w:r>
      <w:r w:rsidR="00F46568" w:rsidRPr="00F46568">
        <w:rPr>
          <w:rFonts w:ascii="Calibri" w:eastAsiaTheme="minorEastAsia" w:hAnsi="Calibri" w:cs="Calibri"/>
        </w:rPr>
        <w:t xml:space="preserve"> </w:t>
      </w:r>
    </w:p>
    <w:p w14:paraId="05C41E7C" w14:textId="4E734E9A" w:rsidR="00987284" w:rsidRDefault="00987284" w:rsidP="6150C689">
      <w:pPr>
        <w:ind w:left="283"/>
        <w:rPr>
          <w:rFonts w:ascii="Calibri" w:eastAsiaTheme="minorEastAsia" w:hAnsi="Calibri" w:cs="Calibri"/>
          <w:b/>
          <w:bCs/>
          <w:sz w:val="22"/>
          <w:szCs w:val="22"/>
        </w:rPr>
      </w:pPr>
      <w:r>
        <w:rPr>
          <w:rFonts w:ascii="Calibri" w:eastAsiaTheme="minorEastAsia" w:hAnsi="Calibri" w:cs="Calibri"/>
        </w:rPr>
        <w:t xml:space="preserve">             </w:t>
      </w:r>
      <w:r w:rsidRPr="00AA4BA2">
        <w:rPr>
          <w:rFonts w:ascii="Calibri" w:eastAsiaTheme="minorEastAsia" w:hAnsi="Calibri" w:cs="Calibri"/>
          <w:b/>
          <w:bCs/>
          <w:sz w:val="22"/>
          <w:szCs w:val="22"/>
        </w:rPr>
        <w:t>Figure 15. Coverage Metric</w:t>
      </w:r>
      <w:r w:rsidR="007A72F5" w:rsidRPr="00AA4BA2">
        <w:rPr>
          <w:rFonts w:ascii="Calibri" w:eastAsiaTheme="minorEastAsia" w:hAnsi="Calibri" w:cs="Calibri"/>
          <w:b/>
          <w:bCs/>
          <w:sz w:val="22"/>
          <w:szCs w:val="22"/>
        </w:rPr>
        <w:t xml:space="preserve"> on the best Horizon</w:t>
      </w:r>
      <w:r w:rsidR="00D2612F" w:rsidRPr="00AA4BA2">
        <w:rPr>
          <w:rFonts w:ascii="Calibri" w:eastAsiaTheme="minorEastAsia" w:hAnsi="Calibri" w:cs="Calibri"/>
          <w:b/>
          <w:bCs/>
          <w:sz w:val="22"/>
          <w:szCs w:val="22"/>
        </w:rPr>
        <w:t xml:space="preserve"> with Default Parameters</w:t>
      </w:r>
      <w:r w:rsidR="0076463E">
        <w:rPr>
          <w:rFonts w:ascii="Calibri" w:eastAsiaTheme="minorEastAsia" w:hAnsi="Calibri" w:cs="Calibri"/>
          <w:b/>
          <w:bCs/>
          <w:sz w:val="22"/>
          <w:szCs w:val="22"/>
        </w:rPr>
        <w:t xml:space="preserve"> with Train data</w:t>
      </w:r>
    </w:p>
    <w:p w14:paraId="0FEED678" w14:textId="22F56476" w:rsidR="00EA68C3" w:rsidRDefault="00063BE8" w:rsidP="6150C689">
      <w:pPr>
        <w:ind w:left="283"/>
        <w:rPr>
          <w:rFonts w:ascii="Calibri" w:eastAsiaTheme="minorEastAsia" w:hAnsi="Calibri" w:cs="Calibri"/>
          <w:b/>
          <w:bCs/>
          <w:sz w:val="22"/>
          <w:szCs w:val="22"/>
        </w:rPr>
      </w:pPr>
      <w:r w:rsidRPr="00063BE8">
        <w:rPr>
          <w:rFonts w:ascii="Calibri" w:eastAsiaTheme="minorEastAsia" w:hAnsi="Calibri" w:cs="Calibri"/>
          <w:b/>
          <w:bCs/>
          <w:noProof/>
          <w:sz w:val="22"/>
          <w:szCs w:val="22"/>
        </w:rPr>
        <w:lastRenderedPageBreak/>
        <w:drawing>
          <wp:inline distT="0" distB="0" distL="0" distR="0" wp14:anchorId="3B1BCD1F" wp14:editId="468385AF">
            <wp:extent cx="5731510" cy="2571750"/>
            <wp:effectExtent l="0" t="0" r="2540" b="0"/>
            <wp:docPr id="1338449416" name="Picture 1" descr="A graph showing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449416" name="Picture 1" descr="A graph showing a line&#10;&#10;Description automatically generated with medium confidence"/>
                    <pic:cNvPicPr/>
                  </pic:nvPicPr>
                  <pic:blipFill>
                    <a:blip r:embed="rId36"/>
                    <a:stretch>
                      <a:fillRect/>
                    </a:stretch>
                  </pic:blipFill>
                  <pic:spPr>
                    <a:xfrm>
                      <a:off x="0" y="0"/>
                      <a:ext cx="5731510" cy="2571750"/>
                    </a:xfrm>
                    <a:prstGeom prst="rect">
                      <a:avLst/>
                    </a:prstGeom>
                  </pic:spPr>
                </pic:pic>
              </a:graphicData>
            </a:graphic>
          </wp:inline>
        </w:drawing>
      </w:r>
    </w:p>
    <w:p w14:paraId="77FF37E2" w14:textId="7F40B7DE" w:rsidR="00063BE8" w:rsidRPr="0076463E" w:rsidRDefault="00156F8E" w:rsidP="00D83AA9">
      <w:pPr>
        <w:rPr>
          <w:rFonts w:ascii="Calibri" w:eastAsiaTheme="minorEastAsia" w:hAnsi="Calibri" w:cs="Calibri"/>
          <w:b/>
          <w:bCs/>
          <w:sz w:val="18"/>
          <w:szCs w:val="18"/>
        </w:rPr>
      </w:pPr>
      <w:r>
        <w:rPr>
          <w:rFonts w:ascii="Calibri" w:eastAsiaTheme="minorEastAsia" w:hAnsi="Calibri" w:cs="Calibri"/>
          <w:b/>
          <w:bCs/>
          <w:sz w:val="18"/>
          <w:szCs w:val="18"/>
        </w:rPr>
        <w:t xml:space="preserve">     </w:t>
      </w:r>
      <w:r w:rsidR="00843280" w:rsidRPr="0076463E">
        <w:rPr>
          <w:rFonts w:ascii="Calibri" w:eastAsiaTheme="minorEastAsia" w:hAnsi="Calibri" w:cs="Calibri"/>
          <w:b/>
          <w:bCs/>
          <w:sz w:val="18"/>
          <w:szCs w:val="18"/>
        </w:rPr>
        <w:t xml:space="preserve">  </w:t>
      </w:r>
      <w:r w:rsidR="00063BE8" w:rsidRPr="0076463E">
        <w:rPr>
          <w:rFonts w:ascii="Calibri" w:eastAsiaTheme="minorEastAsia" w:hAnsi="Calibri" w:cs="Calibri"/>
          <w:b/>
          <w:bCs/>
          <w:sz w:val="18"/>
          <w:szCs w:val="18"/>
        </w:rPr>
        <w:t xml:space="preserve">Figure 16. </w:t>
      </w:r>
      <w:r w:rsidR="00D83AA9" w:rsidRPr="0076463E">
        <w:rPr>
          <w:rFonts w:ascii="Calibri" w:eastAsiaTheme="minorEastAsia" w:hAnsi="Calibri" w:cs="Calibri"/>
          <w:b/>
          <w:bCs/>
          <w:sz w:val="18"/>
          <w:szCs w:val="18"/>
        </w:rPr>
        <w:t>Comparison plot between predicted and actual values with default setting for C</w:t>
      </w:r>
      <w:r w:rsidR="00843280" w:rsidRPr="0076463E">
        <w:rPr>
          <w:rFonts w:ascii="Calibri" w:eastAsiaTheme="minorEastAsia" w:hAnsi="Calibri" w:cs="Calibri"/>
          <w:b/>
          <w:bCs/>
          <w:sz w:val="18"/>
          <w:szCs w:val="18"/>
        </w:rPr>
        <w:t>ros. Val.</w:t>
      </w:r>
      <w:r w:rsidR="0076463E">
        <w:rPr>
          <w:rFonts w:ascii="Calibri" w:eastAsiaTheme="minorEastAsia" w:hAnsi="Calibri" w:cs="Calibri"/>
          <w:b/>
          <w:bCs/>
          <w:sz w:val="18"/>
          <w:szCs w:val="18"/>
        </w:rPr>
        <w:t xml:space="preserve"> With Train data</w:t>
      </w:r>
    </w:p>
    <w:p w14:paraId="246F7ABA" w14:textId="461A1114" w:rsidR="009120E7" w:rsidRDefault="001B1401" w:rsidP="6150C689">
      <w:pPr>
        <w:ind w:left="283"/>
        <w:rPr>
          <w:rFonts w:ascii="Calibri" w:eastAsiaTheme="minorEastAsia" w:hAnsi="Calibri" w:cs="Calibri"/>
        </w:rPr>
      </w:pPr>
      <w:r w:rsidRPr="001B1401">
        <w:rPr>
          <w:rFonts w:ascii="Calibri" w:eastAsiaTheme="minorEastAsia" w:hAnsi="Calibri" w:cs="Calibri"/>
          <w:sz w:val="22"/>
          <w:szCs w:val="22"/>
        </w:rPr>
        <w:t xml:space="preserve">Figure 16. provides a comparison between predicted and actual values for the given years on </w:t>
      </w:r>
      <w:r w:rsidR="001B3E67">
        <w:rPr>
          <w:rFonts w:ascii="Calibri" w:eastAsiaTheme="minorEastAsia" w:hAnsi="Calibri" w:cs="Calibri"/>
          <w:sz w:val="22"/>
          <w:szCs w:val="22"/>
        </w:rPr>
        <w:t>test data values</w:t>
      </w:r>
      <w:r w:rsidRPr="001B1401">
        <w:rPr>
          <w:rFonts w:ascii="Calibri" w:eastAsiaTheme="minorEastAsia" w:hAnsi="Calibri" w:cs="Calibri"/>
          <w:sz w:val="22"/>
          <w:szCs w:val="22"/>
        </w:rPr>
        <w:t xml:space="preserve">. While X-axis depicts date from 2022-02 to 2022-07, the y axis shows the number of cumulative cases in the United Kingdom </w:t>
      </w:r>
      <w:r w:rsidR="00C968CC" w:rsidRPr="00C968CC">
        <w:rPr>
          <w:rFonts w:ascii="Calibri" w:eastAsiaTheme="minorEastAsia" w:hAnsi="Calibri" w:cs="Calibri"/>
          <w:noProof/>
        </w:rPr>
        <w:drawing>
          <wp:inline distT="0" distB="0" distL="0" distR="0" wp14:anchorId="51ECD03B" wp14:editId="1708EE1E">
            <wp:extent cx="4667250" cy="3619500"/>
            <wp:effectExtent l="0" t="0" r="0" b="0"/>
            <wp:docPr id="1516546792" name="Picture 1" descr="A graph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46792" name="Picture 1" descr="A graph with red dots&#10;&#10;Description automatically generated"/>
                    <pic:cNvPicPr/>
                  </pic:nvPicPr>
                  <pic:blipFill>
                    <a:blip r:embed="rId37"/>
                    <a:stretch>
                      <a:fillRect/>
                    </a:stretch>
                  </pic:blipFill>
                  <pic:spPr>
                    <a:xfrm>
                      <a:off x="0" y="0"/>
                      <a:ext cx="4667904" cy="3620007"/>
                    </a:xfrm>
                    <a:prstGeom prst="rect">
                      <a:avLst/>
                    </a:prstGeom>
                  </pic:spPr>
                </pic:pic>
              </a:graphicData>
            </a:graphic>
          </wp:inline>
        </w:drawing>
      </w:r>
    </w:p>
    <w:p w14:paraId="2A9FAD49" w14:textId="2C769514" w:rsidR="007A72F5" w:rsidRDefault="007A72F5" w:rsidP="6150C689">
      <w:pPr>
        <w:ind w:left="283"/>
        <w:rPr>
          <w:rFonts w:ascii="Calibri" w:eastAsiaTheme="minorEastAsia" w:hAnsi="Calibri" w:cs="Calibri"/>
          <w:b/>
          <w:bCs/>
          <w:sz w:val="22"/>
          <w:szCs w:val="22"/>
        </w:rPr>
      </w:pPr>
      <w:r>
        <w:rPr>
          <w:rFonts w:ascii="Calibri" w:eastAsiaTheme="minorEastAsia" w:hAnsi="Calibri" w:cs="Calibri"/>
        </w:rPr>
        <w:t xml:space="preserve">                  </w:t>
      </w:r>
      <w:r w:rsidRPr="00AA4BA2">
        <w:rPr>
          <w:rFonts w:ascii="Calibri" w:eastAsiaTheme="minorEastAsia" w:hAnsi="Calibri" w:cs="Calibri"/>
          <w:b/>
          <w:bCs/>
          <w:sz w:val="22"/>
          <w:szCs w:val="22"/>
        </w:rPr>
        <w:t>Figure 1</w:t>
      </w:r>
      <w:r w:rsidR="006451F5">
        <w:rPr>
          <w:rFonts w:ascii="Calibri" w:eastAsiaTheme="minorEastAsia" w:hAnsi="Calibri" w:cs="Calibri"/>
          <w:b/>
          <w:bCs/>
          <w:sz w:val="22"/>
          <w:szCs w:val="22"/>
        </w:rPr>
        <w:t>7</w:t>
      </w:r>
      <w:r w:rsidRPr="00AA4BA2">
        <w:rPr>
          <w:rFonts w:ascii="Calibri" w:eastAsiaTheme="minorEastAsia" w:hAnsi="Calibri" w:cs="Calibri"/>
          <w:b/>
          <w:bCs/>
          <w:sz w:val="22"/>
          <w:szCs w:val="22"/>
        </w:rPr>
        <w:t>. MAPE Metric on the best Horizon</w:t>
      </w:r>
      <w:r w:rsidR="00D2612F" w:rsidRPr="00AA4BA2">
        <w:rPr>
          <w:rFonts w:ascii="Calibri" w:eastAsiaTheme="minorEastAsia" w:hAnsi="Calibri" w:cs="Calibri"/>
          <w:b/>
          <w:bCs/>
          <w:sz w:val="22"/>
          <w:szCs w:val="22"/>
        </w:rPr>
        <w:t xml:space="preserve"> with Default Parameters</w:t>
      </w:r>
      <w:r w:rsidR="006451F5">
        <w:rPr>
          <w:rFonts w:ascii="Calibri" w:eastAsiaTheme="minorEastAsia" w:hAnsi="Calibri" w:cs="Calibri"/>
          <w:b/>
          <w:bCs/>
          <w:sz w:val="22"/>
          <w:szCs w:val="22"/>
        </w:rPr>
        <w:t xml:space="preserve"> on Train Data</w:t>
      </w:r>
    </w:p>
    <w:p w14:paraId="5A57E374" w14:textId="77777777" w:rsidR="00F56A40" w:rsidRPr="00AA4BA2" w:rsidRDefault="00F56A40" w:rsidP="6150C689">
      <w:pPr>
        <w:ind w:left="283"/>
        <w:rPr>
          <w:rFonts w:ascii="Calibri" w:eastAsiaTheme="minorEastAsia" w:hAnsi="Calibri" w:cs="Calibri"/>
          <w:b/>
          <w:bCs/>
          <w:sz w:val="22"/>
          <w:szCs w:val="22"/>
        </w:rPr>
      </w:pPr>
    </w:p>
    <w:p w14:paraId="779D1DCF" w14:textId="618D73CD" w:rsidR="007A72F5" w:rsidRDefault="007A72F5" w:rsidP="6150C689">
      <w:pPr>
        <w:ind w:left="283"/>
        <w:rPr>
          <w:rFonts w:ascii="Calibri" w:eastAsiaTheme="minorEastAsia" w:hAnsi="Calibri" w:cs="Calibri"/>
        </w:rPr>
      </w:pPr>
      <w:r>
        <w:rPr>
          <w:rFonts w:ascii="Calibri" w:eastAsiaTheme="minorEastAsia" w:hAnsi="Calibri" w:cs="Calibri"/>
        </w:rPr>
        <w:t xml:space="preserve"> </w:t>
      </w:r>
    </w:p>
    <w:p w14:paraId="16E33599" w14:textId="4493CE62" w:rsidR="00226E05" w:rsidRPr="00AA4BA2" w:rsidRDefault="00190898" w:rsidP="6150C689">
      <w:pPr>
        <w:ind w:left="283"/>
        <w:rPr>
          <w:rFonts w:ascii="Calibri" w:eastAsiaTheme="minorEastAsia" w:hAnsi="Calibri" w:cs="Calibri"/>
          <w:sz w:val="22"/>
          <w:szCs w:val="22"/>
        </w:rPr>
      </w:pPr>
      <w:r w:rsidRPr="00190898">
        <w:rPr>
          <w:rFonts w:ascii="Calibri" w:eastAsiaTheme="minorEastAsia" w:hAnsi="Calibri" w:cs="Calibri"/>
          <w:sz w:val="22"/>
          <w:szCs w:val="22"/>
        </w:rPr>
        <w:t xml:space="preserve">the implemented model uses default hyperparameters instead of specified ones, the reason why a low coverage rate was obtained. Then, hyperparameter tunning is implemented to the model to be able to detect the best hyperparameters for the model in order to improve the outcome for </w:t>
      </w:r>
      <w:r w:rsidRPr="00190898">
        <w:rPr>
          <w:rFonts w:ascii="Calibri" w:eastAsiaTheme="minorEastAsia" w:hAnsi="Calibri" w:cs="Calibri"/>
          <w:sz w:val="22"/>
          <w:szCs w:val="22"/>
        </w:rPr>
        <w:lastRenderedPageBreak/>
        <w:t>coverage or any other performance metrics like MAPE. Figure 1</w:t>
      </w:r>
      <w:r w:rsidR="001B3E67">
        <w:rPr>
          <w:rFonts w:ascii="Calibri" w:eastAsiaTheme="minorEastAsia" w:hAnsi="Calibri" w:cs="Calibri"/>
          <w:sz w:val="22"/>
          <w:szCs w:val="22"/>
        </w:rPr>
        <w:t>7</w:t>
      </w:r>
      <w:r w:rsidRPr="00190898">
        <w:rPr>
          <w:rFonts w:ascii="Calibri" w:eastAsiaTheme="minorEastAsia" w:hAnsi="Calibri" w:cs="Calibri"/>
          <w:sz w:val="22"/>
          <w:szCs w:val="22"/>
        </w:rPr>
        <w:t>. shows mape and when you look at the figure you will see that mape always increases, which is totally expected since as time goes on number of errors is increasing, which means mape error is going to increase. Therefore, we obtain a graph continuously rising, which is why using a coverage error metric plot for further analysis is better in terms of the right interpretations.</w:t>
      </w:r>
    </w:p>
    <w:tbl>
      <w:tblPr>
        <w:tblStyle w:val="PlainTable1"/>
        <w:tblpPr w:leftFromText="180" w:rightFromText="180" w:vertAnchor="text" w:horzAnchor="margin" w:tblpY="60"/>
        <w:tblW w:w="10060" w:type="dxa"/>
        <w:tblLook w:val="04A0" w:firstRow="1" w:lastRow="0" w:firstColumn="1" w:lastColumn="0" w:noHBand="0" w:noVBand="1"/>
      </w:tblPr>
      <w:tblGrid>
        <w:gridCol w:w="2278"/>
        <w:gridCol w:w="1852"/>
        <w:gridCol w:w="1819"/>
        <w:gridCol w:w="2268"/>
        <w:gridCol w:w="1843"/>
      </w:tblGrid>
      <w:tr w:rsidR="00F46568" w:rsidRPr="00A74619" w14:paraId="243B3081" w14:textId="22498CCF" w:rsidTr="00F46568">
        <w:trPr>
          <w:cnfStyle w:val="100000000000" w:firstRow="1" w:lastRow="0" w:firstColumn="0" w:lastColumn="0" w:oddVBand="0" w:evenVBand="0" w:oddHBand="0"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2278" w:type="dxa"/>
            <w:noWrap/>
            <w:hideMark/>
          </w:tcPr>
          <w:p w14:paraId="13EC2026" w14:textId="01300561" w:rsidR="00F46568" w:rsidRPr="00A74619" w:rsidRDefault="00F46568" w:rsidP="00344FA0">
            <w:pPr>
              <w:rPr>
                <w:rFonts w:ascii="Aptos Narrow" w:eastAsia="Times New Roman" w:hAnsi="Aptos Narrow" w:cs="Times New Roman"/>
                <w:color w:val="FA7D00"/>
                <w:kern w:val="0"/>
                <w:sz w:val="20"/>
                <w:szCs w:val="20"/>
                <w:lang w:eastAsia="en-GB"/>
                <w14:ligatures w14:val="none"/>
              </w:rPr>
            </w:pPr>
            <w:r>
              <w:rPr>
                <w:rFonts w:ascii="Aptos Narrow" w:eastAsia="Times New Roman" w:hAnsi="Aptos Narrow" w:cs="Times New Roman"/>
                <w:color w:val="FA7D00"/>
                <w:kern w:val="0"/>
                <w:sz w:val="20"/>
                <w:szCs w:val="20"/>
                <w:lang w:eastAsia="en-GB"/>
                <w14:ligatures w14:val="none"/>
              </w:rPr>
              <w:t>Changepoint_prior_scale</w:t>
            </w:r>
          </w:p>
        </w:tc>
        <w:tc>
          <w:tcPr>
            <w:tcW w:w="1852" w:type="dxa"/>
          </w:tcPr>
          <w:p w14:paraId="73883739" w14:textId="1769A811" w:rsidR="00F46568" w:rsidRPr="00A74619" w:rsidRDefault="00F46568" w:rsidP="00344FA0">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FA7D00"/>
                <w:kern w:val="0"/>
                <w:sz w:val="20"/>
                <w:szCs w:val="20"/>
                <w:lang w:eastAsia="en-GB"/>
                <w14:ligatures w14:val="none"/>
              </w:rPr>
            </w:pPr>
            <w:r>
              <w:rPr>
                <w:rFonts w:ascii="Aptos Narrow" w:eastAsia="Times New Roman" w:hAnsi="Aptos Narrow" w:cs="Times New Roman"/>
                <w:color w:val="FA7D00"/>
                <w:kern w:val="0"/>
                <w:sz w:val="20"/>
                <w:szCs w:val="20"/>
                <w:lang w:eastAsia="en-GB"/>
                <w14:ligatures w14:val="none"/>
              </w:rPr>
              <w:t>Holiday_prior_scale</w:t>
            </w:r>
          </w:p>
        </w:tc>
        <w:tc>
          <w:tcPr>
            <w:tcW w:w="1819" w:type="dxa"/>
            <w:noWrap/>
            <w:hideMark/>
          </w:tcPr>
          <w:p w14:paraId="649A0953" w14:textId="136F1D2E" w:rsidR="00F46568" w:rsidRPr="00A74619" w:rsidRDefault="00F46568" w:rsidP="00344FA0">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FA7D00"/>
                <w:kern w:val="0"/>
                <w:sz w:val="20"/>
                <w:szCs w:val="20"/>
                <w:lang w:eastAsia="en-GB"/>
                <w14:ligatures w14:val="none"/>
              </w:rPr>
            </w:pPr>
            <w:r>
              <w:rPr>
                <w:rFonts w:ascii="Aptos Narrow" w:eastAsia="Times New Roman" w:hAnsi="Aptos Narrow" w:cs="Times New Roman"/>
                <w:color w:val="FA7D00"/>
                <w:kern w:val="0"/>
                <w:sz w:val="20"/>
                <w:szCs w:val="20"/>
                <w:lang w:eastAsia="en-GB"/>
                <w14:ligatures w14:val="none"/>
              </w:rPr>
              <w:t>Seasonality mode</w:t>
            </w:r>
            <w:r w:rsidRPr="00A74619">
              <w:rPr>
                <w:rFonts w:ascii="Aptos Narrow" w:eastAsia="Times New Roman" w:hAnsi="Aptos Narrow" w:cs="Times New Roman"/>
                <w:color w:val="FA7D00"/>
                <w:kern w:val="0"/>
                <w:sz w:val="20"/>
                <w:szCs w:val="20"/>
                <w:lang w:eastAsia="en-GB"/>
                <w14:ligatures w14:val="none"/>
              </w:rPr>
              <w:t xml:space="preserve"> </w:t>
            </w:r>
          </w:p>
        </w:tc>
        <w:tc>
          <w:tcPr>
            <w:tcW w:w="2268" w:type="dxa"/>
            <w:noWrap/>
            <w:hideMark/>
          </w:tcPr>
          <w:p w14:paraId="0464A5D9" w14:textId="40DAE449" w:rsidR="00F46568" w:rsidRPr="00A74619" w:rsidRDefault="00F46568" w:rsidP="00344FA0">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FA7D00"/>
                <w:kern w:val="0"/>
                <w:sz w:val="20"/>
                <w:szCs w:val="20"/>
                <w:lang w:eastAsia="en-GB"/>
                <w14:ligatures w14:val="none"/>
              </w:rPr>
            </w:pPr>
            <w:r>
              <w:rPr>
                <w:rFonts w:ascii="Aptos Narrow" w:eastAsia="Times New Roman" w:hAnsi="Aptos Narrow" w:cs="Times New Roman"/>
                <w:color w:val="FA7D00"/>
                <w:kern w:val="0"/>
                <w:sz w:val="20"/>
                <w:szCs w:val="20"/>
                <w:lang w:eastAsia="en-GB"/>
                <w14:ligatures w14:val="none"/>
              </w:rPr>
              <w:t>Seasonality_prior_scale</w:t>
            </w:r>
          </w:p>
        </w:tc>
        <w:tc>
          <w:tcPr>
            <w:tcW w:w="1843" w:type="dxa"/>
          </w:tcPr>
          <w:p w14:paraId="7AABB139" w14:textId="0BEB0542" w:rsidR="00F46568" w:rsidRDefault="00F46568" w:rsidP="00344FA0">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FA7D00"/>
                <w:kern w:val="0"/>
                <w:sz w:val="20"/>
                <w:szCs w:val="20"/>
                <w:lang w:eastAsia="en-GB"/>
                <w14:ligatures w14:val="none"/>
              </w:rPr>
            </w:pPr>
            <w:r>
              <w:rPr>
                <w:rFonts w:ascii="Aptos Narrow" w:eastAsia="Times New Roman" w:hAnsi="Aptos Narrow" w:cs="Times New Roman"/>
                <w:color w:val="FA7D00"/>
                <w:kern w:val="0"/>
                <w:sz w:val="20"/>
                <w:szCs w:val="20"/>
                <w:lang w:eastAsia="en-GB"/>
                <w14:ligatures w14:val="none"/>
              </w:rPr>
              <w:t>The lowest MAPE</w:t>
            </w:r>
          </w:p>
        </w:tc>
      </w:tr>
      <w:tr w:rsidR="00F46568" w:rsidRPr="00A74619" w14:paraId="37F0949E" w14:textId="27BAC840" w:rsidTr="00F46568">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2278" w:type="dxa"/>
            <w:noWrap/>
            <w:hideMark/>
          </w:tcPr>
          <w:p w14:paraId="0DC080F6" w14:textId="0C635F82" w:rsidR="00F46568" w:rsidRPr="00B37271" w:rsidRDefault="00F46568" w:rsidP="00344FA0">
            <w:pPr>
              <w:jc w:val="right"/>
              <w:rPr>
                <w:rFonts w:ascii="Aptos Narrow" w:eastAsia="Times New Roman" w:hAnsi="Aptos Narrow" w:cs="Times New Roman"/>
                <w:color w:val="000000"/>
                <w:kern w:val="0"/>
                <w:sz w:val="20"/>
                <w:szCs w:val="20"/>
                <w:lang w:eastAsia="en-GB"/>
                <w14:ligatures w14:val="none"/>
              </w:rPr>
            </w:pPr>
            <w:r w:rsidRPr="00B37271">
              <w:rPr>
                <w:rFonts w:ascii="Aptos Narrow" w:eastAsia="Times New Roman" w:hAnsi="Aptos Narrow" w:cs="Times New Roman"/>
                <w:color w:val="000000"/>
                <w:kern w:val="0"/>
                <w:sz w:val="20"/>
                <w:szCs w:val="20"/>
                <w:lang w:eastAsia="en-GB"/>
                <w14:ligatures w14:val="none"/>
              </w:rPr>
              <w:t>0.5</w:t>
            </w:r>
          </w:p>
        </w:tc>
        <w:tc>
          <w:tcPr>
            <w:tcW w:w="1852" w:type="dxa"/>
          </w:tcPr>
          <w:p w14:paraId="73D38FFA" w14:textId="5E30C4A9" w:rsidR="00F46568" w:rsidRPr="00B37271" w:rsidRDefault="00F46568" w:rsidP="00344FA0">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b/>
                <w:bCs/>
                <w:color w:val="000000"/>
                <w:kern w:val="0"/>
                <w:sz w:val="20"/>
                <w:szCs w:val="20"/>
                <w:lang w:eastAsia="en-GB"/>
                <w14:ligatures w14:val="none"/>
              </w:rPr>
            </w:pPr>
            <w:r w:rsidRPr="00B37271">
              <w:rPr>
                <w:rFonts w:ascii="Aptos Narrow" w:eastAsia="Times New Roman" w:hAnsi="Aptos Narrow" w:cs="Times New Roman"/>
                <w:b/>
                <w:bCs/>
                <w:color w:val="000000"/>
                <w:kern w:val="0"/>
                <w:sz w:val="20"/>
                <w:szCs w:val="20"/>
                <w:lang w:eastAsia="en-GB"/>
                <w14:ligatures w14:val="none"/>
              </w:rPr>
              <w:t>20.0</w:t>
            </w:r>
          </w:p>
        </w:tc>
        <w:tc>
          <w:tcPr>
            <w:tcW w:w="1819" w:type="dxa"/>
            <w:noWrap/>
            <w:hideMark/>
          </w:tcPr>
          <w:p w14:paraId="2D200468" w14:textId="1B08A1C6" w:rsidR="00F46568" w:rsidRPr="00B37271" w:rsidRDefault="00F46568" w:rsidP="00344FA0">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b/>
                <w:bCs/>
                <w:color w:val="000000"/>
                <w:kern w:val="0"/>
                <w:sz w:val="20"/>
                <w:szCs w:val="20"/>
                <w:lang w:eastAsia="en-GB"/>
                <w14:ligatures w14:val="none"/>
              </w:rPr>
            </w:pPr>
            <w:r w:rsidRPr="00B37271">
              <w:rPr>
                <w:rFonts w:ascii="Aptos Narrow" w:eastAsia="Times New Roman" w:hAnsi="Aptos Narrow" w:cs="Times New Roman"/>
                <w:b/>
                <w:bCs/>
                <w:color w:val="000000"/>
                <w:kern w:val="0"/>
                <w:sz w:val="20"/>
                <w:szCs w:val="20"/>
                <w:lang w:eastAsia="en-GB"/>
                <w14:ligatures w14:val="none"/>
              </w:rPr>
              <w:t>multiplicative</w:t>
            </w:r>
          </w:p>
        </w:tc>
        <w:tc>
          <w:tcPr>
            <w:tcW w:w="2268" w:type="dxa"/>
            <w:noWrap/>
            <w:hideMark/>
          </w:tcPr>
          <w:p w14:paraId="4055D59C" w14:textId="6699137F" w:rsidR="00F46568" w:rsidRPr="00B37271" w:rsidRDefault="00F46568" w:rsidP="00344FA0">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b/>
                <w:bCs/>
                <w:color w:val="000000"/>
                <w:kern w:val="0"/>
                <w:sz w:val="20"/>
                <w:szCs w:val="20"/>
                <w:lang w:eastAsia="en-GB"/>
                <w14:ligatures w14:val="none"/>
              </w:rPr>
            </w:pPr>
            <w:r w:rsidRPr="00B37271">
              <w:rPr>
                <w:rFonts w:ascii="Aptos Narrow" w:eastAsia="Times New Roman" w:hAnsi="Aptos Narrow" w:cs="Times New Roman"/>
                <w:b/>
                <w:bCs/>
                <w:color w:val="000000"/>
                <w:kern w:val="0"/>
                <w:sz w:val="20"/>
                <w:szCs w:val="20"/>
                <w:lang w:eastAsia="en-GB"/>
                <w14:ligatures w14:val="none"/>
              </w:rPr>
              <w:t>30.0</w:t>
            </w:r>
          </w:p>
        </w:tc>
        <w:tc>
          <w:tcPr>
            <w:tcW w:w="1843" w:type="dxa"/>
          </w:tcPr>
          <w:p w14:paraId="43A1127F" w14:textId="715FE723" w:rsidR="00F46568" w:rsidRPr="00B37271" w:rsidRDefault="00F46568" w:rsidP="00344FA0">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b/>
                <w:bCs/>
                <w:color w:val="000000"/>
                <w:kern w:val="0"/>
                <w:sz w:val="20"/>
                <w:szCs w:val="20"/>
                <w:lang w:eastAsia="en-GB"/>
                <w14:ligatures w14:val="none"/>
              </w:rPr>
            </w:pPr>
            <w:r w:rsidRPr="00B37271">
              <w:rPr>
                <w:rFonts w:ascii="Aptos Narrow" w:eastAsia="Times New Roman" w:hAnsi="Aptos Narrow" w:cs="Times New Roman"/>
                <w:b/>
                <w:bCs/>
                <w:color w:val="000000"/>
                <w:kern w:val="0"/>
                <w:sz w:val="20"/>
                <w:szCs w:val="20"/>
                <w:lang w:eastAsia="en-GB"/>
                <w14:ligatures w14:val="none"/>
              </w:rPr>
              <w:t>0.007906</w:t>
            </w:r>
          </w:p>
        </w:tc>
      </w:tr>
    </w:tbl>
    <w:p w14:paraId="599EAFD9" w14:textId="5063F2E9" w:rsidR="00753FCE" w:rsidRPr="006451F5" w:rsidRDefault="007A72F5" w:rsidP="00F46568">
      <w:pPr>
        <w:rPr>
          <w:rFonts w:ascii="Calibri" w:eastAsiaTheme="minorEastAsia" w:hAnsi="Calibri" w:cs="Calibri"/>
          <w:b/>
          <w:bCs/>
          <w:sz w:val="20"/>
          <w:szCs w:val="20"/>
        </w:rPr>
      </w:pPr>
      <w:r>
        <w:rPr>
          <w:rFonts w:ascii="Calibri" w:eastAsiaTheme="minorEastAsia" w:hAnsi="Calibri" w:cs="Calibri"/>
          <w:b/>
          <w:bCs/>
          <w:sz w:val="22"/>
          <w:szCs w:val="22"/>
        </w:rPr>
        <w:t xml:space="preserve">      </w:t>
      </w:r>
      <w:r w:rsidR="00753FCE" w:rsidRPr="006451F5">
        <w:rPr>
          <w:rFonts w:ascii="Calibri" w:eastAsiaTheme="minorEastAsia" w:hAnsi="Calibri" w:cs="Calibri"/>
          <w:b/>
          <w:bCs/>
          <w:sz w:val="20"/>
          <w:szCs w:val="20"/>
        </w:rPr>
        <w:t>Figure 1</w:t>
      </w:r>
      <w:r w:rsidR="006451F5" w:rsidRPr="006451F5">
        <w:rPr>
          <w:rFonts w:ascii="Calibri" w:eastAsiaTheme="minorEastAsia" w:hAnsi="Calibri" w:cs="Calibri"/>
          <w:b/>
          <w:bCs/>
          <w:sz w:val="20"/>
          <w:szCs w:val="20"/>
        </w:rPr>
        <w:t>8</w:t>
      </w:r>
      <w:r w:rsidR="00753FCE" w:rsidRPr="006451F5">
        <w:rPr>
          <w:rFonts w:ascii="Calibri" w:eastAsiaTheme="minorEastAsia" w:hAnsi="Calibri" w:cs="Calibri"/>
          <w:b/>
          <w:bCs/>
          <w:sz w:val="20"/>
          <w:szCs w:val="20"/>
        </w:rPr>
        <w:t>.</w:t>
      </w:r>
      <w:r w:rsidRPr="006451F5">
        <w:rPr>
          <w:rFonts w:ascii="Calibri" w:eastAsiaTheme="minorEastAsia" w:hAnsi="Calibri" w:cs="Calibri"/>
          <w:b/>
          <w:bCs/>
          <w:sz w:val="20"/>
          <w:szCs w:val="20"/>
        </w:rPr>
        <w:t xml:space="preserve"> Hyperparameter tunning table on the best internal parameter values for Prophet</w:t>
      </w:r>
      <w:r w:rsidR="006451F5" w:rsidRPr="006451F5">
        <w:rPr>
          <w:rFonts w:ascii="Calibri" w:eastAsiaTheme="minorEastAsia" w:hAnsi="Calibri" w:cs="Calibri"/>
          <w:b/>
          <w:bCs/>
          <w:sz w:val="20"/>
          <w:szCs w:val="20"/>
        </w:rPr>
        <w:t xml:space="preserve"> </w:t>
      </w:r>
      <w:r w:rsidR="006451F5">
        <w:rPr>
          <w:rFonts w:ascii="Calibri" w:eastAsiaTheme="minorEastAsia" w:hAnsi="Calibri" w:cs="Calibri"/>
          <w:b/>
          <w:bCs/>
          <w:sz w:val="20"/>
          <w:szCs w:val="20"/>
        </w:rPr>
        <w:t>on Train Data</w:t>
      </w:r>
    </w:p>
    <w:p w14:paraId="7A2363F4" w14:textId="77777777" w:rsidR="00427A45" w:rsidRDefault="00753FCE" w:rsidP="009563BC">
      <w:pPr>
        <w:ind w:left="283"/>
        <w:rPr>
          <w:rFonts w:ascii="Calibri" w:eastAsiaTheme="minorEastAsia" w:hAnsi="Calibri" w:cs="Calibri"/>
          <w:sz w:val="22"/>
          <w:szCs w:val="22"/>
        </w:rPr>
      </w:pPr>
      <w:r w:rsidRPr="00AA4BA2">
        <w:rPr>
          <w:rFonts w:ascii="Calibri" w:eastAsiaTheme="minorEastAsia" w:hAnsi="Calibri" w:cs="Calibri"/>
          <w:sz w:val="22"/>
          <w:szCs w:val="22"/>
        </w:rPr>
        <w:t>The figure shows the best hyperparameters after completion of grid search. The lowest mape value has also</w:t>
      </w:r>
      <w:r w:rsidR="007E57DF" w:rsidRPr="00AA4BA2">
        <w:rPr>
          <w:rFonts w:ascii="Calibri" w:eastAsiaTheme="minorEastAsia" w:hAnsi="Calibri" w:cs="Calibri"/>
          <w:sz w:val="22"/>
          <w:szCs w:val="22"/>
        </w:rPr>
        <w:t xml:space="preserve"> been given.</w:t>
      </w:r>
    </w:p>
    <w:p w14:paraId="3080F45C" w14:textId="1B507EF6" w:rsidR="00753FCE" w:rsidRPr="00AA4BA2" w:rsidRDefault="007E57DF" w:rsidP="009563BC">
      <w:pPr>
        <w:ind w:left="283"/>
        <w:rPr>
          <w:rFonts w:ascii="Calibri" w:eastAsiaTheme="minorEastAsia" w:hAnsi="Calibri" w:cs="Calibri"/>
          <w:sz w:val="22"/>
          <w:szCs w:val="22"/>
        </w:rPr>
      </w:pPr>
      <w:r w:rsidRPr="00AA4BA2">
        <w:rPr>
          <w:rFonts w:ascii="Calibri" w:eastAsiaTheme="minorEastAsia" w:hAnsi="Calibri" w:cs="Calibri"/>
          <w:sz w:val="22"/>
          <w:szCs w:val="22"/>
        </w:rPr>
        <w:t xml:space="preserve"> </w:t>
      </w:r>
    </w:p>
    <w:tbl>
      <w:tblPr>
        <w:tblW w:w="8860" w:type="dxa"/>
        <w:tblLook w:val="04A0" w:firstRow="1" w:lastRow="0" w:firstColumn="1" w:lastColumn="0" w:noHBand="0" w:noVBand="1"/>
      </w:tblPr>
      <w:tblGrid>
        <w:gridCol w:w="960"/>
        <w:gridCol w:w="1280"/>
        <w:gridCol w:w="1360"/>
        <w:gridCol w:w="1340"/>
        <w:gridCol w:w="980"/>
        <w:gridCol w:w="980"/>
        <w:gridCol w:w="980"/>
        <w:gridCol w:w="980"/>
      </w:tblGrid>
      <w:tr w:rsidR="0086038D" w:rsidRPr="0086038D" w14:paraId="3701EA88" w14:textId="77777777" w:rsidTr="0086038D">
        <w:trPr>
          <w:trHeight w:val="300"/>
        </w:trPr>
        <w:tc>
          <w:tcPr>
            <w:tcW w:w="960" w:type="dxa"/>
            <w:tcBorders>
              <w:top w:val="single" w:sz="4" w:space="0" w:color="7F7F7F"/>
              <w:left w:val="single" w:sz="4" w:space="0" w:color="7F7F7F"/>
              <w:bottom w:val="single" w:sz="4" w:space="0" w:color="7F7F7F"/>
              <w:right w:val="single" w:sz="4" w:space="0" w:color="7F7F7F"/>
            </w:tcBorders>
            <w:shd w:val="clear" w:color="000000" w:fill="FFCC99"/>
            <w:noWrap/>
            <w:vAlign w:val="bottom"/>
            <w:hideMark/>
          </w:tcPr>
          <w:p w14:paraId="400DAB8A" w14:textId="77777777" w:rsidR="0086038D" w:rsidRPr="0086038D" w:rsidRDefault="0086038D" w:rsidP="0086038D">
            <w:pPr>
              <w:spacing w:after="0" w:line="240" w:lineRule="auto"/>
              <w:rPr>
                <w:rFonts w:ascii="Aptos Narrow" w:eastAsia="Times New Roman" w:hAnsi="Aptos Narrow" w:cs="Times New Roman"/>
                <w:color w:val="3F3F76"/>
                <w:kern w:val="0"/>
                <w:sz w:val="18"/>
                <w:szCs w:val="18"/>
                <w:lang w:eastAsia="en-GB"/>
                <w14:ligatures w14:val="none"/>
              </w:rPr>
            </w:pPr>
            <w:r w:rsidRPr="0086038D">
              <w:rPr>
                <w:rFonts w:ascii="Aptos Narrow" w:eastAsia="Times New Roman" w:hAnsi="Aptos Narrow" w:cs="Times New Roman"/>
                <w:color w:val="3F3F76"/>
                <w:kern w:val="0"/>
                <w:sz w:val="18"/>
                <w:szCs w:val="18"/>
                <w:lang w:eastAsia="en-GB"/>
                <w14:ligatures w14:val="none"/>
              </w:rPr>
              <w:t>horizon</w:t>
            </w:r>
          </w:p>
        </w:tc>
        <w:tc>
          <w:tcPr>
            <w:tcW w:w="1280" w:type="dxa"/>
            <w:tcBorders>
              <w:top w:val="single" w:sz="4" w:space="0" w:color="7F7F7F"/>
              <w:left w:val="nil"/>
              <w:bottom w:val="single" w:sz="4" w:space="0" w:color="7F7F7F"/>
              <w:right w:val="single" w:sz="4" w:space="0" w:color="7F7F7F"/>
            </w:tcBorders>
            <w:shd w:val="clear" w:color="000000" w:fill="FFCC99"/>
            <w:noWrap/>
            <w:vAlign w:val="bottom"/>
            <w:hideMark/>
          </w:tcPr>
          <w:p w14:paraId="677AB6DB" w14:textId="77777777" w:rsidR="0086038D" w:rsidRPr="0086038D" w:rsidRDefault="0086038D" w:rsidP="0086038D">
            <w:pPr>
              <w:spacing w:after="0" w:line="240" w:lineRule="auto"/>
              <w:rPr>
                <w:rFonts w:ascii="Aptos Narrow" w:eastAsia="Times New Roman" w:hAnsi="Aptos Narrow" w:cs="Times New Roman"/>
                <w:color w:val="3F3F76"/>
                <w:kern w:val="0"/>
                <w:sz w:val="18"/>
                <w:szCs w:val="18"/>
                <w:lang w:eastAsia="en-GB"/>
                <w14:ligatures w14:val="none"/>
              </w:rPr>
            </w:pPr>
            <w:r w:rsidRPr="0086038D">
              <w:rPr>
                <w:rFonts w:ascii="Aptos Narrow" w:eastAsia="Times New Roman" w:hAnsi="Aptos Narrow" w:cs="Times New Roman"/>
                <w:color w:val="3F3F76"/>
                <w:kern w:val="0"/>
                <w:sz w:val="18"/>
                <w:szCs w:val="18"/>
                <w:lang w:eastAsia="en-GB"/>
                <w14:ligatures w14:val="none"/>
              </w:rPr>
              <w:t>mse</w:t>
            </w:r>
          </w:p>
        </w:tc>
        <w:tc>
          <w:tcPr>
            <w:tcW w:w="1360" w:type="dxa"/>
            <w:tcBorders>
              <w:top w:val="single" w:sz="4" w:space="0" w:color="7F7F7F"/>
              <w:left w:val="nil"/>
              <w:bottom w:val="single" w:sz="4" w:space="0" w:color="7F7F7F"/>
              <w:right w:val="single" w:sz="4" w:space="0" w:color="7F7F7F"/>
            </w:tcBorders>
            <w:shd w:val="clear" w:color="000000" w:fill="FFCC99"/>
            <w:noWrap/>
            <w:vAlign w:val="bottom"/>
            <w:hideMark/>
          </w:tcPr>
          <w:p w14:paraId="69C5D4B6" w14:textId="77777777" w:rsidR="0086038D" w:rsidRPr="0086038D" w:rsidRDefault="0086038D" w:rsidP="0086038D">
            <w:pPr>
              <w:spacing w:after="0" w:line="240" w:lineRule="auto"/>
              <w:rPr>
                <w:rFonts w:ascii="Aptos Narrow" w:eastAsia="Times New Roman" w:hAnsi="Aptos Narrow" w:cs="Times New Roman"/>
                <w:color w:val="3F3F76"/>
                <w:kern w:val="0"/>
                <w:sz w:val="18"/>
                <w:szCs w:val="18"/>
                <w:lang w:eastAsia="en-GB"/>
                <w14:ligatures w14:val="none"/>
              </w:rPr>
            </w:pPr>
            <w:r w:rsidRPr="0086038D">
              <w:rPr>
                <w:rFonts w:ascii="Aptos Narrow" w:eastAsia="Times New Roman" w:hAnsi="Aptos Narrow" w:cs="Times New Roman"/>
                <w:color w:val="3F3F76"/>
                <w:kern w:val="0"/>
                <w:sz w:val="18"/>
                <w:szCs w:val="18"/>
                <w:lang w:eastAsia="en-GB"/>
                <w14:ligatures w14:val="none"/>
              </w:rPr>
              <w:t>rmse</w:t>
            </w:r>
          </w:p>
        </w:tc>
        <w:tc>
          <w:tcPr>
            <w:tcW w:w="1340" w:type="dxa"/>
            <w:tcBorders>
              <w:top w:val="single" w:sz="4" w:space="0" w:color="7F7F7F"/>
              <w:left w:val="nil"/>
              <w:bottom w:val="single" w:sz="4" w:space="0" w:color="7F7F7F"/>
              <w:right w:val="single" w:sz="4" w:space="0" w:color="7F7F7F"/>
            </w:tcBorders>
            <w:shd w:val="clear" w:color="000000" w:fill="FFCC99"/>
            <w:noWrap/>
            <w:vAlign w:val="bottom"/>
            <w:hideMark/>
          </w:tcPr>
          <w:p w14:paraId="657E2C32" w14:textId="77777777" w:rsidR="0086038D" w:rsidRPr="0086038D" w:rsidRDefault="0086038D" w:rsidP="0086038D">
            <w:pPr>
              <w:spacing w:after="0" w:line="240" w:lineRule="auto"/>
              <w:rPr>
                <w:rFonts w:ascii="Aptos Narrow" w:eastAsia="Times New Roman" w:hAnsi="Aptos Narrow" w:cs="Times New Roman"/>
                <w:color w:val="3F3F76"/>
                <w:kern w:val="0"/>
                <w:sz w:val="18"/>
                <w:szCs w:val="18"/>
                <w:lang w:eastAsia="en-GB"/>
                <w14:ligatures w14:val="none"/>
              </w:rPr>
            </w:pPr>
            <w:r w:rsidRPr="0086038D">
              <w:rPr>
                <w:rFonts w:ascii="Aptos Narrow" w:eastAsia="Times New Roman" w:hAnsi="Aptos Narrow" w:cs="Times New Roman"/>
                <w:color w:val="3F3F76"/>
                <w:kern w:val="0"/>
                <w:sz w:val="18"/>
                <w:szCs w:val="18"/>
                <w:lang w:eastAsia="en-GB"/>
                <w14:ligatures w14:val="none"/>
              </w:rPr>
              <w:t>mae</w:t>
            </w:r>
          </w:p>
        </w:tc>
        <w:tc>
          <w:tcPr>
            <w:tcW w:w="980" w:type="dxa"/>
            <w:tcBorders>
              <w:top w:val="single" w:sz="4" w:space="0" w:color="7F7F7F"/>
              <w:left w:val="nil"/>
              <w:bottom w:val="single" w:sz="4" w:space="0" w:color="7F7F7F"/>
              <w:right w:val="single" w:sz="4" w:space="0" w:color="7F7F7F"/>
            </w:tcBorders>
            <w:shd w:val="clear" w:color="000000" w:fill="FFCC99"/>
            <w:noWrap/>
            <w:vAlign w:val="bottom"/>
            <w:hideMark/>
          </w:tcPr>
          <w:p w14:paraId="34727173" w14:textId="77777777" w:rsidR="0086038D" w:rsidRPr="0086038D" w:rsidRDefault="0086038D" w:rsidP="0086038D">
            <w:pPr>
              <w:spacing w:after="0" w:line="240" w:lineRule="auto"/>
              <w:rPr>
                <w:rFonts w:ascii="Aptos Narrow" w:eastAsia="Times New Roman" w:hAnsi="Aptos Narrow" w:cs="Times New Roman"/>
                <w:color w:val="3F3F76"/>
                <w:kern w:val="0"/>
                <w:sz w:val="18"/>
                <w:szCs w:val="18"/>
                <w:lang w:eastAsia="en-GB"/>
                <w14:ligatures w14:val="none"/>
              </w:rPr>
            </w:pPr>
            <w:r w:rsidRPr="0086038D">
              <w:rPr>
                <w:rFonts w:ascii="Aptos Narrow" w:eastAsia="Times New Roman" w:hAnsi="Aptos Narrow" w:cs="Times New Roman"/>
                <w:color w:val="3F3F76"/>
                <w:kern w:val="0"/>
                <w:sz w:val="18"/>
                <w:szCs w:val="18"/>
                <w:lang w:eastAsia="en-GB"/>
                <w14:ligatures w14:val="none"/>
              </w:rPr>
              <w:t>mape</w:t>
            </w:r>
          </w:p>
        </w:tc>
        <w:tc>
          <w:tcPr>
            <w:tcW w:w="980" w:type="dxa"/>
            <w:tcBorders>
              <w:top w:val="single" w:sz="4" w:space="0" w:color="7F7F7F"/>
              <w:left w:val="nil"/>
              <w:bottom w:val="single" w:sz="4" w:space="0" w:color="7F7F7F"/>
              <w:right w:val="single" w:sz="4" w:space="0" w:color="7F7F7F"/>
            </w:tcBorders>
            <w:shd w:val="clear" w:color="000000" w:fill="FFCC99"/>
            <w:noWrap/>
            <w:vAlign w:val="bottom"/>
            <w:hideMark/>
          </w:tcPr>
          <w:p w14:paraId="25772936" w14:textId="77777777" w:rsidR="0086038D" w:rsidRPr="0086038D" w:rsidRDefault="0086038D" w:rsidP="0086038D">
            <w:pPr>
              <w:spacing w:after="0" w:line="240" w:lineRule="auto"/>
              <w:rPr>
                <w:rFonts w:ascii="Aptos Narrow" w:eastAsia="Times New Roman" w:hAnsi="Aptos Narrow" w:cs="Times New Roman"/>
                <w:color w:val="3F3F76"/>
                <w:kern w:val="0"/>
                <w:sz w:val="18"/>
                <w:szCs w:val="18"/>
                <w:lang w:eastAsia="en-GB"/>
                <w14:ligatures w14:val="none"/>
              </w:rPr>
            </w:pPr>
            <w:r w:rsidRPr="0086038D">
              <w:rPr>
                <w:rFonts w:ascii="Aptos Narrow" w:eastAsia="Times New Roman" w:hAnsi="Aptos Narrow" w:cs="Times New Roman"/>
                <w:color w:val="3F3F76"/>
                <w:kern w:val="0"/>
                <w:sz w:val="18"/>
                <w:szCs w:val="18"/>
                <w:lang w:eastAsia="en-GB"/>
                <w14:ligatures w14:val="none"/>
              </w:rPr>
              <w:t>mdape</w:t>
            </w:r>
          </w:p>
        </w:tc>
        <w:tc>
          <w:tcPr>
            <w:tcW w:w="980" w:type="dxa"/>
            <w:tcBorders>
              <w:top w:val="single" w:sz="4" w:space="0" w:color="7F7F7F"/>
              <w:left w:val="nil"/>
              <w:bottom w:val="single" w:sz="4" w:space="0" w:color="7F7F7F"/>
              <w:right w:val="single" w:sz="4" w:space="0" w:color="7F7F7F"/>
            </w:tcBorders>
            <w:shd w:val="clear" w:color="000000" w:fill="FFCC99"/>
            <w:noWrap/>
            <w:vAlign w:val="bottom"/>
            <w:hideMark/>
          </w:tcPr>
          <w:p w14:paraId="6774CDB0" w14:textId="77777777" w:rsidR="0086038D" w:rsidRPr="0086038D" w:rsidRDefault="0086038D" w:rsidP="0086038D">
            <w:pPr>
              <w:spacing w:after="0" w:line="240" w:lineRule="auto"/>
              <w:rPr>
                <w:rFonts w:ascii="Aptos Narrow" w:eastAsia="Times New Roman" w:hAnsi="Aptos Narrow" w:cs="Times New Roman"/>
                <w:color w:val="3F3F76"/>
                <w:kern w:val="0"/>
                <w:sz w:val="18"/>
                <w:szCs w:val="18"/>
                <w:lang w:eastAsia="en-GB"/>
                <w14:ligatures w14:val="none"/>
              </w:rPr>
            </w:pPr>
            <w:r w:rsidRPr="0086038D">
              <w:rPr>
                <w:rFonts w:ascii="Aptos Narrow" w:eastAsia="Times New Roman" w:hAnsi="Aptos Narrow" w:cs="Times New Roman"/>
                <w:color w:val="3F3F76"/>
                <w:kern w:val="0"/>
                <w:sz w:val="18"/>
                <w:szCs w:val="18"/>
                <w:lang w:eastAsia="en-GB"/>
                <w14:ligatures w14:val="none"/>
              </w:rPr>
              <w:t>smape</w:t>
            </w:r>
          </w:p>
        </w:tc>
        <w:tc>
          <w:tcPr>
            <w:tcW w:w="980" w:type="dxa"/>
            <w:tcBorders>
              <w:top w:val="single" w:sz="4" w:space="0" w:color="7F7F7F"/>
              <w:left w:val="nil"/>
              <w:bottom w:val="single" w:sz="4" w:space="0" w:color="7F7F7F"/>
              <w:right w:val="single" w:sz="4" w:space="0" w:color="7F7F7F"/>
            </w:tcBorders>
            <w:shd w:val="clear" w:color="000000" w:fill="FFCC99"/>
            <w:noWrap/>
            <w:vAlign w:val="bottom"/>
            <w:hideMark/>
          </w:tcPr>
          <w:p w14:paraId="0703C750" w14:textId="77777777" w:rsidR="0086038D" w:rsidRPr="0086038D" w:rsidRDefault="0086038D" w:rsidP="0086038D">
            <w:pPr>
              <w:spacing w:after="0" w:line="240" w:lineRule="auto"/>
              <w:rPr>
                <w:rFonts w:ascii="Aptos Narrow" w:eastAsia="Times New Roman" w:hAnsi="Aptos Narrow" w:cs="Times New Roman"/>
                <w:color w:val="3F3F76"/>
                <w:kern w:val="0"/>
                <w:sz w:val="18"/>
                <w:szCs w:val="18"/>
                <w:lang w:eastAsia="en-GB"/>
                <w14:ligatures w14:val="none"/>
              </w:rPr>
            </w:pPr>
            <w:r w:rsidRPr="0086038D">
              <w:rPr>
                <w:rFonts w:ascii="Aptos Narrow" w:eastAsia="Times New Roman" w:hAnsi="Aptos Narrow" w:cs="Times New Roman"/>
                <w:color w:val="3F3F76"/>
                <w:kern w:val="0"/>
                <w:sz w:val="18"/>
                <w:szCs w:val="18"/>
                <w:lang w:eastAsia="en-GB"/>
                <w14:ligatures w14:val="none"/>
              </w:rPr>
              <w:t>coverage</w:t>
            </w:r>
          </w:p>
        </w:tc>
      </w:tr>
      <w:tr w:rsidR="0086038D" w:rsidRPr="0086038D" w14:paraId="1BF7C725" w14:textId="77777777" w:rsidTr="0086038D">
        <w:trPr>
          <w:trHeight w:val="300"/>
        </w:trPr>
        <w:tc>
          <w:tcPr>
            <w:tcW w:w="960" w:type="dxa"/>
            <w:tcBorders>
              <w:top w:val="nil"/>
              <w:left w:val="single" w:sz="4" w:space="0" w:color="7F7F7F"/>
              <w:bottom w:val="single" w:sz="4" w:space="0" w:color="7F7F7F"/>
              <w:right w:val="single" w:sz="4" w:space="0" w:color="7F7F7F"/>
            </w:tcBorders>
            <w:shd w:val="clear" w:color="000000" w:fill="FFCC99"/>
            <w:noWrap/>
            <w:vAlign w:val="bottom"/>
            <w:hideMark/>
          </w:tcPr>
          <w:p w14:paraId="5F8F2C29" w14:textId="77777777" w:rsidR="0086038D" w:rsidRPr="0086038D" w:rsidRDefault="0086038D" w:rsidP="0086038D">
            <w:pPr>
              <w:spacing w:after="0" w:line="240" w:lineRule="auto"/>
              <w:rPr>
                <w:rFonts w:ascii="Aptos Narrow" w:eastAsia="Times New Roman" w:hAnsi="Aptos Narrow" w:cs="Times New Roman"/>
                <w:color w:val="3F3F76"/>
                <w:kern w:val="0"/>
                <w:sz w:val="18"/>
                <w:szCs w:val="18"/>
                <w:lang w:eastAsia="en-GB"/>
                <w14:ligatures w14:val="none"/>
              </w:rPr>
            </w:pPr>
            <w:r w:rsidRPr="0086038D">
              <w:rPr>
                <w:rFonts w:ascii="Aptos Narrow" w:eastAsia="Times New Roman" w:hAnsi="Aptos Narrow" w:cs="Times New Roman"/>
                <w:color w:val="3F3F76"/>
                <w:kern w:val="0"/>
                <w:sz w:val="18"/>
                <w:szCs w:val="18"/>
                <w:lang w:eastAsia="en-GB"/>
                <w14:ligatures w14:val="none"/>
              </w:rPr>
              <w:t>3 days</w:t>
            </w:r>
          </w:p>
        </w:tc>
        <w:tc>
          <w:tcPr>
            <w:tcW w:w="1280" w:type="dxa"/>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14:paraId="129E090C"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725986900</w:t>
            </w:r>
          </w:p>
        </w:tc>
        <w:tc>
          <w:tcPr>
            <w:tcW w:w="1360" w:type="dxa"/>
            <w:tcBorders>
              <w:top w:val="single" w:sz="4" w:space="0" w:color="3F3F3F"/>
              <w:left w:val="nil"/>
              <w:bottom w:val="single" w:sz="4" w:space="0" w:color="3F3F3F"/>
              <w:right w:val="single" w:sz="4" w:space="0" w:color="3F3F3F"/>
            </w:tcBorders>
            <w:shd w:val="clear" w:color="000000" w:fill="F2F2F2"/>
            <w:noWrap/>
            <w:vAlign w:val="bottom"/>
            <w:hideMark/>
          </w:tcPr>
          <w:p w14:paraId="53CDD744"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26944.14402</w:t>
            </w:r>
          </w:p>
        </w:tc>
        <w:tc>
          <w:tcPr>
            <w:tcW w:w="1340" w:type="dxa"/>
            <w:tcBorders>
              <w:top w:val="single" w:sz="4" w:space="0" w:color="3F3F3F"/>
              <w:left w:val="nil"/>
              <w:bottom w:val="single" w:sz="4" w:space="0" w:color="3F3F3F"/>
              <w:right w:val="single" w:sz="4" w:space="0" w:color="3F3F3F"/>
            </w:tcBorders>
            <w:shd w:val="clear" w:color="000000" w:fill="F2F2F2"/>
            <w:noWrap/>
            <w:vAlign w:val="bottom"/>
            <w:hideMark/>
          </w:tcPr>
          <w:p w14:paraId="1AC8379A"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19329.06766</w:t>
            </w:r>
          </w:p>
        </w:tc>
        <w:tc>
          <w:tcPr>
            <w:tcW w:w="980" w:type="dxa"/>
            <w:tcBorders>
              <w:top w:val="single" w:sz="4" w:space="0" w:color="3F3F3F"/>
              <w:left w:val="nil"/>
              <w:bottom w:val="single" w:sz="4" w:space="0" w:color="3F3F3F"/>
              <w:right w:val="single" w:sz="4" w:space="0" w:color="3F3F3F"/>
            </w:tcBorders>
            <w:shd w:val="clear" w:color="000000" w:fill="F2F2F2"/>
            <w:noWrap/>
            <w:vAlign w:val="bottom"/>
            <w:hideMark/>
          </w:tcPr>
          <w:p w14:paraId="0E09D801"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0.001049</w:t>
            </w:r>
          </w:p>
        </w:tc>
        <w:tc>
          <w:tcPr>
            <w:tcW w:w="980" w:type="dxa"/>
            <w:tcBorders>
              <w:top w:val="single" w:sz="4" w:space="0" w:color="3F3F3F"/>
              <w:left w:val="nil"/>
              <w:bottom w:val="single" w:sz="4" w:space="0" w:color="3F3F3F"/>
              <w:right w:val="single" w:sz="4" w:space="0" w:color="3F3F3F"/>
            </w:tcBorders>
            <w:shd w:val="clear" w:color="000000" w:fill="F2F2F2"/>
            <w:noWrap/>
            <w:vAlign w:val="bottom"/>
            <w:hideMark/>
          </w:tcPr>
          <w:p w14:paraId="2AB055A9"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0.000769</w:t>
            </w:r>
          </w:p>
        </w:tc>
        <w:tc>
          <w:tcPr>
            <w:tcW w:w="980" w:type="dxa"/>
            <w:tcBorders>
              <w:top w:val="single" w:sz="4" w:space="0" w:color="3F3F3F"/>
              <w:left w:val="nil"/>
              <w:bottom w:val="single" w:sz="4" w:space="0" w:color="3F3F3F"/>
              <w:right w:val="single" w:sz="4" w:space="0" w:color="3F3F3F"/>
            </w:tcBorders>
            <w:shd w:val="clear" w:color="000000" w:fill="F2F2F2"/>
            <w:noWrap/>
            <w:vAlign w:val="bottom"/>
            <w:hideMark/>
          </w:tcPr>
          <w:p w14:paraId="49D3102E"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0.001049</w:t>
            </w:r>
          </w:p>
        </w:tc>
        <w:tc>
          <w:tcPr>
            <w:tcW w:w="980" w:type="dxa"/>
            <w:tcBorders>
              <w:top w:val="single" w:sz="4" w:space="0" w:color="3F3F3F"/>
              <w:left w:val="nil"/>
              <w:bottom w:val="single" w:sz="4" w:space="0" w:color="3F3F3F"/>
              <w:right w:val="single" w:sz="4" w:space="0" w:color="3F3F3F"/>
            </w:tcBorders>
            <w:shd w:val="clear" w:color="000000" w:fill="F2F2F2"/>
            <w:noWrap/>
            <w:vAlign w:val="bottom"/>
            <w:hideMark/>
          </w:tcPr>
          <w:p w14:paraId="4120A21B"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1</w:t>
            </w:r>
          </w:p>
        </w:tc>
      </w:tr>
      <w:tr w:rsidR="0086038D" w:rsidRPr="0086038D" w14:paraId="53419E8D" w14:textId="77777777" w:rsidTr="0086038D">
        <w:trPr>
          <w:trHeight w:val="300"/>
        </w:trPr>
        <w:tc>
          <w:tcPr>
            <w:tcW w:w="960" w:type="dxa"/>
            <w:tcBorders>
              <w:top w:val="nil"/>
              <w:left w:val="single" w:sz="4" w:space="0" w:color="7F7F7F"/>
              <w:bottom w:val="single" w:sz="4" w:space="0" w:color="7F7F7F"/>
              <w:right w:val="single" w:sz="4" w:space="0" w:color="7F7F7F"/>
            </w:tcBorders>
            <w:shd w:val="clear" w:color="000000" w:fill="FFCC99"/>
            <w:noWrap/>
            <w:vAlign w:val="bottom"/>
            <w:hideMark/>
          </w:tcPr>
          <w:p w14:paraId="0B9F880C" w14:textId="77777777" w:rsidR="0086038D" w:rsidRPr="0086038D" w:rsidRDefault="0086038D" w:rsidP="0086038D">
            <w:pPr>
              <w:spacing w:after="0" w:line="240" w:lineRule="auto"/>
              <w:rPr>
                <w:rFonts w:ascii="Aptos Narrow" w:eastAsia="Times New Roman" w:hAnsi="Aptos Narrow" w:cs="Times New Roman"/>
                <w:color w:val="3F3F76"/>
                <w:kern w:val="0"/>
                <w:sz w:val="18"/>
                <w:szCs w:val="18"/>
                <w:lang w:eastAsia="en-GB"/>
                <w14:ligatures w14:val="none"/>
              </w:rPr>
            </w:pPr>
            <w:r w:rsidRPr="0086038D">
              <w:rPr>
                <w:rFonts w:ascii="Aptos Narrow" w:eastAsia="Times New Roman" w:hAnsi="Aptos Narrow" w:cs="Times New Roman"/>
                <w:color w:val="3F3F76"/>
                <w:kern w:val="0"/>
                <w:sz w:val="18"/>
                <w:szCs w:val="18"/>
                <w:lang w:eastAsia="en-GB"/>
                <w14:ligatures w14:val="none"/>
              </w:rPr>
              <w:t>4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0232F148"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632450200</w:t>
            </w:r>
          </w:p>
        </w:tc>
        <w:tc>
          <w:tcPr>
            <w:tcW w:w="1360" w:type="dxa"/>
            <w:tcBorders>
              <w:top w:val="nil"/>
              <w:left w:val="nil"/>
              <w:bottom w:val="single" w:sz="4" w:space="0" w:color="3F3F3F"/>
              <w:right w:val="single" w:sz="4" w:space="0" w:color="3F3F3F"/>
            </w:tcBorders>
            <w:shd w:val="clear" w:color="000000" w:fill="F2F2F2"/>
            <w:noWrap/>
            <w:vAlign w:val="bottom"/>
            <w:hideMark/>
          </w:tcPr>
          <w:p w14:paraId="775EFE1E"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25148.56177</w:t>
            </w:r>
          </w:p>
        </w:tc>
        <w:tc>
          <w:tcPr>
            <w:tcW w:w="1340" w:type="dxa"/>
            <w:tcBorders>
              <w:top w:val="nil"/>
              <w:left w:val="nil"/>
              <w:bottom w:val="single" w:sz="4" w:space="0" w:color="3F3F3F"/>
              <w:right w:val="single" w:sz="4" w:space="0" w:color="3F3F3F"/>
            </w:tcBorders>
            <w:shd w:val="clear" w:color="000000" w:fill="F2F2F2"/>
            <w:noWrap/>
            <w:vAlign w:val="bottom"/>
            <w:hideMark/>
          </w:tcPr>
          <w:p w14:paraId="1247B020"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20854.44809</w:t>
            </w:r>
          </w:p>
        </w:tc>
        <w:tc>
          <w:tcPr>
            <w:tcW w:w="980" w:type="dxa"/>
            <w:tcBorders>
              <w:top w:val="nil"/>
              <w:left w:val="nil"/>
              <w:bottom w:val="single" w:sz="4" w:space="0" w:color="3F3F3F"/>
              <w:right w:val="single" w:sz="4" w:space="0" w:color="3F3F3F"/>
            </w:tcBorders>
            <w:shd w:val="clear" w:color="000000" w:fill="F2F2F2"/>
            <w:noWrap/>
            <w:vAlign w:val="bottom"/>
            <w:hideMark/>
          </w:tcPr>
          <w:p w14:paraId="633C8354"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0.001077</w:t>
            </w:r>
          </w:p>
        </w:tc>
        <w:tc>
          <w:tcPr>
            <w:tcW w:w="980" w:type="dxa"/>
            <w:tcBorders>
              <w:top w:val="nil"/>
              <w:left w:val="nil"/>
              <w:bottom w:val="single" w:sz="4" w:space="0" w:color="3F3F3F"/>
              <w:right w:val="single" w:sz="4" w:space="0" w:color="3F3F3F"/>
            </w:tcBorders>
            <w:shd w:val="clear" w:color="000000" w:fill="F2F2F2"/>
            <w:noWrap/>
            <w:vAlign w:val="bottom"/>
            <w:hideMark/>
          </w:tcPr>
          <w:p w14:paraId="23872734"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0.000997</w:t>
            </w:r>
          </w:p>
        </w:tc>
        <w:tc>
          <w:tcPr>
            <w:tcW w:w="980" w:type="dxa"/>
            <w:tcBorders>
              <w:top w:val="nil"/>
              <w:left w:val="nil"/>
              <w:bottom w:val="single" w:sz="4" w:space="0" w:color="3F3F3F"/>
              <w:right w:val="single" w:sz="4" w:space="0" w:color="3F3F3F"/>
            </w:tcBorders>
            <w:shd w:val="clear" w:color="000000" w:fill="F2F2F2"/>
            <w:noWrap/>
            <w:vAlign w:val="bottom"/>
            <w:hideMark/>
          </w:tcPr>
          <w:p w14:paraId="12F7A8C5"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0.001077</w:t>
            </w:r>
          </w:p>
        </w:tc>
        <w:tc>
          <w:tcPr>
            <w:tcW w:w="980" w:type="dxa"/>
            <w:tcBorders>
              <w:top w:val="nil"/>
              <w:left w:val="nil"/>
              <w:bottom w:val="single" w:sz="4" w:space="0" w:color="3F3F3F"/>
              <w:right w:val="single" w:sz="4" w:space="0" w:color="3F3F3F"/>
            </w:tcBorders>
            <w:shd w:val="clear" w:color="000000" w:fill="F2F2F2"/>
            <w:noWrap/>
            <w:vAlign w:val="bottom"/>
            <w:hideMark/>
          </w:tcPr>
          <w:p w14:paraId="42124DDB"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1</w:t>
            </w:r>
          </w:p>
        </w:tc>
      </w:tr>
      <w:tr w:rsidR="0086038D" w:rsidRPr="0086038D" w14:paraId="74B1DD65" w14:textId="77777777" w:rsidTr="0086038D">
        <w:trPr>
          <w:trHeight w:val="300"/>
        </w:trPr>
        <w:tc>
          <w:tcPr>
            <w:tcW w:w="960" w:type="dxa"/>
            <w:tcBorders>
              <w:top w:val="nil"/>
              <w:left w:val="single" w:sz="4" w:space="0" w:color="7F7F7F"/>
              <w:bottom w:val="single" w:sz="4" w:space="0" w:color="7F7F7F"/>
              <w:right w:val="single" w:sz="4" w:space="0" w:color="7F7F7F"/>
            </w:tcBorders>
            <w:shd w:val="clear" w:color="000000" w:fill="FFCC99"/>
            <w:noWrap/>
            <w:vAlign w:val="bottom"/>
            <w:hideMark/>
          </w:tcPr>
          <w:p w14:paraId="176C78D1" w14:textId="77777777" w:rsidR="0086038D" w:rsidRPr="0086038D" w:rsidRDefault="0086038D" w:rsidP="0086038D">
            <w:pPr>
              <w:spacing w:after="0" w:line="240" w:lineRule="auto"/>
              <w:rPr>
                <w:rFonts w:ascii="Aptos Narrow" w:eastAsia="Times New Roman" w:hAnsi="Aptos Narrow" w:cs="Times New Roman"/>
                <w:color w:val="3F3F76"/>
                <w:kern w:val="0"/>
                <w:sz w:val="18"/>
                <w:szCs w:val="18"/>
                <w:lang w:eastAsia="en-GB"/>
                <w14:ligatures w14:val="none"/>
              </w:rPr>
            </w:pPr>
            <w:r w:rsidRPr="0086038D">
              <w:rPr>
                <w:rFonts w:ascii="Aptos Narrow" w:eastAsia="Times New Roman" w:hAnsi="Aptos Narrow" w:cs="Times New Roman"/>
                <w:color w:val="3F3F76"/>
                <w:kern w:val="0"/>
                <w:sz w:val="18"/>
                <w:szCs w:val="18"/>
                <w:lang w:eastAsia="en-GB"/>
                <w14:ligatures w14:val="none"/>
              </w:rPr>
              <w:t>5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3763AB7D"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699885000</w:t>
            </w:r>
          </w:p>
        </w:tc>
        <w:tc>
          <w:tcPr>
            <w:tcW w:w="1360" w:type="dxa"/>
            <w:tcBorders>
              <w:top w:val="nil"/>
              <w:left w:val="nil"/>
              <w:bottom w:val="single" w:sz="4" w:space="0" w:color="3F3F3F"/>
              <w:right w:val="single" w:sz="4" w:space="0" w:color="3F3F3F"/>
            </w:tcBorders>
            <w:shd w:val="clear" w:color="000000" w:fill="F2F2F2"/>
            <w:noWrap/>
            <w:vAlign w:val="bottom"/>
            <w:hideMark/>
          </w:tcPr>
          <w:p w14:paraId="05B6B1C8"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26455.34066</w:t>
            </w:r>
          </w:p>
        </w:tc>
        <w:tc>
          <w:tcPr>
            <w:tcW w:w="1340" w:type="dxa"/>
            <w:tcBorders>
              <w:top w:val="nil"/>
              <w:left w:val="nil"/>
              <w:bottom w:val="single" w:sz="4" w:space="0" w:color="3F3F3F"/>
              <w:right w:val="single" w:sz="4" w:space="0" w:color="3F3F3F"/>
            </w:tcBorders>
            <w:shd w:val="clear" w:color="000000" w:fill="F2F2F2"/>
            <w:noWrap/>
            <w:vAlign w:val="bottom"/>
            <w:hideMark/>
          </w:tcPr>
          <w:p w14:paraId="4CCEF130"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23345.4986</w:t>
            </w:r>
          </w:p>
        </w:tc>
        <w:tc>
          <w:tcPr>
            <w:tcW w:w="980" w:type="dxa"/>
            <w:tcBorders>
              <w:top w:val="nil"/>
              <w:left w:val="nil"/>
              <w:bottom w:val="single" w:sz="4" w:space="0" w:color="3F3F3F"/>
              <w:right w:val="single" w:sz="4" w:space="0" w:color="3F3F3F"/>
            </w:tcBorders>
            <w:shd w:val="clear" w:color="000000" w:fill="F2F2F2"/>
            <w:noWrap/>
            <w:vAlign w:val="bottom"/>
            <w:hideMark/>
          </w:tcPr>
          <w:p w14:paraId="3A07ACBC"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0.001208</w:t>
            </w:r>
          </w:p>
        </w:tc>
        <w:tc>
          <w:tcPr>
            <w:tcW w:w="980" w:type="dxa"/>
            <w:tcBorders>
              <w:top w:val="nil"/>
              <w:left w:val="nil"/>
              <w:bottom w:val="single" w:sz="4" w:space="0" w:color="3F3F3F"/>
              <w:right w:val="single" w:sz="4" w:space="0" w:color="3F3F3F"/>
            </w:tcBorders>
            <w:shd w:val="clear" w:color="000000" w:fill="F2F2F2"/>
            <w:noWrap/>
            <w:vAlign w:val="bottom"/>
            <w:hideMark/>
          </w:tcPr>
          <w:p w14:paraId="537A6A28"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0.001027</w:t>
            </w:r>
          </w:p>
        </w:tc>
        <w:tc>
          <w:tcPr>
            <w:tcW w:w="980" w:type="dxa"/>
            <w:tcBorders>
              <w:top w:val="nil"/>
              <w:left w:val="nil"/>
              <w:bottom w:val="single" w:sz="4" w:space="0" w:color="3F3F3F"/>
              <w:right w:val="single" w:sz="4" w:space="0" w:color="3F3F3F"/>
            </w:tcBorders>
            <w:shd w:val="clear" w:color="000000" w:fill="F2F2F2"/>
            <w:noWrap/>
            <w:vAlign w:val="bottom"/>
            <w:hideMark/>
          </w:tcPr>
          <w:p w14:paraId="1A4773C6"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0.001208</w:t>
            </w:r>
          </w:p>
        </w:tc>
        <w:tc>
          <w:tcPr>
            <w:tcW w:w="980" w:type="dxa"/>
            <w:tcBorders>
              <w:top w:val="nil"/>
              <w:left w:val="nil"/>
              <w:bottom w:val="single" w:sz="4" w:space="0" w:color="3F3F3F"/>
              <w:right w:val="single" w:sz="4" w:space="0" w:color="3F3F3F"/>
            </w:tcBorders>
            <w:shd w:val="clear" w:color="000000" w:fill="F2F2F2"/>
            <w:noWrap/>
            <w:vAlign w:val="bottom"/>
            <w:hideMark/>
          </w:tcPr>
          <w:p w14:paraId="42313458"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1</w:t>
            </w:r>
          </w:p>
        </w:tc>
      </w:tr>
      <w:tr w:rsidR="0086038D" w:rsidRPr="0086038D" w14:paraId="1BAFCFC6" w14:textId="77777777" w:rsidTr="0086038D">
        <w:trPr>
          <w:trHeight w:val="300"/>
        </w:trPr>
        <w:tc>
          <w:tcPr>
            <w:tcW w:w="960" w:type="dxa"/>
            <w:tcBorders>
              <w:top w:val="nil"/>
              <w:left w:val="single" w:sz="4" w:space="0" w:color="7F7F7F"/>
              <w:bottom w:val="single" w:sz="4" w:space="0" w:color="7F7F7F"/>
              <w:right w:val="single" w:sz="4" w:space="0" w:color="7F7F7F"/>
            </w:tcBorders>
            <w:shd w:val="clear" w:color="000000" w:fill="FFCC99"/>
            <w:noWrap/>
            <w:vAlign w:val="bottom"/>
            <w:hideMark/>
          </w:tcPr>
          <w:p w14:paraId="66876C31" w14:textId="77777777" w:rsidR="0086038D" w:rsidRPr="0086038D" w:rsidRDefault="0086038D" w:rsidP="0086038D">
            <w:pPr>
              <w:spacing w:after="0" w:line="240" w:lineRule="auto"/>
              <w:rPr>
                <w:rFonts w:ascii="Aptos Narrow" w:eastAsia="Times New Roman" w:hAnsi="Aptos Narrow" w:cs="Times New Roman"/>
                <w:color w:val="3F3F76"/>
                <w:kern w:val="0"/>
                <w:sz w:val="18"/>
                <w:szCs w:val="18"/>
                <w:lang w:eastAsia="en-GB"/>
                <w14:ligatures w14:val="none"/>
              </w:rPr>
            </w:pPr>
            <w:r w:rsidRPr="0086038D">
              <w:rPr>
                <w:rFonts w:ascii="Aptos Narrow" w:eastAsia="Times New Roman" w:hAnsi="Aptos Narrow" w:cs="Times New Roman"/>
                <w:color w:val="3F3F76"/>
                <w:kern w:val="0"/>
                <w:sz w:val="18"/>
                <w:szCs w:val="18"/>
                <w:lang w:eastAsia="en-GB"/>
                <w14:ligatures w14:val="none"/>
              </w:rPr>
              <w:t>6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744E816B"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1182534000</w:t>
            </w:r>
          </w:p>
        </w:tc>
        <w:tc>
          <w:tcPr>
            <w:tcW w:w="1360" w:type="dxa"/>
            <w:tcBorders>
              <w:top w:val="nil"/>
              <w:left w:val="nil"/>
              <w:bottom w:val="single" w:sz="4" w:space="0" w:color="3F3F3F"/>
              <w:right w:val="single" w:sz="4" w:space="0" w:color="3F3F3F"/>
            </w:tcBorders>
            <w:shd w:val="clear" w:color="000000" w:fill="F2F2F2"/>
            <w:noWrap/>
            <w:vAlign w:val="bottom"/>
            <w:hideMark/>
          </w:tcPr>
          <w:p w14:paraId="02C7DC1D"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34387.99341</w:t>
            </w:r>
          </w:p>
        </w:tc>
        <w:tc>
          <w:tcPr>
            <w:tcW w:w="1340" w:type="dxa"/>
            <w:tcBorders>
              <w:top w:val="nil"/>
              <w:left w:val="nil"/>
              <w:bottom w:val="single" w:sz="4" w:space="0" w:color="3F3F3F"/>
              <w:right w:val="single" w:sz="4" w:space="0" w:color="3F3F3F"/>
            </w:tcBorders>
            <w:shd w:val="clear" w:color="000000" w:fill="F2F2F2"/>
            <w:noWrap/>
            <w:vAlign w:val="bottom"/>
            <w:hideMark/>
          </w:tcPr>
          <w:p w14:paraId="4853E9ED"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33047.02864</w:t>
            </w:r>
          </w:p>
        </w:tc>
        <w:tc>
          <w:tcPr>
            <w:tcW w:w="980" w:type="dxa"/>
            <w:tcBorders>
              <w:top w:val="nil"/>
              <w:left w:val="nil"/>
              <w:bottom w:val="single" w:sz="4" w:space="0" w:color="3F3F3F"/>
              <w:right w:val="single" w:sz="4" w:space="0" w:color="3F3F3F"/>
            </w:tcBorders>
            <w:shd w:val="clear" w:color="000000" w:fill="F2F2F2"/>
            <w:noWrap/>
            <w:vAlign w:val="bottom"/>
            <w:hideMark/>
          </w:tcPr>
          <w:p w14:paraId="5641F514"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0.001724</w:t>
            </w:r>
          </w:p>
        </w:tc>
        <w:tc>
          <w:tcPr>
            <w:tcW w:w="980" w:type="dxa"/>
            <w:tcBorders>
              <w:top w:val="nil"/>
              <w:left w:val="nil"/>
              <w:bottom w:val="single" w:sz="4" w:space="0" w:color="3F3F3F"/>
              <w:right w:val="single" w:sz="4" w:space="0" w:color="3F3F3F"/>
            </w:tcBorders>
            <w:shd w:val="clear" w:color="000000" w:fill="F2F2F2"/>
            <w:noWrap/>
            <w:vAlign w:val="bottom"/>
            <w:hideMark/>
          </w:tcPr>
          <w:p w14:paraId="3B63D1CA"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0.001971</w:t>
            </w:r>
          </w:p>
        </w:tc>
        <w:tc>
          <w:tcPr>
            <w:tcW w:w="980" w:type="dxa"/>
            <w:tcBorders>
              <w:top w:val="nil"/>
              <w:left w:val="nil"/>
              <w:bottom w:val="single" w:sz="4" w:space="0" w:color="3F3F3F"/>
              <w:right w:val="single" w:sz="4" w:space="0" w:color="3F3F3F"/>
            </w:tcBorders>
            <w:shd w:val="clear" w:color="000000" w:fill="F2F2F2"/>
            <w:noWrap/>
            <w:vAlign w:val="bottom"/>
            <w:hideMark/>
          </w:tcPr>
          <w:p w14:paraId="7F73FDD5"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0.001724</w:t>
            </w:r>
          </w:p>
        </w:tc>
        <w:tc>
          <w:tcPr>
            <w:tcW w:w="980" w:type="dxa"/>
            <w:tcBorders>
              <w:top w:val="nil"/>
              <w:left w:val="nil"/>
              <w:bottom w:val="single" w:sz="4" w:space="0" w:color="3F3F3F"/>
              <w:right w:val="single" w:sz="4" w:space="0" w:color="3F3F3F"/>
            </w:tcBorders>
            <w:shd w:val="clear" w:color="000000" w:fill="F2F2F2"/>
            <w:noWrap/>
            <w:vAlign w:val="bottom"/>
            <w:hideMark/>
          </w:tcPr>
          <w:p w14:paraId="1FDDD136"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1</w:t>
            </w:r>
          </w:p>
        </w:tc>
      </w:tr>
      <w:tr w:rsidR="0086038D" w:rsidRPr="0086038D" w14:paraId="252A7F08" w14:textId="77777777" w:rsidTr="0086038D">
        <w:trPr>
          <w:trHeight w:val="300"/>
        </w:trPr>
        <w:tc>
          <w:tcPr>
            <w:tcW w:w="960" w:type="dxa"/>
            <w:tcBorders>
              <w:top w:val="nil"/>
              <w:left w:val="single" w:sz="4" w:space="0" w:color="7F7F7F"/>
              <w:bottom w:val="single" w:sz="4" w:space="0" w:color="7F7F7F"/>
              <w:right w:val="single" w:sz="4" w:space="0" w:color="7F7F7F"/>
            </w:tcBorders>
            <w:shd w:val="clear" w:color="000000" w:fill="FFCC99"/>
            <w:noWrap/>
            <w:vAlign w:val="bottom"/>
            <w:hideMark/>
          </w:tcPr>
          <w:p w14:paraId="42C29986" w14:textId="77777777" w:rsidR="0086038D" w:rsidRPr="0086038D" w:rsidRDefault="0086038D" w:rsidP="0086038D">
            <w:pPr>
              <w:spacing w:after="0" w:line="240" w:lineRule="auto"/>
              <w:rPr>
                <w:rFonts w:ascii="Aptos Narrow" w:eastAsia="Times New Roman" w:hAnsi="Aptos Narrow" w:cs="Times New Roman"/>
                <w:color w:val="3F3F76"/>
                <w:kern w:val="0"/>
                <w:sz w:val="18"/>
                <w:szCs w:val="18"/>
                <w:lang w:eastAsia="en-GB"/>
                <w14:ligatures w14:val="none"/>
              </w:rPr>
            </w:pPr>
            <w:r w:rsidRPr="0086038D">
              <w:rPr>
                <w:rFonts w:ascii="Aptos Narrow" w:eastAsia="Times New Roman" w:hAnsi="Aptos Narrow" w:cs="Times New Roman"/>
                <w:color w:val="3F3F76"/>
                <w:kern w:val="0"/>
                <w:sz w:val="18"/>
                <w:szCs w:val="18"/>
                <w:lang w:eastAsia="en-GB"/>
                <w14:ligatures w14:val="none"/>
              </w:rPr>
              <w:t>7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3E88852B"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1732199000</w:t>
            </w:r>
          </w:p>
        </w:tc>
        <w:tc>
          <w:tcPr>
            <w:tcW w:w="1360" w:type="dxa"/>
            <w:tcBorders>
              <w:top w:val="nil"/>
              <w:left w:val="nil"/>
              <w:bottom w:val="single" w:sz="4" w:space="0" w:color="3F3F3F"/>
              <w:right w:val="single" w:sz="4" w:space="0" w:color="3F3F3F"/>
            </w:tcBorders>
            <w:shd w:val="clear" w:color="000000" w:fill="F2F2F2"/>
            <w:noWrap/>
            <w:vAlign w:val="bottom"/>
            <w:hideMark/>
          </w:tcPr>
          <w:p w14:paraId="16699425"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41619.69459</w:t>
            </w:r>
          </w:p>
        </w:tc>
        <w:tc>
          <w:tcPr>
            <w:tcW w:w="1340" w:type="dxa"/>
            <w:tcBorders>
              <w:top w:val="nil"/>
              <w:left w:val="nil"/>
              <w:bottom w:val="single" w:sz="4" w:space="0" w:color="3F3F3F"/>
              <w:right w:val="single" w:sz="4" w:space="0" w:color="3F3F3F"/>
            </w:tcBorders>
            <w:shd w:val="clear" w:color="000000" w:fill="F2F2F2"/>
            <w:noWrap/>
            <w:vAlign w:val="bottom"/>
            <w:hideMark/>
          </w:tcPr>
          <w:p w14:paraId="6B651AE4"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40860.3185</w:t>
            </w:r>
          </w:p>
        </w:tc>
        <w:tc>
          <w:tcPr>
            <w:tcW w:w="980" w:type="dxa"/>
            <w:tcBorders>
              <w:top w:val="nil"/>
              <w:left w:val="nil"/>
              <w:bottom w:val="single" w:sz="4" w:space="0" w:color="3F3F3F"/>
              <w:right w:val="single" w:sz="4" w:space="0" w:color="3F3F3F"/>
            </w:tcBorders>
            <w:shd w:val="clear" w:color="000000" w:fill="F2F2F2"/>
            <w:noWrap/>
            <w:vAlign w:val="bottom"/>
            <w:hideMark/>
          </w:tcPr>
          <w:p w14:paraId="20C599A9"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0.002133</w:t>
            </w:r>
          </w:p>
        </w:tc>
        <w:tc>
          <w:tcPr>
            <w:tcW w:w="980" w:type="dxa"/>
            <w:tcBorders>
              <w:top w:val="nil"/>
              <w:left w:val="nil"/>
              <w:bottom w:val="single" w:sz="4" w:space="0" w:color="3F3F3F"/>
              <w:right w:val="single" w:sz="4" w:space="0" w:color="3F3F3F"/>
            </w:tcBorders>
            <w:shd w:val="clear" w:color="000000" w:fill="F2F2F2"/>
            <w:noWrap/>
            <w:vAlign w:val="bottom"/>
            <w:hideMark/>
          </w:tcPr>
          <w:p w14:paraId="57A4B38C"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0.002089</w:t>
            </w:r>
          </w:p>
        </w:tc>
        <w:tc>
          <w:tcPr>
            <w:tcW w:w="980" w:type="dxa"/>
            <w:tcBorders>
              <w:top w:val="nil"/>
              <w:left w:val="nil"/>
              <w:bottom w:val="single" w:sz="4" w:space="0" w:color="3F3F3F"/>
              <w:right w:val="single" w:sz="4" w:space="0" w:color="3F3F3F"/>
            </w:tcBorders>
            <w:shd w:val="clear" w:color="000000" w:fill="F2F2F2"/>
            <w:noWrap/>
            <w:vAlign w:val="bottom"/>
            <w:hideMark/>
          </w:tcPr>
          <w:p w14:paraId="6488E2D1"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0.002134</w:t>
            </w:r>
          </w:p>
        </w:tc>
        <w:tc>
          <w:tcPr>
            <w:tcW w:w="980" w:type="dxa"/>
            <w:tcBorders>
              <w:top w:val="nil"/>
              <w:left w:val="nil"/>
              <w:bottom w:val="single" w:sz="4" w:space="0" w:color="3F3F3F"/>
              <w:right w:val="single" w:sz="4" w:space="0" w:color="3F3F3F"/>
            </w:tcBorders>
            <w:shd w:val="clear" w:color="000000" w:fill="F2F2F2"/>
            <w:noWrap/>
            <w:vAlign w:val="bottom"/>
            <w:hideMark/>
          </w:tcPr>
          <w:p w14:paraId="72724769"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1</w:t>
            </w:r>
          </w:p>
        </w:tc>
      </w:tr>
      <w:tr w:rsidR="0086038D" w:rsidRPr="0086038D" w14:paraId="2C849A5D" w14:textId="77777777" w:rsidTr="0086038D">
        <w:trPr>
          <w:trHeight w:val="300"/>
        </w:trPr>
        <w:tc>
          <w:tcPr>
            <w:tcW w:w="960" w:type="dxa"/>
            <w:tcBorders>
              <w:top w:val="nil"/>
              <w:left w:val="single" w:sz="4" w:space="0" w:color="7F7F7F"/>
              <w:bottom w:val="single" w:sz="4" w:space="0" w:color="7F7F7F"/>
              <w:right w:val="single" w:sz="4" w:space="0" w:color="7F7F7F"/>
            </w:tcBorders>
            <w:shd w:val="clear" w:color="000000" w:fill="FFCC99"/>
            <w:noWrap/>
            <w:vAlign w:val="bottom"/>
            <w:hideMark/>
          </w:tcPr>
          <w:p w14:paraId="6A58215B" w14:textId="77777777" w:rsidR="0086038D" w:rsidRPr="0086038D" w:rsidRDefault="0086038D" w:rsidP="0086038D">
            <w:pPr>
              <w:spacing w:after="0" w:line="240" w:lineRule="auto"/>
              <w:rPr>
                <w:rFonts w:ascii="Aptos Narrow" w:eastAsia="Times New Roman" w:hAnsi="Aptos Narrow" w:cs="Times New Roman"/>
                <w:color w:val="3F3F76"/>
                <w:kern w:val="0"/>
                <w:sz w:val="18"/>
                <w:szCs w:val="18"/>
                <w:lang w:eastAsia="en-GB"/>
                <w14:ligatures w14:val="none"/>
              </w:rPr>
            </w:pPr>
            <w:r w:rsidRPr="0086038D">
              <w:rPr>
                <w:rFonts w:ascii="Aptos Narrow" w:eastAsia="Times New Roman" w:hAnsi="Aptos Narrow" w:cs="Times New Roman"/>
                <w:color w:val="3F3F76"/>
                <w:kern w:val="0"/>
                <w:sz w:val="18"/>
                <w:szCs w:val="18"/>
                <w:lang w:eastAsia="en-GB"/>
                <w14:ligatures w14:val="none"/>
              </w:rPr>
              <w:t>8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52049CE3"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2652024000</w:t>
            </w:r>
          </w:p>
        </w:tc>
        <w:tc>
          <w:tcPr>
            <w:tcW w:w="1360" w:type="dxa"/>
            <w:tcBorders>
              <w:top w:val="nil"/>
              <w:left w:val="nil"/>
              <w:bottom w:val="single" w:sz="4" w:space="0" w:color="3F3F3F"/>
              <w:right w:val="single" w:sz="4" w:space="0" w:color="3F3F3F"/>
            </w:tcBorders>
            <w:shd w:val="clear" w:color="000000" w:fill="F2F2F2"/>
            <w:noWrap/>
            <w:vAlign w:val="bottom"/>
            <w:hideMark/>
          </w:tcPr>
          <w:p w14:paraId="1603A1D6"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51497.80735</w:t>
            </w:r>
          </w:p>
        </w:tc>
        <w:tc>
          <w:tcPr>
            <w:tcW w:w="1340" w:type="dxa"/>
            <w:tcBorders>
              <w:top w:val="nil"/>
              <w:left w:val="nil"/>
              <w:bottom w:val="single" w:sz="4" w:space="0" w:color="3F3F3F"/>
              <w:right w:val="single" w:sz="4" w:space="0" w:color="3F3F3F"/>
            </w:tcBorders>
            <w:shd w:val="clear" w:color="000000" w:fill="F2F2F2"/>
            <w:noWrap/>
            <w:vAlign w:val="bottom"/>
            <w:hideMark/>
          </w:tcPr>
          <w:p w14:paraId="24643B67"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49784.9937</w:t>
            </w:r>
          </w:p>
        </w:tc>
        <w:tc>
          <w:tcPr>
            <w:tcW w:w="980" w:type="dxa"/>
            <w:tcBorders>
              <w:top w:val="nil"/>
              <w:left w:val="nil"/>
              <w:bottom w:val="single" w:sz="4" w:space="0" w:color="3F3F3F"/>
              <w:right w:val="single" w:sz="4" w:space="0" w:color="3F3F3F"/>
            </w:tcBorders>
            <w:shd w:val="clear" w:color="000000" w:fill="F2F2F2"/>
            <w:noWrap/>
            <w:vAlign w:val="bottom"/>
            <w:hideMark/>
          </w:tcPr>
          <w:p w14:paraId="34479BC9"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0.002611</w:t>
            </w:r>
          </w:p>
        </w:tc>
        <w:tc>
          <w:tcPr>
            <w:tcW w:w="980" w:type="dxa"/>
            <w:tcBorders>
              <w:top w:val="nil"/>
              <w:left w:val="nil"/>
              <w:bottom w:val="single" w:sz="4" w:space="0" w:color="3F3F3F"/>
              <w:right w:val="single" w:sz="4" w:space="0" w:color="3F3F3F"/>
            </w:tcBorders>
            <w:shd w:val="clear" w:color="000000" w:fill="F2F2F2"/>
            <w:noWrap/>
            <w:vAlign w:val="bottom"/>
            <w:hideMark/>
          </w:tcPr>
          <w:p w14:paraId="3A303ECB"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0.002233</w:t>
            </w:r>
          </w:p>
        </w:tc>
        <w:tc>
          <w:tcPr>
            <w:tcW w:w="980" w:type="dxa"/>
            <w:tcBorders>
              <w:top w:val="nil"/>
              <w:left w:val="nil"/>
              <w:bottom w:val="single" w:sz="4" w:space="0" w:color="3F3F3F"/>
              <w:right w:val="single" w:sz="4" w:space="0" w:color="3F3F3F"/>
            </w:tcBorders>
            <w:shd w:val="clear" w:color="000000" w:fill="F2F2F2"/>
            <w:noWrap/>
            <w:vAlign w:val="bottom"/>
            <w:hideMark/>
          </w:tcPr>
          <w:p w14:paraId="67E5C43D"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0.002612</w:t>
            </w:r>
          </w:p>
        </w:tc>
        <w:tc>
          <w:tcPr>
            <w:tcW w:w="980" w:type="dxa"/>
            <w:tcBorders>
              <w:top w:val="nil"/>
              <w:left w:val="nil"/>
              <w:bottom w:val="single" w:sz="4" w:space="0" w:color="3F3F3F"/>
              <w:right w:val="single" w:sz="4" w:space="0" w:color="3F3F3F"/>
            </w:tcBorders>
            <w:shd w:val="clear" w:color="000000" w:fill="F2F2F2"/>
            <w:noWrap/>
            <w:vAlign w:val="bottom"/>
            <w:hideMark/>
          </w:tcPr>
          <w:p w14:paraId="74A657D6"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1</w:t>
            </w:r>
          </w:p>
        </w:tc>
      </w:tr>
      <w:tr w:rsidR="0086038D" w:rsidRPr="0086038D" w14:paraId="165675C9" w14:textId="77777777" w:rsidTr="0086038D">
        <w:trPr>
          <w:trHeight w:val="300"/>
        </w:trPr>
        <w:tc>
          <w:tcPr>
            <w:tcW w:w="960" w:type="dxa"/>
            <w:tcBorders>
              <w:top w:val="nil"/>
              <w:left w:val="single" w:sz="4" w:space="0" w:color="7F7F7F"/>
              <w:bottom w:val="single" w:sz="4" w:space="0" w:color="7F7F7F"/>
              <w:right w:val="single" w:sz="4" w:space="0" w:color="7F7F7F"/>
            </w:tcBorders>
            <w:shd w:val="clear" w:color="000000" w:fill="FFCC99"/>
            <w:noWrap/>
            <w:vAlign w:val="bottom"/>
            <w:hideMark/>
          </w:tcPr>
          <w:p w14:paraId="7622B1BB" w14:textId="77777777" w:rsidR="0086038D" w:rsidRPr="0086038D" w:rsidRDefault="0086038D" w:rsidP="0086038D">
            <w:pPr>
              <w:spacing w:after="0" w:line="240" w:lineRule="auto"/>
              <w:rPr>
                <w:rFonts w:ascii="Aptos Narrow" w:eastAsia="Times New Roman" w:hAnsi="Aptos Narrow" w:cs="Times New Roman"/>
                <w:color w:val="3F3F76"/>
                <w:kern w:val="0"/>
                <w:sz w:val="18"/>
                <w:szCs w:val="18"/>
                <w:lang w:eastAsia="en-GB"/>
                <w14:ligatures w14:val="none"/>
              </w:rPr>
            </w:pPr>
            <w:r w:rsidRPr="0086038D">
              <w:rPr>
                <w:rFonts w:ascii="Aptos Narrow" w:eastAsia="Times New Roman" w:hAnsi="Aptos Narrow" w:cs="Times New Roman"/>
                <w:color w:val="3F3F76"/>
                <w:kern w:val="0"/>
                <w:sz w:val="18"/>
                <w:szCs w:val="18"/>
                <w:lang w:eastAsia="en-GB"/>
                <w14:ligatures w14:val="none"/>
              </w:rPr>
              <w:t>9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2C094BDF"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4336834000</w:t>
            </w:r>
          </w:p>
        </w:tc>
        <w:tc>
          <w:tcPr>
            <w:tcW w:w="1360" w:type="dxa"/>
            <w:tcBorders>
              <w:top w:val="nil"/>
              <w:left w:val="nil"/>
              <w:bottom w:val="single" w:sz="4" w:space="0" w:color="3F3F3F"/>
              <w:right w:val="single" w:sz="4" w:space="0" w:color="3F3F3F"/>
            </w:tcBorders>
            <w:shd w:val="clear" w:color="000000" w:fill="F2F2F2"/>
            <w:noWrap/>
            <w:vAlign w:val="bottom"/>
            <w:hideMark/>
          </w:tcPr>
          <w:p w14:paraId="7BB06414"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65854.64241</w:t>
            </w:r>
          </w:p>
        </w:tc>
        <w:tc>
          <w:tcPr>
            <w:tcW w:w="1340" w:type="dxa"/>
            <w:tcBorders>
              <w:top w:val="nil"/>
              <w:left w:val="nil"/>
              <w:bottom w:val="single" w:sz="4" w:space="0" w:color="3F3F3F"/>
              <w:right w:val="single" w:sz="4" w:space="0" w:color="3F3F3F"/>
            </w:tcBorders>
            <w:shd w:val="clear" w:color="000000" w:fill="F2F2F2"/>
            <w:noWrap/>
            <w:vAlign w:val="bottom"/>
            <w:hideMark/>
          </w:tcPr>
          <w:p w14:paraId="38FC4AB4"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62685.40493</w:t>
            </w:r>
          </w:p>
        </w:tc>
        <w:tc>
          <w:tcPr>
            <w:tcW w:w="980" w:type="dxa"/>
            <w:tcBorders>
              <w:top w:val="nil"/>
              <w:left w:val="nil"/>
              <w:bottom w:val="single" w:sz="4" w:space="0" w:color="3F3F3F"/>
              <w:right w:val="single" w:sz="4" w:space="0" w:color="3F3F3F"/>
            </w:tcBorders>
            <w:shd w:val="clear" w:color="000000" w:fill="F2F2F2"/>
            <w:noWrap/>
            <w:vAlign w:val="bottom"/>
            <w:hideMark/>
          </w:tcPr>
          <w:p w14:paraId="41CAA38C"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0.003306</w:t>
            </w:r>
          </w:p>
        </w:tc>
        <w:tc>
          <w:tcPr>
            <w:tcW w:w="980" w:type="dxa"/>
            <w:tcBorders>
              <w:top w:val="nil"/>
              <w:left w:val="nil"/>
              <w:bottom w:val="single" w:sz="4" w:space="0" w:color="3F3F3F"/>
              <w:right w:val="single" w:sz="4" w:space="0" w:color="3F3F3F"/>
            </w:tcBorders>
            <w:shd w:val="clear" w:color="000000" w:fill="F2F2F2"/>
            <w:noWrap/>
            <w:vAlign w:val="bottom"/>
            <w:hideMark/>
          </w:tcPr>
          <w:p w14:paraId="15F108A1"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0.002891</w:t>
            </w:r>
          </w:p>
        </w:tc>
        <w:tc>
          <w:tcPr>
            <w:tcW w:w="980" w:type="dxa"/>
            <w:tcBorders>
              <w:top w:val="nil"/>
              <w:left w:val="nil"/>
              <w:bottom w:val="single" w:sz="4" w:space="0" w:color="3F3F3F"/>
              <w:right w:val="single" w:sz="4" w:space="0" w:color="3F3F3F"/>
            </w:tcBorders>
            <w:shd w:val="clear" w:color="000000" w:fill="F2F2F2"/>
            <w:noWrap/>
            <w:vAlign w:val="bottom"/>
            <w:hideMark/>
          </w:tcPr>
          <w:p w14:paraId="5AE4C900"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0.003306</w:t>
            </w:r>
          </w:p>
        </w:tc>
        <w:tc>
          <w:tcPr>
            <w:tcW w:w="980" w:type="dxa"/>
            <w:tcBorders>
              <w:top w:val="nil"/>
              <w:left w:val="nil"/>
              <w:bottom w:val="single" w:sz="4" w:space="0" w:color="3F3F3F"/>
              <w:right w:val="single" w:sz="4" w:space="0" w:color="3F3F3F"/>
            </w:tcBorders>
            <w:shd w:val="clear" w:color="000000" w:fill="F2F2F2"/>
            <w:noWrap/>
            <w:vAlign w:val="bottom"/>
            <w:hideMark/>
          </w:tcPr>
          <w:p w14:paraId="15FFEDE7"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0.888889</w:t>
            </w:r>
          </w:p>
        </w:tc>
      </w:tr>
      <w:tr w:rsidR="0086038D" w:rsidRPr="0086038D" w14:paraId="71FC98FD" w14:textId="77777777" w:rsidTr="0086038D">
        <w:trPr>
          <w:trHeight w:val="300"/>
        </w:trPr>
        <w:tc>
          <w:tcPr>
            <w:tcW w:w="960" w:type="dxa"/>
            <w:tcBorders>
              <w:top w:val="nil"/>
              <w:left w:val="single" w:sz="4" w:space="0" w:color="7F7F7F"/>
              <w:bottom w:val="single" w:sz="4" w:space="0" w:color="7F7F7F"/>
              <w:right w:val="single" w:sz="4" w:space="0" w:color="7F7F7F"/>
            </w:tcBorders>
            <w:shd w:val="clear" w:color="000000" w:fill="FFCC99"/>
            <w:noWrap/>
            <w:vAlign w:val="bottom"/>
            <w:hideMark/>
          </w:tcPr>
          <w:p w14:paraId="0DF162B6" w14:textId="77777777" w:rsidR="0086038D" w:rsidRPr="0086038D" w:rsidRDefault="0086038D" w:rsidP="0086038D">
            <w:pPr>
              <w:spacing w:after="0" w:line="240" w:lineRule="auto"/>
              <w:rPr>
                <w:rFonts w:ascii="Aptos Narrow" w:eastAsia="Times New Roman" w:hAnsi="Aptos Narrow" w:cs="Times New Roman"/>
                <w:color w:val="3F3F76"/>
                <w:kern w:val="0"/>
                <w:sz w:val="18"/>
                <w:szCs w:val="18"/>
                <w:lang w:eastAsia="en-GB"/>
                <w14:ligatures w14:val="none"/>
              </w:rPr>
            </w:pPr>
            <w:r w:rsidRPr="0086038D">
              <w:rPr>
                <w:rFonts w:ascii="Aptos Narrow" w:eastAsia="Times New Roman" w:hAnsi="Aptos Narrow" w:cs="Times New Roman"/>
                <w:color w:val="3F3F76"/>
                <w:kern w:val="0"/>
                <w:sz w:val="18"/>
                <w:szCs w:val="18"/>
                <w:lang w:eastAsia="en-GB"/>
                <w14:ligatures w14:val="none"/>
              </w:rPr>
              <w:t>10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0064868F"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6769241000</w:t>
            </w:r>
          </w:p>
        </w:tc>
        <w:tc>
          <w:tcPr>
            <w:tcW w:w="1360" w:type="dxa"/>
            <w:tcBorders>
              <w:top w:val="nil"/>
              <w:left w:val="nil"/>
              <w:bottom w:val="single" w:sz="4" w:space="0" w:color="3F3F3F"/>
              <w:right w:val="single" w:sz="4" w:space="0" w:color="3F3F3F"/>
            </w:tcBorders>
            <w:shd w:val="clear" w:color="000000" w:fill="F2F2F2"/>
            <w:noWrap/>
            <w:vAlign w:val="bottom"/>
            <w:hideMark/>
          </w:tcPr>
          <w:p w14:paraId="2B8AD665"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82275.39835</w:t>
            </w:r>
          </w:p>
        </w:tc>
        <w:tc>
          <w:tcPr>
            <w:tcW w:w="1340" w:type="dxa"/>
            <w:tcBorders>
              <w:top w:val="nil"/>
              <w:left w:val="nil"/>
              <w:bottom w:val="single" w:sz="4" w:space="0" w:color="3F3F3F"/>
              <w:right w:val="single" w:sz="4" w:space="0" w:color="3F3F3F"/>
            </w:tcBorders>
            <w:shd w:val="clear" w:color="000000" w:fill="F2F2F2"/>
            <w:noWrap/>
            <w:vAlign w:val="bottom"/>
            <w:hideMark/>
          </w:tcPr>
          <w:p w14:paraId="084FAE3F"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78876.22968</w:t>
            </w:r>
          </w:p>
        </w:tc>
        <w:tc>
          <w:tcPr>
            <w:tcW w:w="980" w:type="dxa"/>
            <w:tcBorders>
              <w:top w:val="nil"/>
              <w:left w:val="nil"/>
              <w:bottom w:val="single" w:sz="4" w:space="0" w:color="3F3F3F"/>
              <w:right w:val="single" w:sz="4" w:space="0" w:color="3F3F3F"/>
            </w:tcBorders>
            <w:shd w:val="clear" w:color="000000" w:fill="F2F2F2"/>
            <w:noWrap/>
            <w:vAlign w:val="bottom"/>
            <w:hideMark/>
          </w:tcPr>
          <w:p w14:paraId="73DC68AC"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0.004175</w:t>
            </w:r>
          </w:p>
        </w:tc>
        <w:tc>
          <w:tcPr>
            <w:tcW w:w="980" w:type="dxa"/>
            <w:tcBorders>
              <w:top w:val="nil"/>
              <w:left w:val="nil"/>
              <w:bottom w:val="single" w:sz="4" w:space="0" w:color="3F3F3F"/>
              <w:right w:val="single" w:sz="4" w:space="0" w:color="3F3F3F"/>
            </w:tcBorders>
            <w:shd w:val="clear" w:color="000000" w:fill="F2F2F2"/>
            <w:noWrap/>
            <w:vAlign w:val="bottom"/>
            <w:hideMark/>
          </w:tcPr>
          <w:p w14:paraId="69A87AC1"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0.004115</w:t>
            </w:r>
          </w:p>
        </w:tc>
        <w:tc>
          <w:tcPr>
            <w:tcW w:w="980" w:type="dxa"/>
            <w:tcBorders>
              <w:top w:val="nil"/>
              <w:left w:val="nil"/>
              <w:bottom w:val="single" w:sz="4" w:space="0" w:color="3F3F3F"/>
              <w:right w:val="single" w:sz="4" w:space="0" w:color="3F3F3F"/>
            </w:tcBorders>
            <w:shd w:val="clear" w:color="000000" w:fill="F2F2F2"/>
            <w:noWrap/>
            <w:vAlign w:val="bottom"/>
            <w:hideMark/>
          </w:tcPr>
          <w:p w14:paraId="7F7A2A15"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0.004175</w:t>
            </w:r>
          </w:p>
        </w:tc>
        <w:tc>
          <w:tcPr>
            <w:tcW w:w="980" w:type="dxa"/>
            <w:tcBorders>
              <w:top w:val="nil"/>
              <w:left w:val="nil"/>
              <w:bottom w:val="single" w:sz="4" w:space="0" w:color="3F3F3F"/>
              <w:right w:val="single" w:sz="4" w:space="0" w:color="3F3F3F"/>
            </w:tcBorders>
            <w:shd w:val="clear" w:color="000000" w:fill="F2F2F2"/>
            <w:noWrap/>
            <w:vAlign w:val="bottom"/>
            <w:hideMark/>
          </w:tcPr>
          <w:p w14:paraId="0CAD5E05"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0.777778</w:t>
            </w:r>
          </w:p>
        </w:tc>
      </w:tr>
      <w:tr w:rsidR="0086038D" w:rsidRPr="0086038D" w14:paraId="34AB5D6D" w14:textId="77777777" w:rsidTr="0086038D">
        <w:trPr>
          <w:trHeight w:val="300"/>
        </w:trPr>
        <w:tc>
          <w:tcPr>
            <w:tcW w:w="960" w:type="dxa"/>
            <w:tcBorders>
              <w:top w:val="nil"/>
              <w:left w:val="single" w:sz="4" w:space="0" w:color="7F7F7F"/>
              <w:bottom w:val="single" w:sz="4" w:space="0" w:color="7F7F7F"/>
              <w:right w:val="single" w:sz="4" w:space="0" w:color="7F7F7F"/>
            </w:tcBorders>
            <w:shd w:val="clear" w:color="000000" w:fill="FFCC99"/>
            <w:noWrap/>
            <w:vAlign w:val="bottom"/>
            <w:hideMark/>
          </w:tcPr>
          <w:p w14:paraId="02862470" w14:textId="77777777" w:rsidR="0086038D" w:rsidRPr="0086038D" w:rsidRDefault="0086038D" w:rsidP="0086038D">
            <w:pPr>
              <w:spacing w:after="0" w:line="240" w:lineRule="auto"/>
              <w:rPr>
                <w:rFonts w:ascii="Aptos Narrow" w:eastAsia="Times New Roman" w:hAnsi="Aptos Narrow" w:cs="Times New Roman"/>
                <w:color w:val="3F3F76"/>
                <w:kern w:val="0"/>
                <w:sz w:val="18"/>
                <w:szCs w:val="18"/>
                <w:lang w:eastAsia="en-GB"/>
                <w14:ligatures w14:val="none"/>
              </w:rPr>
            </w:pPr>
            <w:r w:rsidRPr="0086038D">
              <w:rPr>
                <w:rFonts w:ascii="Aptos Narrow" w:eastAsia="Times New Roman" w:hAnsi="Aptos Narrow" w:cs="Times New Roman"/>
                <w:color w:val="3F3F76"/>
                <w:kern w:val="0"/>
                <w:sz w:val="18"/>
                <w:szCs w:val="18"/>
                <w:lang w:eastAsia="en-GB"/>
                <w14:ligatures w14:val="none"/>
              </w:rPr>
              <w:t>11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6F30A058"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9113750000</w:t>
            </w:r>
          </w:p>
        </w:tc>
        <w:tc>
          <w:tcPr>
            <w:tcW w:w="1360" w:type="dxa"/>
            <w:tcBorders>
              <w:top w:val="nil"/>
              <w:left w:val="nil"/>
              <w:bottom w:val="single" w:sz="4" w:space="0" w:color="3F3F3F"/>
              <w:right w:val="single" w:sz="4" w:space="0" w:color="3F3F3F"/>
            </w:tcBorders>
            <w:shd w:val="clear" w:color="000000" w:fill="F2F2F2"/>
            <w:noWrap/>
            <w:vAlign w:val="bottom"/>
            <w:hideMark/>
          </w:tcPr>
          <w:p w14:paraId="37845100"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95465.96213</w:t>
            </w:r>
          </w:p>
        </w:tc>
        <w:tc>
          <w:tcPr>
            <w:tcW w:w="1340" w:type="dxa"/>
            <w:tcBorders>
              <w:top w:val="nil"/>
              <w:left w:val="nil"/>
              <w:bottom w:val="single" w:sz="4" w:space="0" w:color="3F3F3F"/>
              <w:right w:val="single" w:sz="4" w:space="0" w:color="3F3F3F"/>
            </w:tcBorders>
            <w:shd w:val="clear" w:color="000000" w:fill="F2F2F2"/>
            <w:noWrap/>
            <w:vAlign w:val="bottom"/>
            <w:hideMark/>
          </w:tcPr>
          <w:p w14:paraId="6A242F4F"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92474.60514</w:t>
            </w:r>
          </w:p>
        </w:tc>
        <w:tc>
          <w:tcPr>
            <w:tcW w:w="980" w:type="dxa"/>
            <w:tcBorders>
              <w:top w:val="nil"/>
              <w:left w:val="nil"/>
              <w:bottom w:val="single" w:sz="4" w:space="0" w:color="3F3F3F"/>
              <w:right w:val="single" w:sz="4" w:space="0" w:color="3F3F3F"/>
            </w:tcBorders>
            <w:shd w:val="clear" w:color="000000" w:fill="F2F2F2"/>
            <w:noWrap/>
            <w:vAlign w:val="bottom"/>
            <w:hideMark/>
          </w:tcPr>
          <w:p w14:paraId="0937E064"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0.004879</w:t>
            </w:r>
          </w:p>
        </w:tc>
        <w:tc>
          <w:tcPr>
            <w:tcW w:w="980" w:type="dxa"/>
            <w:tcBorders>
              <w:top w:val="nil"/>
              <w:left w:val="nil"/>
              <w:bottom w:val="single" w:sz="4" w:space="0" w:color="3F3F3F"/>
              <w:right w:val="single" w:sz="4" w:space="0" w:color="3F3F3F"/>
            </w:tcBorders>
            <w:shd w:val="clear" w:color="000000" w:fill="F2F2F2"/>
            <w:noWrap/>
            <w:vAlign w:val="bottom"/>
            <w:hideMark/>
          </w:tcPr>
          <w:p w14:paraId="3FA80504"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0.005301</w:t>
            </w:r>
          </w:p>
        </w:tc>
        <w:tc>
          <w:tcPr>
            <w:tcW w:w="980" w:type="dxa"/>
            <w:tcBorders>
              <w:top w:val="nil"/>
              <w:left w:val="nil"/>
              <w:bottom w:val="single" w:sz="4" w:space="0" w:color="3F3F3F"/>
              <w:right w:val="single" w:sz="4" w:space="0" w:color="3F3F3F"/>
            </w:tcBorders>
            <w:shd w:val="clear" w:color="000000" w:fill="F2F2F2"/>
            <w:noWrap/>
            <w:vAlign w:val="bottom"/>
            <w:hideMark/>
          </w:tcPr>
          <w:p w14:paraId="2BD53622"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0.00488</w:t>
            </w:r>
          </w:p>
        </w:tc>
        <w:tc>
          <w:tcPr>
            <w:tcW w:w="980" w:type="dxa"/>
            <w:tcBorders>
              <w:top w:val="nil"/>
              <w:left w:val="nil"/>
              <w:bottom w:val="single" w:sz="4" w:space="0" w:color="3F3F3F"/>
              <w:right w:val="single" w:sz="4" w:space="0" w:color="3F3F3F"/>
            </w:tcBorders>
            <w:shd w:val="clear" w:color="000000" w:fill="F2F2F2"/>
            <w:noWrap/>
            <w:vAlign w:val="bottom"/>
            <w:hideMark/>
          </w:tcPr>
          <w:p w14:paraId="2D8A7B5D"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0.666667</w:t>
            </w:r>
          </w:p>
        </w:tc>
      </w:tr>
      <w:tr w:rsidR="0086038D" w:rsidRPr="0086038D" w14:paraId="25641671" w14:textId="77777777" w:rsidTr="0086038D">
        <w:trPr>
          <w:trHeight w:val="300"/>
        </w:trPr>
        <w:tc>
          <w:tcPr>
            <w:tcW w:w="960" w:type="dxa"/>
            <w:tcBorders>
              <w:top w:val="nil"/>
              <w:left w:val="single" w:sz="4" w:space="0" w:color="7F7F7F"/>
              <w:bottom w:val="single" w:sz="4" w:space="0" w:color="7F7F7F"/>
              <w:right w:val="single" w:sz="4" w:space="0" w:color="7F7F7F"/>
            </w:tcBorders>
            <w:shd w:val="clear" w:color="000000" w:fill="FFCC99"/>
            <w:noWrap/>
            <w:vAlign w:val="bottom"/>
            <w:hideMark/>
          </w:tcPr>
          <w:p w14:paraId="2D2BF2BE" w14:textId="77777777" w:rsidR="0086038D" w:rsidRPr="0086038D" w:rsidRDefault="0086038D" w:rsidP="0086038D">
            <w:pPr>
              <w:spacing w:after="0" w:line="240" w:lineRule="auto"/>
              <w:rPr>
                <w:rFonts w:ascii="Aptos Narrow" w:eastAsia="Times New Roman" w:hAnsi="Aptos Narrow" w:cs="Times New Roman"/>
                <w:color w:val="3F3F76"/>
                <w:kern w:val="0"/>
                <w:sz w:val="18"/>
                <w:szCs w:val="18"/>
                <w:lang w:eastAsia="en-GB"/>
                <w14:ligatures w14:val="none"/>
              </w:rPr>
            </w:pPr>
            <w:r w:rsidRPr="0086038D">
              <w:rPr>
                <w:rFonts w:ascii="Aptos Narrow" w:eastAsia="Times New Roman" w:hAnsi="Aptos Narrow" w:cs="Times New Roman"/>
                <w:color w:val="3F3F76"/>
                <w:kern w:val="0"/>
                <w:sz w:val="18"/>
                <w:szCs w:val="18"/>
                <w:lang w:eastAsia="en-GB"/>
                <w14:ligatures w14:val="none"/>
              </w:rPr>
              <w:t>12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0A0C3C31"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11280860000</w:t>
            </w:r>
          </w:p>
        </w:tc>
        <w:tc>
          <w:tcPr>
            <w:tcW w:w="1360" w:type="dxa"/>
            <w:tcBorders>
              <w:top w:val="nil"/>
              <w:left w:val="nil"/>
              <w:bottom w:val="single" w:sz="4" w:space="0" w:color="3F3F3F"/>
              <w:right w:val="single" w:sz="4" w:space="0" w:color="3F3F3F"/>
            </w:tcBorders>
            <w:shd w:val="clear" w:color="000000" w:fill="F2F2F2"/>
            <w:noWrap/>
            <w:vAlign w:val="bottom"/>
            <w:hideMark/>
          </w:tcPr>
          <w:p w14:paraId="126DDD20"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106211.4132</w:t>
            </w:r>
          </w:p>
        </w:tc>
        <w:tc>
          <w:tcPr>
            <w:tcW w:w="1340" w:type="dxa"/>
            <w:tcBorders>
              <w:top w:val="nil"/>
              <w:left w:val="nil"/>
              <w:bottom w:val="single" w:sz="4" w:space="0" w:color="3F3F3F"/>
              <w:right w:val="single" w:sz="4" w:space="0" w:color="3F3F3F"/>
            </w:tcBorders>
            <w:shd w:val="clear" w:color="000000" w:fill="F2F2F2"/>
            <w:noWrap/>
            <w:vAlign w:val="bottom"/>
            <w:hideMark/>
          </w:tcPr>
          <w:p w14:paraId="1BC8C661"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103951.7682</w:t>
            </w:r>
          </w:p>
        </w:tc>
        <w:tc>
          <w:tcPr>
            <w:tcW w:w="980" w:type="dxa"/>
            <w:tcBorders>
              <w:top w:val="nil"/>
              <w:left w:val="nil"/>
              <w:bottom w:val="single" w:sz="4" w:space="0" w:color="3F3F3F"/>
              <w:right w:val="single" w:sz="4" w:space="0" w:color="3F3F3F"/>
            </w:tcBorders>
            <w:shd w:val="clear" w:color="000000" w:fill="F2F2F2"/>
            <w:noWrap/>
            <w:vAlign w:val="bottom"/>
            <w:hideMark/>
          </w:tcPr>
          <w:p w14:paraId="006F4219"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0.005446</w:t>
            </w:r>
          </w:p>
        </w:tc>
        <w:tc>
          <w:tcPr>
            <w:tcW w:w="980" w:type="dxa"/>
            <w:tcBorders>
              <w:top w:val="nil"/>
              <w:left w:val="nil"/>
              <w:bottom w:val="single" w:sz="4" w:space="0" w:color="3F3F3F"/>
              <w:right w:val="single" w:sz="4" w:space="0" w:color="3F3F3F"/>
            </w:tcBorders>
            <w:shd w:val="clear" w:color="000000" w:fill="F2F2F2"/>
            <w:noWrap/>
            <w:vAlign w:val="bottom"/>
            <w:hideMark/>
          </w:tcPr>
          <w:p w14:paraId="474757CD"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0.006071</w:t>
            </w:r>
          </w:p>
        </w:tc>
        <w:tc>
          <w:tcPr>
            <w:tcW w:w="980" w:type="dxa"/>
            <w:tcBorders>
              <w:top w:val="nil"/>
              <w:left w:val="nil"/>
              <w:bottom w:val="single" w:sz="4" w:space="0" w:color="3F3F3F"/>
              <w:right w:val="single" w:sz="4" w:space="0" w:color="3F3F3F"/>
            </w:tcBorders>
            <w:shd w:val="clear" w:color="000000" w:fill="F2F2F2"/>
            <w:noWrap/>
            <w:vAlign w:val="bottom"/>
            <w:hideMark/>
          </w:tcPr>
          <w:p w14:paraId="17003F73"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0.005449</w:t>
            </w:r>
          </w:p>
        </w:tc>
        <w:tc>
          <w:tcPr>
            <w:tcW w:w="980" w:type="dxa"/>
            <w:tcBorders>
              <w:top w:val="nil"/>
              <w:left w:val="nil"/>
              <w:bottom w:val="single" w:sz="4" w:space="0" w:color="3F3F3F"/>
              <w:right w:val="single" w:sz="4" w:space="0" w:color="3F3F3F"/>
            </w:tcBorders>
            <w:shd w:val="clear" w:color="000000" w:fill="F2F2F2"/>
            <w:noWrap/>
            <w:vAlign w:val="bottom"/>
            <w:hideMark/>
          </w:tcPr>
          <w:p w14:paraId="7F8ED3E6"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0.666667</w:t>
            </w:r>
          </w:p>
        </w:tc>
      </w:tr>
      <w:tr w:rsidR="0086038D" w:rsidRPr="0086038D" w14:paraId="6F1930D5" w14:textId="77777777" w:rsidTr="0086038D">
        <w:trPr>
          <w:trHeight w:val="300"/>
        </w:trPr>
        <w:tc>
          <w:tcPr>
            <w:tcW w:w="960" w:type="dxa"/>
            <w:tcBorders>
              <w:top w:val="nil"/>
              <w:left w:val="single" w:sz="4" w:space="0" w:color="7F7F7F"/>
              <w:bottom w:val="single" w:sz="4" w:space="0" w:color="7F7F7F"/>
              <w:right w:val="single" w:sz="4" w:space="0" w:color="7F7F7F"/>
            </w:tcBorders>
            <w:shd w:val="clear" w:color="000000" w:fill="FFCC99"/>
            <w:noWrap/>
            <w:vAlign w:val="bottom"/>
            <w:hideMark/>
          </w:tcPr>
          <w:p w14:paraId="0BBDB882" w14:textId="77777777" w:rsidR="0086038D" w:rsidRPr="0086038D" w:rsidRDefault="0086038D" w:rsidP="0086038D">
            <w:pPr>
              <w:spacing w:after="0" w:line="240" w:lineRule="auto"/>
              <w:rPr>
                <w:rFonts w:ascii="Aptos Narrow" w:eastAsia="Times New Roman" w:hAnsi="Aptos Narrow" w:cs="Times New Roman"/>
                <w:color w:val="3F3F76"/>
                <w:kern w:val="0"/>
                <w:sz w:val="18"/>
                <w:szCs w:val="18"/>
                <w:lang w:eastAsia="en-GB"/>
                <w14:ligatures w14:val="none"/>
              </w:rPr>
            </w:pPr>
            <w:r w:rsidRPr="0086038D">
              <w:rPr>
                <w:rFonts w:ascii="Aptos Narrow" w:eastAsia="Times New Roman" w:hAnsi="Aptos Narrow" w:cs="Times New Roman"/>
                <w:color w:val="3F3F76"/>
                <w:kern w:val="0"/>
                <w:sz w:val="18"/>
                <w:szCs w:val="18"/>
                <w:lang w:eastAsia="en-GB"/>
                <w14:ligatures w14:val="none"/>
              </w:rPr>
              <w:t>13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085C0356"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12625270000</w:t>
            </w:r>
          </w:p>
        </w:tc>
        <w:tc>
          <w:tcPr>
            <w:tcW w:w="1360" w:type="dxa"/>
            <w:tcBorders>
              <w:top w:val="nil"/>
              <w:left w:val="nil"/>
              <w:bottom w:val="single" w:sz="4" w:space="0" w:color="3F3F3F"/>
              <w:right w:val="single" w:sz="4" w:space="0" w:color="3F3F3F"/>
            </w:tcBorders>
            <w:shd w:val="clear" w:color="000000" w:fill="F2F2F2"/>
            <w:noWrap/>
            <w:vAlign w:val="bottom"/>
            <w:hideMark/>
          </w:tcPr>
          <w:p w14:paraId="4CF89EE2"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112362.2369</w:t>
            </w:r>
          </w:p>
        </w:tc>
        <w:tc>
          <w:tcPr>
            <w:tcW w:w="1340" w:type="dxa"/>
            <w:tcBorders>
              <w:top w:val="nil"/>
              <w:left w:val="nil"/>
              <w:bottom w:val="single" w:sz="4" w:space="0" w:color="3F3F3F"/>
              <w:right w:val="single" w:sz="4" w:space="0" w:color="3F3F3F"/>
            </w:tcBorders>
            <w:shd w:val="clear" w:color="000000" w:fill="F2F2F2"/>
            <w:noWrap/>
            <w:vAlign w:val="bottom"/>
            <w:hideMark/>
          </w:tcPr>
          <w:p w14:paraId="78F4171E"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109596.4837</w:t>
            </w:r>
          </w:p>
        </w:tc>
        <w:tc>
          <w:tcPr>
            <w:tcW w:w="980" w:type="dxa"/>
            <w:tcBorders>
              <w:top w:val="nil"/>
              <w:left w:val="nil"/>
              <w:bottom w:val="single" w:sz="4" w:space="0" w:color="3F3F3F"/>
              <w:right w:val="single" w:sz="4" w:space="0" w:color="3F3F3F"/>
            </w:tcBorders>
            <w:shd w:val="clear" w:color="000000" w:fill="F2F2F2"/>
            <w:noWrap/>
            <w:vAlign w:val="bottom"/>
            <w:hideMark/>
          </w:tcPr>
          <w:p w14:paraId="4727E3FE"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0.005681</w:t>
            </w:r>
          </w:p>
        </w:tc>
        <w:tc>
          <w:tcPr>
            <w:tcW w:w="980" w:type="dxa"/>
            <w:tcBorders>
              <w:top w:val="nil"/>
              <w:left w:val="nil"/>
              <w:bottom w:val="single" w:sz="4" w:space="0" w:color="3F3F3F"/>
              <w:right w:val="single" w:sz="4" w:space="0" w:color="3F3F3F"/>
            </w:tcBorders>
            <w:shd w:val="clear" w:color="000000" w:fill="F2F2F2"/>
            <w:noWrap/>
            <w:vAlign w:val="bottom"/>
            <w:hideMark/>
          </w:tcPr>
          <w:p w14:paraId="6062581F"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0.006071</w:t>
            </w:r>
          </w:p>
        </w:tc>
        <w:tc>
          <w:tcPr>
            <w:tcW w:w="980" w:type="dxa"/>
            <w:tcBorders>
              <w:top w:val="nil"/>
              <w:left w:val="nil"/>
              <w:bottom w:val="single" w:sz="4" w:space="0" w:color="3F3F3F"/>
              <w:right w:val="single" w:sz="4" w:space="0" w:color="3F3F3F"/>
            </w:tcBorders>
            <w:shd w:val="clear" w:color="000000" w:fill="F2F2F2"/>
            <w:noWrap/>
            <w:vAlign w:val="bottom"/>
            <w:hideMark/>
          </w:tcPr>
          <w:p w14:paraId="37DB76BA"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0.005687</w:t>
            </w:r>
          </w:p>
        </w:tc>
        <w:tc>
          <w:tcPr>
            <w:tcW w:w="980" w:type="dxa"/>
            <w:tcBorders>
              <w:top w:val="nil"/>
              <w:left w:val="nil"/>
              <w:bottom w:val="single" w:sz="4" w:space="0" w:color="3F3F3F"/>
              <w:right w:val="single" w:sz="4" w:space="0" w:color="3F3F3F"/>
            </w:tcBorders>
            <w:shd w:val="clear" w:color="000000" w:fill="F2F2F2"/>
            <w:noWrap/>
            <w:vAlign w:val="bottom"/>
            <w:hideMark/>
          </w:tcPr>
          <w:p w14:paraId="796692C3"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0.777778</w:t>
            </w:r>
          </w:p>
        </w:tc>
      </w:tr>
      <w:tr w:rsidR="0086038D" w:rsidRPr="0086038D" w14:paraId="39AE9856" w14:textId="77777777" w:rsidTr="0086038D">
        <w:trPr>
          <w:trHeight w:val="300"/>
        </w:trPr>
        <w:tc>
          <w:tcPr>
            <w:tcW w:w="960" w:type="dxa"/>
            <w:tcBorders>
              <w:top w:val="nil"/>
              <w:left w:val="single" w:sz="4" w:space="0" w:color="7F7F7F"/>
              <w:bottom w:val="single" w:sz="4" w:space="0" w:color="7F7F7F"/>
              <w:right w:val="single" w:sz="4" w:space="0" w:color="7F7F7F"/>
            </w:tcBorders>
            <w:shd w:val="clear" w:color="000000" w:fill="FFCC99"/>
            <w:noWrap/>
            <w:vAlign w:val="bottom"/>
            <w:hideMark/>
          </w:tcPr>
          <w:p w14:paraId="34734E18" w14:textId="77777777" w:rsidR="0086038D" w:rsidRPr="0086038D" w:rsidRDefault="0086038D" w:rsidP="0086038D">
            <w:pPr>
              <w:spacing w:after="0" w:line="240" w:lineRule="auto"/>
              <w:rPr>
                <w:rFonts w:ascii="Aptos Narrow" w:eastAsia="Times New Roman" w:hAnsi="Aptos Narrow" w:cs="Times New Roman"/>
                <w:color w:val="3F3F76"/>
                <w:kern w:val="0"/>
                <w:sz w:val="18"/>
                <w:szCs w:val="18"/>
                <w:lang w:eastAsia="en-GB"/>
                <w14:ligatures w14:val="none"/>
              </w:rPr>
            </w:pPr>
            <w:r w:rsidRPr="0086038D">
              <w:rPr>
                <w:rFonts w:ascii="Aptos Narrow" w:eastAsia="Times New Roman" w:hAnsi="Aptos Narrow" w:cs="Times New Roman"/>
                <w:color w:val="3F3F76"/>
                <w:kern w:val="0"/>
                <w:sz w:val="18"/>
                <w:szCs w:val="18"/>
                <w:lang w:eastAsia="en-GB"/>
                <w14:ligatures w14:val="none"/>
              </w:rPr>
              <w:t>14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4687CC27"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11322500000</w:t>
            </w:r>
          </w:p>
        </w:tc>
        <w:tc>
          <w:tcPr>
            <w:tcW w:w="1360" w:type="dxa"/>
            <w:tcBorders>
              <w:top w:val="nil"/>
              <w:left w:val="nil"/>
              <w:bottom w:val="single" w:sz="4" w:space="0" w:color="3F3F3F"/>
              <w:right w:val="single" w:sz="4" w:space="0" w:color="3F3F3F"/>
            </w:tcBorders>
            <w:shd w:val="clear" w:color="000000" w:fill="F2F2F2"/>
            <w:noWrap/>
            <w:vAlign w:val="bottom"/>
            <w:hideMark/>
          </w:tcPr>
          <w:p w14:paraId="62AFE169"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106407.255</w:t>
            </w:r>
          </w:p>
        </w:tc>
        <w:tc>
          <w:tcPr>
            <w:tcW w:w="1340" w:type="dxa"/>
            <w:tcBorders>
              <w:top w:val="nil"/>
              <w:left w:val="nil"/>
              <w:bottom w:val="single" w:sz="4" w:space="0" w:color="3F3F3F"/>
              <w:right w:val="single" w:sz="4" w:space="0" w:color="3F3F3F"/>
            </w:tcBorders>
            <w:shd w:val="clear" w:color="000000" w:fill="F2F2F2"/>
            <w:noWrap/>
            <w:vAlign w:val="bottom"/>
            <w:hideMark/>
          </w:tcPr>
          <w:p w14:paraId="106772E8"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102691.7961</w:t>
            </w:r>
          </w:p>
        </w:tc>
        <w:tc>
          <w:tcPr>
            <w:tcW w:w="980" w:type="dxa"/>
            <w:tcBorders>
              <w:top w:val="nil"/>
              <w:left w:val="nil"/>
              <w:bottom w:val="single" w:sz="4" w:space="0" w:color="3F3F3F"/>
              <w:right w:val="single" w:sz="4" w:space="0" w:color="3F3F3F"/>
            </w:tcBorders>
            <w:shd w:val="clear" w:color="000000" w:fill="F2F2F2"/>
            <w:noWrap/>
            <w:vAlign w:val="bottom"/>
            <w:hideMark/>
          </w:tcPr>
          <w:p w14:paraId="6BAFE820"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0.005276</w:t>
            </w:r>
          </w:p>
        </w:tc>
        <w:tc>
          <w:tcPr>
            <w:tcW w:w="980" w:type="dxa"/>
            <w:tcBorders>
              <w:top w:val="nil"/>
              <w:left w:val="nil"/>
              <w:bottom w:val="single" w:sz="4" w:space="0" w:color="3F3F3F"/>
              <w:right w:val="single" w:sz="4" w:space="0" w:color="3F3F3F"/>
            </w:tcBorders>
            <w:shd w:val="clear" w:color="000000" w:fill="F2F2F2"/>
            <w:noWrap/>
            <w:vAlign w:val="bottom"/>
            <w:hideMark/>
          </w:tcPr>
          <w:p w14:paraId="5668F628"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0.004688</w:t>
            </w:r>
          </w:p>
        </w:tc>
        <w:tc>
          <w:tcPr>
            <w:tcW w:w="980" w:type="dxa"/>
            <w:tcBorders>
              <w:top w:val="nil"/>
              <w:left w:val="nil"/>
              <w:bottom w:val="single" w:sz="4" w:space="0" w:color="3F3F3F"/>
              <w:right w:val="single" w:sz="4" w:space="0" w:color="3F3F3F"/>
            </w:tcBorders>
            <w:shd w:val="clear" w:color="000000" w:fill="F2F2F2"/>
            <w:noWrap/>
            <w:vAlign w:val="bottom"/>
            <w:hideMark/>
          </w:tcPr>
          <w:p w14:paraId="13B830FA"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0.005283</w:t>
            </w:r>
          </w:p>
        </w:tc>
        <w:tc>
          <w:tcPr>
            <w:tcW w:w="980" w:type="dxa"/>
            <w:tcBorders>
              <w:top w:val="nil"/>
              <w:left w:val="nil"/>
              <w:bottom w:val="single" w:sz="4" w:space="0" w:color="3F3F3F"/>
              <w:right w:val="single" w:sz="4" w:space="0" w:color="3F3F3F"/>
            </w:tcBorders>
            <w:shd w:val="clear" w:color="000000" w:fill="F2F2F2"/>
            <w:noWrap/>
            <w:vAlign w:val="bottom"/>
            <w:hideMark/>
          </w:tcPr>
          <w:p w14:paraId="1C3BB57F"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0.888889</w:t>
            </w:r>
          </w:p>
        </w:tc>
      </w:tr>
      <w:tr w:rsidR="0086038D" w:rsidRPr="0086038D" w14:paraId="068FAD65" w14:textId="77777777" w:rsidTr="0086038D">
        <w:trPr>
          <w:trHeight w:val="300"/>
        </w:trPr>
        <w:tc>
          <w:tcPr>
            <w:tcW w:w="960" w:type="dxa"/>
            <w:tcBorders>
              <w:top w:val="nil"/>
              <w:left w:val="single" w:sz="4" w:space="0" w:color="7F7F7F"/>
              <w:bottom w:val="single" w:sz="4" w:space="0" w:color="7F7F7F"/>
              <w:right w:val="single" w:sz="4" w:space="0" w:color="7F7F7F"/>
            </w:tcBorders>
            <w:shd w:val="clear" w:color="000000" w:fill="FFCC99"/>
            <w:noWrap/>
            <w:vAlign w:val="bottom"/>
            <w:hideMark/>
          </w:tcPr>
          <w:p w14:paraId="7A16F4DA" w14:textId="77777777" w:rsidR="0086038D" w:rsidRPr="0086038D" w:rsidRDefault="0086038D" w:rsidP="0086038D">
            <w:pPr>
              <w:spacing w:after="0" w:line="240" w:lineRule="auto"/>
              <w:rPr>
                <w:rFonts w:ascii="Aptos Narrow" w:eastAsia="Times New Roman" w:hAnsi="Aptos Narrow" w:cs="Times New Roman"/>
                <w:color w:val="3F3F76"/>
                <w:kern w:val="0"/>
                <w:sz w:val="18"/>
                <w:szCs w:val="18"/>
                <w:lang w:eastAsia="en-GB"/>
                <w14:ligatures w14:val="none"/>
              </w:rPr>
            </w:pPr>
            <w:r w:rsidRPr="0086038D">
              <w:rPr>
                <w:rFonts w:ascii="Aptos Narrow" w:eastAsia="Times New Roman" w:hAnsi="Aptos Narrow" w:cs="Times New Roman"/>
                <w:color w:val="3F3F76"/>
                <w:kern w:val="0"/>
                <w:sz w:val="18"/>
                <w:szCs w:val="18"/>
                <w:lang w:eastAsia="en-GB"/>
                <w14:ligatures w14:val="none"/>
              </w:rPr>
              <w:t>15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5DBC58B0"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13298800000</w:t>
            </w:r>
          </w:p>
        </w:tc>
        <w:tc>
          <w:tcPr>
            <w:tcW w:w="1360" w:type="dxa"/>
            <w:tcBorders>
              <w:top w:val="nil"/>
              <w:left w:val="nil"/>
              <w:bottom w:val="single" w:sz="4" w:space="0" w:color="3F3F3F"/>
              <w:right w:val="single" w:sz="4" w:space="0" w:color="3F3F3F"/>
            </w:tcBorders>
            <w:shd w:val="clear" w:color="000000" w:fill="F2F2F2"/>
            <w:noWrap/>
            <w:vAlign w:val="bottom"/>
            <w:hideMark/>
          </w:tcPr>
          <w:p w14:paraId="1DA33DC4"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115320.4082</w:t>
            </w:r>
          </w:p>
        </w:tc>
        <w:tc>
          <w:tcPr>
            <w:tcW w:w="1340" w:type="dxa"/>
            <w:tcBorders>
              <w:top w:val="nil"/>
              <w:left w:val="nil"/>
              <w:bottom w:val="single" w:sz="4" w:space="0" w:color="3F3F3F"/>
              <w:right w:val="single" w:sz="4" w:space="0" w:color="3F3F3F"/>
            </w:tcBorders>
            <w:shd w:val="clear" w:color="000000" w:fill="F2F2F2"/>
            <w:noWrap/>
            <w:vAlign w:val="bottom"/>
            <w:hideMark/>
          </w:tcPr>
          <w:p w14:paraId="1A855C46"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105298.862</w:t>
            </w:r>
          </w:p>
        </w:tc>
        <w:tc>
          <w:tcPr>
            <w:tcW w:w="980" w:type="dxa"/>
            <w:tcBorders>
              <w:top w:val="nil"/>
              <w:left w:val="nil"/>
              <w:bottom w:val="single" w:sz="4" w:space="0" w:color="3F3F3F"/>
              <w:right w:val="single" w:sz="4" w:space="0" w:color="3F3F3F"/>
            </w:tcBorders>
            <w:shd w:val="clear" w:color="000000" w:fill="F2F2F2"/>
            <w:noWrap/>
            <w:vAlign w:val="bottom"/>
            <w:hideMark/>
          </w:tcPr>
          <w:p w14:paraId="0931BBA1"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0.005342</w:t>
            </w:r>
          </w:p>
        </w:tc>
        <w:tc>
          <w:tcPr>
            <w:tcW w:w="980" w:type="dxa"/>
            <w:tcBorders>
              <w:top w:val="nil"/>
              <w:left w:val="nil"/>
              <w:bottom w:val="single" w:sz="4" w:space="0" w:color="3F3F3F"/>
              <w:right w:val="single" w:sz="4" w:space="0" w:color="3F3F3F"/>
            </w:tcBorders>
            <w:shd w:val="clear" w:color="000000" w:fill="F2F2F2"/>
            <w:noWrap/>
            <w:vAlign w:val="bottom"/>
            <w:hideMark/>
          </w:tcPr>
          <w:p w14:paraId="53F7CCEE"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0.004688</w:t>
            </w:r>
          </w:p>
        </w:tc>
        <w:tc>
          <w:tcPr>
            <w:tcW w:w="980" w:type="dxa"/>
            <w:tcBorders>
              <w:top w:val="nil"/>
              <w:left w:val="nil"/>
              <w:bottom w:val="single" w:sz="4" w:space="0" w:color="3F3F3F"/>
              <w:right w:val="single" w:sz="4" w:space="0" w:color="3F3F3F"/>
            </w:tcBorders>
            <w:shd w:val="clear" w:color="000000" w:fill="F2F2F2"/>
            <w:noWrap/>
            <w:vAlign w:val="bottom"/>
            <w:hideMark/>
          </w:tcPr>
          <w:p w14:paraId="647D9E33"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0.005354</w:t>
            </w:r>
          </w:p>
        </w:tc>
        <w:tc>
          <w:tcPr>
            <w:tcW w:w="980" w:type="dxa"/>
            <w:tcBorders>
              <w:top w:val="nil"/>
              <w:left w:val="nil"/>
              <w:bottom w:val="single" w:sz="4" w:space="0" w:color="3F3F3F"/>
              <w:right w:val="single" w:sz="4" w:space="0" w:color="3F3F3F"/>
            </w:tcBorders>
            <w:shd w:val="clear" w:color="000000" w:fill="F2F2F2"/>
            <w:noWrap/>
            <w:vAlign w:val="bottom"/>
            <w:hideMark/>
          </w:tcPr>
          <w:p w14:paraId="422AFF44"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1</w:t>
            </w:r>
          </w:p>
        </w:tc>
      </w:tr>
      <w:tr w:rsidR="0086038D" w:rsidRPr="0086038D" w14:paraId="79D20098" w14:textId="77777777" w:rsidTr="0086038D">
        <w:trPr>
          <w:trHeight w:val="300"/>
        </w:trPr>
        <w:tc>
          <w:tcPr>
            <w:tcW w:w="960" w:type="dxa"/>
            <w:tcBorders>
              <w:top w:val="nil"/>
              <w:left w:val="single" w:sz="4" w:space="0" w:color="7F7F7F"/>
              <w:bottom w:val="single" w:sz="4" w:space="0" w:color="7F7F7F"/>
              <w:right w:val="single" w:sz="4" w:space="0" w:color="7F7F7F"/>
            </w:tcBorders>
            <w:shd w:val="clear" w:color="000000" w:fill="FFCC99"/>
            <w:noWrap/>
            <w:vAlign w:val="bottom"/>
            <w:hideMark/>
          </w:tcPr>
          <w:p w14:paraId="50FBBF6D" w14:textId="77777777" w:rsidR="0086038D" w:rsidRPr="0086038D" w:rsidRDefault="0086038D" w:rsidP="0086038D">
            <w:pPr>
              <w:spacing w:after="0" w:line="240" w:lineRule="auto"/>
              <w:rPr>
                <w:rFonts w:ascii="Aptos Narrow" w:eastAsia="Times New Roman" w:hAnsi="Aptos Narrow" w:cs="Times New Roman"/>
                <w:color w:val="3F3F76"/>
                <w:kern w:val="0"/>
                <w:sz w:val="18"/>
                <w:szCs w:val="18"/>
                <w:lang w:eastAsia="en-GB"/>
                <w14:ligatures w14:val="none"/>
              </w:rPr>
            </w:pPr>
            <w:r w:rsidRPr="0086038D">
              <w:rPr>
                <w:rFonts w:ascii="Aptos Narrow" w:eastAsia="Times New Roman" w:hAnsi="Aptos Narrow" w:cs="Times New Roman"/>
                <w:color w:val="3F3F76"/>
                <w:kern w:val="0"/>
                <w:sz w:val="18"/>
                <w:szCs w:val="18"/>
                <w:lang w:eastAsia="en-GB"/>
                <w14:ligatures w14:val="none"/>
              </w:rPr>
              <w:t>16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64EB9A3A"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16538450000</w:t>
            </w:r>
          </w:p>
        </w:tc>
        <w:tc>
          <w:tcPr>
            <w:tcW w:w="1360" w:type="dxa"/>
            <w:tcBorders>
              <w:top w:val="nil"/>
              <w:left w:val="nil"/>
              <w:bottom w:val="single" w:sz="4" w:space="0" w:color="3F3F3F"/>
              <w:right w:val="single" w:sz="4" w:space="0" w:color="3F3F3F"/>
            </w:tcBorders>
            <w:shd w:val="clear" w:color="000000" w:fill="F2F2F2"/>
            <w:noWrap/>
            <w:vAlign w:val="bottom"/>
            <w:hideMark/>
          </w:tcPr>
          <w:p w14:paraId="3D8896E9"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128601.8943</w:t>
            </w:r>
          </w:p>
        </w:tc>
        <w:tc>
          <w:tcPr>
            <w:tcW w:w="1340" w:type="dxa"/>
            <w:tcBorders>
              <w:top w:val="nil"/>
              <w:left w:val="nil"/>
              <w:bottom w:val="single" w:sz="4" w:space="0" w:color="3F3F3F"/>
              <w:right w:val="single" w:sz="4" w:space="0" w:color="3F3F3F"/>
            </w:tcBorders>
            <w:shd w:val="clear" w:color="000000" w:fill="F2F2F2"/>
            <w:noWrap/>
            <w:vAlign w:val="bottom"/>
            <w:hideMark/>
          </w:tcPr>
          <w:p w14:paraId="3C123B71"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109965.2765</w:t>
            </w:r>
          </w:p>
        </w:tc>
        <w:tc>
          <w:tcPr>
            <w:tcW w:w="980" w:type="dxa"/>
            <w:tcBorders>
              <w:top w:val="nil"/>
              <w:left w:val="nil"/>
              <w:bottom w:val="single" w:sz="4" w:space="0" w:color="3F3F3F"/>
              <w:right w:val="single" w:sz="4" w:space="0" w:color="3F3F3F"/>
            </w:tcBorders>
            <w:shd w:val="clear" w:color="000000" w:fill="F2F2F2"/>
            <w:noWrap/>
            <w:vAlign w:val="bottom"/>
            <w:hideMark/>
          </w:tcPr>
          <w:p w14:paraId="227F2CE1"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0.005516</w:t>
            </w:r>
          </w:p>
        </w:tc>
        <w:tc>
          <w:tcPr>
            <w:tcW w:w="980" w:type="dxa"/>
            <w:tcBorders>
              <w:top w:val="nil"/>
              <w:left w:val="nil"/>
              <w:bottom w:val="single" w:sz="4" w:space="0" w:color="3F3F3F"/>
              <w:right w:val="single" w:sz="4" w:space="0" w:color="3F3F3F"/>
            </w:tcBorders>
            <w:shd w:val="clear" w:color="000000" w:fill="F2F2F2"/>
            <w:noWrap/>
            <w:vAlign w:val="bottom"/>
            <w:hideMark/>
          </w:tcPr>
          <w:p w14:paraId="03E96A84"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0.004688</w:t>
            </w:r>
          </w:p>
        </w:tc>
        <w:tc>
          <w:tcPr>
            <w:tcW w:w="980" w:type="dxa"/>
            <w:tcBorders>
              <w:top w:val="nil"/>
              <w:left w:val="nil"/>
              <w:bottom w:val="single" w:sz="4" w:space="0" w:color="3F3F3F"/>
              <w:right w:val="single" w:sz="4" w:space="0" w:color="3F3F3F"/>
            </w:tcBorders>
            <w:shd w:val="clear" w:color="000000" w:fill="F2F2F2"/>
            <w:noWrap/>
            <w:vAlign w:val="bottom"/>
            <w:hideMark/>
          </w:tcPr>
          <w:p w14:paraId="2CA7F4F7"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0.005534</w:t>
            </w:r>
          </w:p>
        </w:tc>
        <w:tc>
          <w:tcPr>
            <w:tcW w:w="980" w:type="dxa"/>
            <w:tcBorders>
              <w:top w:val="nil"/>
              <w:left w:val="nil"/>
              <w:bottom w:val="single" w:sz="4" w:space="0" w:color="3F3F3F"/>
              <w:right w:val="single" w:sz="4" w:space="0" w:color="3F3F3F"/>
            </w:tcBorders>
            <w:shd w:val="clear" w:color="000000" w:fill="F2F2F2"/>
            <w:noWrap/>
            <w:vAlign w:val="bottom"/>
            <w:hideMark/>
          </w:tcPr>
          <w:p w14:paraId="426D653F"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1</w:t>
            </w:r>
          </w:p>
        </w:tc>
      </w:tr>
      <w:tr w:rsidR="0086038D" w:rsidRPr="0086038D" w14:paraId="5ADE6C8A" w14:textId="77777777" w:rsidTr="0086038D">
        <w:trPr>
          <w:trHeight w:val="300"/>
        </w:trPr>
        <w:tc>
          <w:tcPr>
            <w:tcW w:w="960" w:type="dxa"/>
            <w:tcBorders>
              <w:top w:val="nil"/>
              <w:left w:val="single" w:sz="4" w:space="0" w:color="7F7F7F"/>
              <w:bottom w:val="single" w:sz="4" w:space="0" w:color="7F7F7F"/>
              <w:right w:val="single" w:sz="4" w:space="0" w:color="7F7F7F"/>
            </w:tcBorders>
            <w:shd w:val="clear" w:color="000000" w:fill="FFCC99"/>
            <w:noWrap/>
            <w:vAlign w:val="bottom"/>
            <w:hideMark/>
          </w:tcPr>
          <w:p w14:paraId="086DB7D7" w14:textId="77777777" w:rsidR="0086038D" w:rsidRPr="0086038D" w:rsidRDefault="0086038D" w:rsidP="0086038D">
            <w:pPr>
              <w:spacing w:after="0" w:line="240" w:lineRule="auto"/>
              <w:rPr>
                <w:rFonts w:ascii="Aptos Narrow" w:eastAsia="Times New Roman" w:hAnsi="Aptos Narrow" w:cs="Times New Roman"/>
                <w:color w:val="3F3F76"/>
                <w:kern w:val="0"/>
                <w:sz w:val="18"/>
                <w:szCs w:val="18"/>
                <w:lang w:eastAsia="en-GB"/>
                <w14:ligatures w14:val="none"/>
              </w:rPr>
            </w:pPr>
            <w:r w:rsidRPr="0086038D">
              <w:rPr>
                <w:rFonts w:ascii="Aptos Narrow" w:eastAsia="Times New Roman" w:hAnsi="Aptos Narrow" w:cs="Times New Roman"/>
                <w:color w:val="3F3F76"/>
                <w:kern w:val="0"/>
                <w:sz w:val="18"/>
                <w:szCs w:val="18"/>
                <w:lang w:eastAsia="en-GB"/>
                <w14:ligatures w14:val="none"/>
              </w:rPr>
              <w:t>17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743266E1"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23393260000</w:t>
            </w:r>
          </w:p>
        </w:tc>
        <w:tc>
          <w:tcPr>
            <w:tcW w:w="1360" w:type="dxa"/>
            <w:tcBorders>
              <w:top w:val="nil"/>
              <w:left w:val="nil"/>
              <w:bottom w:val="single" w:sz="4" w:space="0" w:color="3F3F3F"/>
              <w:right w:val="single" w:sz="4" w:space="0" w:color="3F3F3F"/>
            </w:tcBorders>
            <w:shd w:val="clear" w:color="000000" w:fill="F2F2F2"/>
            <w:noWrap/>
            <w:vAlign w:val="bottom"/>
            <w:hideMark/>
          </w:tcPr>
          <w:p w14:paraId="4CA1B348"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152948.5378</w:t>
            </w:r>
          </w:p>
        </w:tc>
        <w:tc>
          <w:tcPr>
            <w:tcW w:w="1340" w:type="dxa"/>
            <w:tcBorders>
              <w:top w:val="nil"/>
              <w:left w:val="nil"/>
              <w:bottom w:val="single" w:sz="4" w:space="0" w:color="3F3F3F"/>
              <w:right w:val="single" w:sz="4" w:space="0" w:color="3F3F3F"/>
            </w:tcBorders>
            <w:shd w:val="clear" w:color="000000" w:fill="F2F2F2"/>
            <w:noWrap/>
            <w:vAlign w:val="bottom"/>
            <w:hideMark/>
          </w:tcPr>
          <w:p w14:paraId="7267C092"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126141.7291</w:t>
            </w:r>
          </w:p>
        </w:tc>
        <w:tc>
          <w:tcPr>
            <w:tcW w:w="980" w:type="dxa"/>
            <w:tcBorders>
              <w:top w:val="nil"/>
              <w:left w:val="nil"/>
              <w:bottom w:val="single" w:sz="4" w:space="0" w:color="3F3F3F"/>
              <w:right w:val="single" w:sz="4" w:space="0" w:color="3F3F3F"/>
            </w:tcBorders>
            <w:shd w:val="clear" w:color="000000" w:fill="F2F2F2"/>
            <w:noWrap/>
            <w:vAlign w:val="bottom"/>
            <w:hideMark/>
          </w:tcPr>
          <w:p w14:paraId="1153A511"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0.00626</w:t>
            </w:r>
          </w:p>
        </w:tc>
        <w:tc>
          <w:tcPr>
            <w:tcW w:w="980" w:type="dxa"/>
            <w:tcBorders>
              <w:top w:val="nil"/>
              <w:left w:val="nil"/>
              <w:bottom w:val="single" w:sz="4" w:space="0" w:color="3F3F3F"/>
              <w:right w:val="single" w:sz="4" w:space="0" w:color="3F3F3F"/>
            </w:tcBorders>
            <w:shd w:val="clear" w:color="000000" w:fill="F2F2F2"/>
            <w:noWrap/>
            <w:vAlign w:val="bottom"/>
            <w:hideMark/>
          </w:tcPr>
          <w:p w14:paraId="50F032C0"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0.005015</w:t>
            </w:r>
          </w:p>
        </w:tc>
        <w:tc>
          <w:tcPr>
            <w:tcW w:w="980" w:type="dxa"/>
            <w:tcBorders>
              <w:top w:val="nil"/>
              <w:left w:val="nil"/>
              <w:bottom w:val="single" w:sz="4" w:space="0" w:color="3F3F3F"/>
              <w:right w:val="single" w:sz="4" w:space="0" w:color="3F3F3F"/>
            </w:tcBorders>
            <w:shd w:val="clear" w:color="000000" w:fill="F2F2F2"/>
            <w:noWrap/>
            <w:vAlign w:val="bottom"/>
            <w:hideMark/>
          </w:tcPr>
          <w:p w14:paraId="29D7C4B8"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0.006287</w:t>
            </w:r>
          </w:p>
        </w:tc>
        <w:tc>
          <w:tcPr>
            <w:tcW w:w="980" w:type="dxa"/>
            <w:tcBorders>
              <w:top w:val="nil"/>
              <w:left w:val="nil"/>
              <w:bottom w:val="single" w:sz="4" w:space="0" w:color="3F3F3F"/>
              <w:right w:val="single" w:sz="4" w:space="0" w:color="3F3F3F"/>
            </w:tcBorders>
            <w:shd w:val="clear" w:color="000000" w:fill="F2F2F2"/>
            <w:noWrap/>
            <w:vAlign w:val="bottom"/>
            <w:hideMark/>
          </w:tcPr>
          <w:p w14:paraId="55A29FEF"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1</w:t>
            </w:r>
          </w:p>
        </w:tc>
      </w:tr>
      <w:tr w:rsidR="0086038D" w:rsidRPr="0086038D" w14:paraId="53C6B56C" w14:textId="77777777" w:rsidTr="0086038D">
        <w:trPr>
          <w:trHeight w:val="300"/>
        </w:trPr>
        <w:tc>
          <w:tcPr>
            <w:tcW w:w="960" w:type="dxa"/>
            <w:tcBorders>
              <w:top w:val="nil"/>
              <w:left w:val="single" w:sz="4" w:space="0" w:color="7F7F7F"/>
              <w:bottom w:val="single" w:sz="4" w:space="0" w:color="7F7F7F"/>
              <w:right w:val="single" w:sz="4" w:space="0" w:color="7F7F7F"/>
            </w:tcBorders>
            <w:shd w:val="clear" w:color="000000" w:fill="FFCC99"/>
            <w:noWrap/>
            <w:vAlign w:val="bottom"/>
            <w:hideMark/>
          </w:tcPr>
          <w:p w14:paraId="21F6C65F" w14:textId="77777777" w:rsidR="0086038D" w:rsidRPr="0086038D" w:rsidRDefault="0086038D" w:rsidP="0086038D">
            <w:pPr>
              <w:spacing w:after="0" w:line="240" w:lineRule="auto"/>
              <w:rPr>
                <w:rFonts w:ascii="Aptos Narrow" w:eastAsia="Times New Roman" w:hAnsi="Aptos Narrow" w:cs="Times New Roman"/>
                <w:color w:val="3F3F76"/>
                <w:kern w:val="0"/>
                <w:sz w:val="18"/>
                <w:szCs w:val="18"/>
                <w:lang w:eastAsia="en-GB"/>
                <w14:ligatures w14:val="none"/>
              </w:rPr>
            </w:pPr>
            <w:r w:rsidRPr="0086038D">
              <w:rPr>
                <w:rFonts w:ascii="Aptos Narrow" w:eastAsia="Times New Roman" w:hAnsi="Aptos Narrow" w:cs="Times New Roman"/>
                <w:color w:val="3F3F76"/>
                <w:kern w:val="0"/>
                <w:sz w:val="18"/>
                <w:szCs w:val="18"/>
                <w:lang w:eastAsia="en-GB"/>
                <w14:ligatures w14:val="none"/>
              </w:rPr>
              <w:t>18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1324F4FE"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27786900000</w:t>
            </w:r>
          </w:p>
        </w:tc>
        <w:tc>
          <w:tcPr>
            <w:tcW w:w="1360" w:type="dxa"/>
            <w:tcBorders>
              <w:top w:val="nil"/>
              <w:left w:val="nil"/>
              <w:bottom w:val="single" w:sz="4" w:space="0" w:color="3F3F3F"/>
              <w:right w:val="single" w:sz="4" w:space="0" w:color="3F3F3F"/>
            </w:tcBorders>
            <w:shd w:val="clear" w:color="000000" w:fill="F2F2F2"/>
            <w:noWrap/>
            <w:vAlign w:val="bottom"/>
            <w:hideMark/>
          </w:tcPr>
          <w:p w14:paraId="0BD77CE2"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166694.0173</w:t>
            </w:r>
          </w:p>
        </w:tc>
        <w:tc>
          <w:tcPr>
            <w:tcW w:w="1340" w:type="dxa"/>
            <w:tcBorders>
              <w:top w:val="nil"/>
              <w:left w:val="nil"/>
              <w:bottom w:val="single" w:sz="4" w:space="0" w:color="3F3F3F"/>
              <w:right w:val="single" w:sz="4" w:space="0" w:color="3F3F3F"/>
            </w:tcBorders>
            <w:shd w:val="clear" w:color="000000" w:fill="F2F2F2"/>
            <w:noWrap/>
            <w:vAlign w:val="bottom"/>
            <w:hideMark/>
          </w:tcPr>
          <w:p w14:paraId="64DE9DF3"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134465.9161</w:t>
            </w:r>
          </w:p>
        </w:tc>
        <w:tc>
          <w:tcPr>
            <w:tcW w:w="980" w:type="dxa"/>
            <w:tcBorders>
              <w:top w:val="nil"/>
              <w:left w:val="nil"/>
              <w:bottom w:val="single" w:sz="4" w:space="0" w:color="3F3F3F"/>
              <w:right w:val="single" w:sz="4" w:space="0" w:color="3F3F3F"/>
            </w:tcBorders>
            <w:shd w:val="clear" w:color="000000" w:fill="F2F2F2"/>
            <w:noWrap/>
            <w:vAlign w:val="bottom"/>
            <w:hideMark/>
          </w:tcPr>
          <w:p w14:paraId="4B5E67CA"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0.006629</w:t>
            </w:r>
          </w:p>
        </w:tc>
        <w:tc>
          <w:tcPr>
            <w:tcW w:w="980" w:type="dxa"/>
            <w:tcBorders>
              <w:top w:val="nil"/>
              <w:left w:val="nil"/>
              <w:bottom w:val="single" w:sz="4" w:space="0" w:color="3F3F3F"/>
              <w:right w:val="single" w:sz="4" w:space="0" w:color="3F3F3F"/>
            </w:tcBorders>
            <w:shd w:val="clear" w:color="000000" w:fill="F2F2F2"/>
            <w:noWrap/>
            <w:vAlign w:val="bottom"/>
            <w:hideMark/>
          </w:tcPr>
          <w:p w14:paraId="7FC09B87"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0.00572</w:t>
            </w:r>
          </w:p>
        </w:tc>
        <w:tc>
          <w:tcPr>
            <w:tcW w:w="980" w:type="dxa"/>
            <w:tcBorders>
              <w:top w:val="nil"/>
              <w:left w:val="nil"/>
              <w:bottom w:val="single" w:sz="4" w:space="0" w:color="3F3F3F"/>
              <w:right w:val="single" w:sz="4" w:space="0" w:color="3F3F3F"/>
            </w:tcBorders>
            <w:shd w:val="clear" w:color="000000" w:fill="F2F2F2"/>
            <w:noWrap/>
            <w:vAlign w:val="bottom"/>
            <w:hideMark/>
          </w:tcPr>
          <w:p w14:paraId="1B1B8082"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0.006663</w:t>
            </w:r>
          </w:p>
        </w:tc>
        <w:tc>
          <w:tcPr>
            <w:tcW w:w="980" w:type="dxa"/>
            <w:tcBorders>
              <w:top w:val="nil"/>
              <w:left w:val="nil"/>
              <w:bottom w:val="single" w:sz="4" w:space="0" w:color="3F3F3F"/>
              <w:right w:val="single" w:sz="4" w:space="0" w:color="3F3F3F"/>
            </w:tcBorders>
            <w:shd w:val="clear" w:color="000000" w:fill="F2F2F2"/>
            <w:noWrap/>
            <w:vAlign w:val="bottom"/>
            <w:hideMark/>
          </w:tcPr>
          <w:p w14:paraId="091DB573"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1</w:t>
            </w:r>
          </w:p>
        </w:tc>
      </w:tr>
      <w:tr w:rsidR="0086038D" w:rsidRPr="0086038D" w14:paraId="14CC075F" w14:textId="77777777" w:rsidTr="0086038D">
        <w:trPr>
          <w:trHeight w:val="300"/>
        </w:trPr>
        <w:tc>
          <w:tcPr>
            <w:tcW w:w="960" w:type="dxa"/>
            <w:tcBorders>
              <w:top w:val="nil"/>
              <w:left w:val="single" w:sz="4" w:space="0" w:color="7F7F7F"/>
              <w:bottom w:val="single" w:sz="4" w:space="0" w:color="7F7F7F"/>
              <w:right w:val="single" w:sz="4" w:space="0" w:color="7F7F7F"/>
            </w:tcBorders>
            <w:shd w:val="clear" w:color="000000" w:fill="FFCC99"/>
            <w:noWrap/>
            <w:vAlign w:val="bottom"/>
            <w:hideMark/>
          </w:tcPr>
          <w:p w14:paraId="092AD65E" w14:textId="77777777" w:rsidR="0086038D" w:rsidRPr="0086038D" w:rsidRDefault="0086038D" w:rsidP="0086038D">
            <w:pPr>
              <w:spacing w:after="0" w:line="240" w:lineRule="auto"/>
              <w:rPr>
                <w:rFonts w:ascii="Aptos Narrow" w:eastAsia="Times New Roman" w:hAnsi="Aptos Narrow" w:cs="Times New Roman"/>
                <w:color w:val="3F3F76"/>
                <w:kern w:val="0"/>
                <w:sz w:val="18"/>
                <w:szCs w:val="18"/>
                <w:lang w:eastAsia="en-GB"/>
                <w14:ligatures w14:val="none"/>
              </w:rPr>
            </w:pPr>
            <w:r w:rsidRPr="0086038D">
              <w:rPr>
                <w:rFonts w:ascii="Aptos Narrow" w:eastAsia="Times New Roman" w:hAnsi="Aptos Narrow" w:cs="Times New Roman"/>
                <w:color w:val="3F3F76"/>
                <w:kern w:val="0"/>
                <w:sz w:val="18"/>
                <w:szCs w:val="18"/>
                <w:lang w:eastAsia="en-GB"/>
                <w14:ligatures w14:val="none"/>
              </w:rPr>
              <w:t>19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4B6E775D"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32772000000</w:t>
            </w:r>
          </w:p>
        </w:tc>
        <w:tc>
          <w:tcPr>
            <w:tcW w:w="1360" w:type="dxa"/>
            <w:tcBorders>
              <w:top w:val="nil"/>
              <w:left w:val="nil"/>
              <w:bottom w:val="single" w:sz="4" w:space="0" w:color="3F3F3F"/>
              <w:right w:val="single" w:sz="4" w:space="0" w:color="3F3F3F"/>
            </w:tcBorders>
            <w:shd w:val="clear" w:color="000000" w:fill="F2F2F2"/>
            <w:noWrap/>
            <w:vAlign w:val="bottom"/>
            <w:hideMark/>
          </w:tcPr>
          <w:p w14:paraId="67E612DC"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181030.39</w:t>
            </w:r>
          </w:p>
        </w:tc>
        <w:tc>
          <w:tcPr>
            <w:tcW w:w="1340" w:type="dxa"/>
            <w:tcBorders>
              <w:top w:val="nil"/>
              <w:left w:val="nil"/>
              <w:bottom w:val="single" w:sz="4" w:space="0" w:color="3F3F3F"/>
              <w:right w:val="single" w:sz="4" w:space="0" w:color="3F3F3F"/>
            </w:tcBorders>
            <w:shd w:val="clear" w:color="000000" w:fill="F2F2F2"/>
            <w:noWrap/>
            <w:vAlign w:val="bottom"/>
            <w:hideMark/>
          </w:tcPr>
          <w:p w14:paraId="006E673B"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149802.8462</w:t>
            </w:r>
          </w:p>
        </w:tc>
        <w:tc>
          <w:tcPr>
            <w:tcW w:w="980" w:type="dxa"/>
            <w:tcBorders>
              <w:top w:val="nil"/>
              <w:left w:val="nil"/>
              <w:bottom w:val="single" w:sz="4" w:space="0" w:color="3F3F3F"/>
              <w:right w:val="single" w:sz="4" w:space="0" w:color="3F3F3F"/>
            </w:tcBorders>
            <w:shd w:val="clear" w:color="000000" w:fill="F2F2F2"/>
            <w:noWrap/>
            <w:vAlign w:val="bottom"/>
            <w:hideMark/>
          </w:tcPr>
          <w:p w14:paraId="267AE5BA"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0.007405</w:t>
            </w:r>
          </w:p>
        </w:tc>
        <w:tc>
          <w:tcPr>
            <w:tcW w:w="980" w:type="dxa"/>
            <w:tcBorders>
              <w:top w:val="nil"/>
              <w:left w:val="nil"/>
              <w:bottom w:val="single" w:sz="4" w:space="0" w:color="3F3F3F"/>
              <w:right w:val="single" w:sz="4" w:space="0" w:color="3F3F3F"/>
            </w:tcBorders>
            <w:shd w:val="clear" w:color="000000" w:fill="F2F2F2"/>
            <w:noWrap/>
            <w:vAlign w:val="bottom"/>
            <w:hideMark/>
          </w:tcPr>
          <w:p w14:paraId="53CBD940"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0.006461</w:t>
            </w:r>
          </w:p>
        </w:tc>
        <w:tc>
          <w:tcPr>
            <w:tcW w:w="980" w:type="dxa"/>
            <w:tcBorders>
              <w:top w:val="nil"/>
              <w:left w:val="nil"/>
              <w:bottom w:val="single" w:sz="4" w:space="0" w:color="3F3F3F"/>
              <w:right w:val="single" w:sz="4" w:space="0" w:color="3F3F3F"/>
            </w:tcBorders>
            <w:shd w:val="clear" w:color="000000" w:fill="F2F2F2"/>
            <w:noWrap/>
            <w:vAlign w:val="bottom"/>
            <w:hideMark/>
          </w:tcPr>
          <w:p w14:paraId="4E5A58EF"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0.007445</w:t>
            </w:r>
          </w:p>
        </w:tc>
        <w:tc>
          <w:tcPr>
            <w:tcW w:w="980" w:type="dxa"/>
            <w:tcBorders>
              <w:top w:val="nil"/>
              <w:left w:val="nil"/>
              <w:bottom w:val="single" w:sz="4" w:space="0" w:color="3F3F3F"/>
              <w:right w:val="single" w:sz="4" w:space="0" w:color="3F3F3F"/>
            </w:tcBorders>
            <w:shd w:val="clear" w:color="000000" w:fill="F2F2F2"/>
            <w:noWrap/>
            <w:vAlign w:val="bottom"/>
            <w:hideMark/>
          </w:tcPr>
          <w:p w14:paraId="7B12A189"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1</w:t>
            </w:r>
          </w:p>
        </w:tc>
      </w:tr>
      <w:tr w:rsidR="0086038D" w:rsidRPr="0086038D" w14:paraId="56B649AC" w14:textId="77777777" w:rsidTr="0086038D">
        <w:trPr>
          <w:trHeight w:val="300"/>
        </w:trPr>
        <w:tc>
          <w:tcPr>
            <w:tcW w:w="960" w:type="dxa"/>
            <w:tcBorders>
              <w:top w:val="nil"/>
              <w:left w:val="single" w:sz="4" w:space="0" w:color="7F7F7F"/>
              <w:bottom w:val="single" w:sz="4" w:space="0" w:color="7F7F7F"/>
              <w:right w:val="single" w:sz="4" w:space="0" w:color="7F7F7F"/>
            </w:tcBorders>
            <w:shd w:val="clear" w:color="000000" w:fill="FFCC99"/>
            <w:noWrap/>
            <w:vAlign w:val="bottom"/>
            <w:hideMark/>
          </w:tcPr>
          <w:p w14:paraId="72439210" w14:textId="77777777" w:rsidR="0086038D" w:rsidRPr="0086038D" w:rsidRDefault="0086038D" w:rsidP="0086038D">
            <w:pPr>
              <w:spacing w:after="0" w:line="240" w:lineRule="auto"/>
              <w:rPr>
                <w:rFonts w:ascii="Aptos Narrow" w:eastAsia="Times New Roman" w:hAnsi="Aptos Narrow" w:cs="Times New Roman"/>
                <w:color w:val="3F3F76"/>
                <w:kern w:val="0"/>
                <w:sz w:val="18"/>
                <w:szCs w:val="18"/>
                <w:lang w:eastAsia="en-GB"/>
                <w14:ligatures w14:val="none"/>
              </w:rPr>
            </w:pPr>
            <w:r w:rsidRPr="0086038D">
              <w:rPr>
                <w:rFonts w:ascii="Aptos Narrow" w:eastAsia="Times New Roman" w:hAnsi="Aptos Narrow" w:cs="Times New Roman"/>
                <w:color w:val="3F3F76"/>
                <w:kern w:val="0"/>
                <w:sz w:val="18"/>
                <w:szCs w:val="18"/>
                <w:lang w:eastAsia="en-GB"/>
                <w14:ligatures w14:val="none"/>
              </w:rPr>
              <w:t>20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254765C0"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38506720000</w:t>
            </w:r>
          </w:p>
        </w:tc>
        <w:tc>
          <w:tcPr>
            <w:tcW w:w="1360" w:type="dxa"/>
            <w:tcBorders>
              <w:top w:val="nil"/>
              <w:left w:val="nil"/>
              <w:bottom w:val="single" w:sz="4" w:space="0" w:color="3F3F3F"/>
              <w:right w:val="single" w:sz="4" w:space="0" w:color="3F3F3F"/>
            </w:tcBorders>
            <w:shd w:val="clear" w:color="000000" w:fill="F2F2F2"/>
            <w:noWrap/>
            <w:vAlign w:val="bottom"/>
            <w:hideMark/>
          </w:tcPr>
          <w:p w14:paraId="3F174CFE"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196231.2805</w:t>
            </w:r>
          </w:p>
        </w:tc>
        <w:tc>
          <w:tcPr>
            <w:tcW w:w="1340" w:type="dxa"/>
            <w:tcBorders>
              <w:top w:val="nil"/>
              <w:left w:val="nil"/>
              <w:bottom w:val="single" w:sz="4" w:space="0" w:color="3F3F3F"/>
              <w:right w:val="single" w:sz="4" w:space="0" w:color="3F3F3F"/>
            </w:tcBorders>
            <w:shd w:val="clear" w:color="000000" w:fill="F2F2F2"/>
            <w:noWrap/>
            <w:vAlign w:val="bottom"/>
            <w:hideMark/>
          </w:tcPr>
          <w:p w14:paraId="7BF188BB"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170964.9647</w:t>
            </w:r>
          </w:p>
        </w:tc>
        <w:tc>
          <w:tcPr>
            <w:tcW w:w="980" w:type="dxa"/>
            <w:tcBorders>
              <w:top w:val="nil"/>
              <w:left w:val="nil"/>
              <w:bottom w:val="single" w:sz="4" w:space="0" w:color="3F3F3F"/>
              <w:right w:val="single" w:sz="4" w:space="0" w:color="3F3F3F"/>
            </w:tcBorders>
            <w:shd w:val="clear" w:color="000000" w:fill="F2F2F2"/>
            <w:noWrap/>
            <w:vAlign w:val="bottom"/>
            <w:hideMark/>
          </w:tcPr>
          <w:p w14:paraId="7C1773AD"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0.008539</w:t>
            </w:r>
          </w:p>
        </w:tc>
        <w:tc>
          <w:tcPr>
            <w:tcW w:w="980" w:type="dxa"/>
            <w:tcBorders>
              <w:top w:val="nil"/>
              <w:left w:val="nil"/>
              <w:bottom w:val="single" w:sz="4" w:space="0" w:color="3F3F3F"/>
              <w:right w:val="single" w:sz="4" w:space="0" w:color="3F3F3F"/>
            </w:tcBorders>
            <w:shd w:val="clear" w:color="000000" w:fill="F2F2F2"/>
            <w:noWrap/>
            <w:vAlign w:val="bottom"/>
            <w:hideMark/>
          </w:tcPr>
          <w:p w14:paraId="2ABDBCE5"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0.007166</w:t>
            </w:r>
          </w:p>
        </w:tc>
        <w:tc>
          <w:tcPr>
            <w:tcW w:w="980" w:type="dxa"/>
            <w:tcBorders>
              <w:top w:val="nil"/>
              <w:left w:val="nil"/>
              <w:bottom w:val="single" w:sz="4" w:space="0" w:color="3F3F3F"/>
              <w:right w:val="single" w:sz="4" w:space="0" w:color="3F3F3F"/>
            </w:tcBorders>
            <w:shd w:val="clear" w:color="000000" w:fill="F2F2F2"/>
            <w:noWrap/>
            <w:vAlign w:val="bottom"/>
            <w:hideMark/>
          </w:tcPr>
          <w:p w14:paraId="4C045935"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0.008587</w:t>
            </w:r>
          </w:p>
        </w:tc>
        <w:tc>
          <w:tcPr>
            <w:tcW w:w="980" w:type="dxa"/>
            <w:tcBorders>
              <w:top w:val="nil"/>
              <w:left w:val="nil"/>
              <w:bottom w:val="single" w:sz="4" w:space="0" w:color="3F3F3F"/>
              <w:right w:val="single" w:sz="4" w:space="0" w:color="3F3F3F"/>
            </w:tcBorders>
            <w:shd w:val="clear" w:color="000000" w:fill="F2F2F2"/>
            <w:noWrap/>
            <w:vAlign w:val="bottom"/>
            <w:hideMark/>
          </w:tcPr>
          <w:p w14:paraId="5DDF330C"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1</w:t>
            </w:r>
          </w:p>
        </w:tc>
      </w:tr>
      <w:tr w:rsidR="0086038D" w:rsidRPr="0086038D" w14:paraId="1C9D333D" w14:textId="77777777" w:rsidTr="0086038D">
        <w:trPr>
          <w:trHeight w:val="300"/>
        </w:trPr>
        <w:tc>
          <w:tcPr>
            <w:tcW w:w="960" w:type="dxa"/>
            <w:tcBorders>
              <w:top w:val="nil"/>
              <w:left w:val="single" w:sz="4" w:space="0" w:color="7F7F7F"/>
              <w:bottom w:val="single" w:sz="4" w:space="0" w:color="7F7F7F"/>
              <w:right w:val="single" w:sz="4" w:space="0" w:color="7F7F7F"/>
            </w:tcBorders>
            <w:shd w:val="clear" w:color="000000" w:fill="FFCC99"/>
            <w:noWrap/>
            <w:vAlign w:val="bottom"/>
            <w:hideMark/>
          </w:tcPr>
          <w:p w14:paraId="2A351E0F" w14:textId="77777777" w:rsidR="0086038D" w:rsidRPr="0086038D" w:rsidRDefault="0086038D" w:rsidP="0086038D">
            <w:pPr>
              <w:spacing w:after="0" w:line="240" w:lineRule="auto"/>
              <w:rPr>
                <w:rFonts w:ascii="Aptos Narrow" w:eastAsia="Times New Roman" w:hAnsi="Aptos Narrow" w:cs="Times New Roman"/>
                <w:color w:val="3F3F76"/>
                <w:kern w:val="0"/>
                <w:sz w:val="18"/>
                <w:szCs w:val="18"/>
                <w:lang w:eastAsia="en-GB"/>
                <w14:ligatures w14:val="none"/>
              </w:rPr>
            </w:pPr>
            <w:r w:rsidRPr="0086038D">
              <w:rPr>
                <w:rFonts w:ascii="Aptos Narrow" w:eastAsia="Times New Roman" w:hAnsi="Aptos Narrow" w:cs="Times New Roman"/>
                <w:color w:val="3F3F76"/>
                <w:kern w:val="0"/>
                <w:sz w:val="18"/>
                <w:szCs w:val="18"/>
                <w:lang w:eastAsia="en-GB"/>
                <w14:ligatures w14:val="none"/>
              </w:rPr>
              <w:t>21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52CEDF5E"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45671130000</w:t>
            </w:r>
          </w:p>
        </w:tc>
        <w:tc>
          <w:tcPr>
            <w:tcW w:w="1360" w:type="dxa"/>
            <w:tcBorders>
              <w:top w:val="nil"/>
              <w:left w:val="nil"/>
              <w:bottom w:val="single" w:sz="4" w:space="0" w:color="3F3F3F"/>
              <w:right w:val="single" w:sz="4" w:space="0" w:color="3F3F3F"/>
            </w:tcBorders>
            <w:shd w:val="clear" w:color="000000" w:fill="F2F2F2"/>
            <w:noWrap/>
            <w:vAlign w:val="bottom"/>
            <w:hideMark/>
          </w:tcPr>
          <w:p w14:paraId="655C02A5"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213708.0501</w:t>
            </w:r>
          </w:p>
        </w:tc>
        <w:tc>
          <w:tcPr>
            <w:tcW w:w="1340" w:type="dxa"/>
            <w:tcBorders>
              <w:top w:val="nil"/>
              <w:left w:val="nil"/>
              <w:bottom w:val="single" w:sz="4" w:space="0" w:color="3F3F3F"/>
              <w:right w:val="single" w:sz="4" w:space="0" w:color="3F3F3F"/>
            </w:tcBorders>
            <w:shd w:val="clear" w:color="000000" w:fill="F2F2F2"/>
            <w:noWrap/>
            <w:vAlign w:val="bottom"/>
            <w:hideMark/>
          </w:tcPr>
          <w:p w14:paraId="15DE6A8E"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194327.2969</w:t>
            </w:r>
          </w:p>
        </w:tc>
        <w:tc>
          <w:tcPr>
            <w:tcW w:w="980" w:type="dxa"/>
            <w:tcBorders>
              <w:top w:val="nil"/>
              <w:left w:val="nil"/>
              <w:bottom w:val="single" w:sz="4" w:space="0" w:color="3F3F3F"/>
              <w:right w:val="single" w:sz="4" w:space="0" w:color="3F3F3F"/>
            </w:tcBorders>
            <w:shd w:val="clear" w:color="000000" w:fill="F2F2F2"/>
            <w:noWrap/>
            <w:vAlign w:val="bottom"/>
            <w:hideMark/>
          </w:tcPr>
          <w:p w14:paraId="10AA91AC"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0.009815</w:t>
            </w:r>
          </w:p>
        </w:tc>
        <w:tc>
          <w:tcPr>
            <w:tcW w:w="980" w:type="dxa"/>
            <w:tcBorders>
              <w:top w:val="nil"/>
              <w:left w:val="nil"/>
              <w:bottom w:val="single" w:sz="4" w:space="0" w:color="3F3F3F"/>
              <w:right w:val="single" w:sz="4" w:space="0" w:color="3F3F3F"/>
            </w:tcBorders>
            <w:shd w:val="clear" w:color="000000" w:fill="F2F2F2"/>
            <w:noWrap/>
            <w:vAlign w:val="bottom"/>
            <w:hideMark/>
          </w:tcPr>
          <w:p w14:paraId="7AA31CEB"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0.007171</w:t>
            </w:r>
          </w:p>
        </w:tc>
        <w:tc>
          <w:tcPr>
            <w:tcW w:w="980" w:type="dxa"/>
            <w:tcBorders>
              <w:top w:val="nil"/>
              <w:left w:val="nil"/>
              <w:bottom w:val="single" w:sz="4" w:space="0" w:color="3F3F3F"/>
              <w:right w:val="single" w:sz="4" w:space="0" w:color="3F3F3F"/>
            </w:tcBorders>
            <w:shd w:val="clear" w:color="000000" w:fill="F2F2F2"/>
            <w:noWrap/>
            <w:vAlign w:val="bottom"/>
            <w:hideMark/>
          </w:tcPr>
          <w:p w14:paraId="5E994E5E"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0.009873</w:t>
            </w:r>
          </w:p>
        </w:tc>
        <w:tc>
          <w:tcPr>
            <w:tcW w:w="980" w:type="dxa"/>
            <w:tcBorders>
              <w:top w:val="nil"/>
              <w:left w:val="nil"/>
              <w:bottom w:val="single" w:sz="4" w:space="0" w:color="3F3F3F"/>
              <w:right w:val="single" w:sz="4" w:space="0" w:color="3F3F3F"/>
            </w:tcBorders>
            <w:shd w:val="clear" w:color="000000" w:fill="F2F2F2"/>
            <w:noWrap/>
            <w:vAlign w:val="bottom"/>
            <w:hideMark/>
          </w:tcPr>
          <w:p w14:paraId="3A6054AD"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0.888889</w:t>
            </w:r>
          </w:p>
        </w:tc>
      </w:tr>
      <w:tr w:rsidR="0086038D" w:rsidRPr="0086038D" w14:paraId="1D174BF6" w14:textId="77777777" w:rsidTr="0086038D">
        <w:trPr>
          <w:trHeight w:val="300"/>
        </w:trPr>
        <w:tc>
          <w:tcPr>
            <w:tcW w:w="960" w:type="dxa"/>
            <w:tcBorders>
              <w:top w:val="nil"/>
              <w:left w:val="single" w:sz="4" w:space="0" w:color="7F7F7F"/>
              <w:bottom w:val="single" w:sz="4" w:space="0" w:color="7F7F7F"/>
              <w:right w:val="single" w:sz="4" w:space="0" w:color="7F7F7F"/>
            </w:tcBorders>
            <w:shd w:val="clear" w:color="000000" w:fill="FFCC99"/>
            <w:noWrap/>
            <w:vAlign w:val="bottom"/>
            <w:hideMark/>
          </w:tcPr>
          <w:p w14:paraId="55C35C16" w14:textId="77777777" w:rsidR="0086038D" w:rsidRPr="0086038D" w:rsidRDefault="0086038D" w:rsidP="0086038D">
            <w:pPr>
              <w:spacing w:after="0" w:line="240" w:lineRule="auto"/>
              <w:rPr>
                <w:rFonts w:ascii="Aptos Narrow" w:eastAsia="Times New Roman" w:hAnsi="Aptos Narrow" w:cs="Times New Roman"/>
                <w:color w:val="3F3F76"/>
                <w:kern w:val="0"/>
                <w:sz w:val="18"/>
                <w:szCs w:val="18"/>
                <w:lang w:eastAsia="en-GB"/>
                <w14:ligatures w14:val="none"/>
              </w:rPr>
            </w:pPr>
            <w:r w:rsidRPr="0086038D">
              <w:rPr>
                <w:rFonts w:ascii="Aptos Narrow" w:eastAsia="Times New Roman" w:hAnsi="Aptos Narrow" w:cs="Times New Roman"/>
                <w:color w:val="3F3F76"/>
                <w:kern w:val="0"/>
                <w:sz w:val="18"/>
                <w:szCs w:val="18"/>
                <w:lang w:eastAsia="en-GB"/>
                <w14:ligatures w14:val="none"/>
              </w:rPr>
              <w:t>22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42B0A949"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53488610000</w:t>
            </w:r>
          </w:p>
        </w:tc>
        <w:tc>
          <w:tcPr>
            <w:tcW w:w="1360" w:type="dxa"/>
            <w:tcBorders>
              <w:top w:val="nil"/>
              <w:left w:val="nil"/>
              <w:bottom w:val="single" w:sz="4" w:space="0" w:color="3F3F3F"/>
              <w:right w:val="single" w:sz="4" w:space="0" w:color="3F3F3F"/>
            </w:tcBorders>
            <w:shd w:val="clear" w:color="000000" w:fill="F2F2F2"/>
            <w:noWrap/>
            <w:vAlign w:val="bottom"/>
            <w:hideMark/>
          </w:tcPr>
          <w:p w14:paraId="0E5B2193"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231276.0409</w:t>
            </w:r>
          </w:p>
        </w:tc>
        <w:tc>
          <w:tcPr>
            <w:tcW w:w="1340" w:type="dxa"/>
            <w:tcBorders>
              <w:top w:val="nil"/>
              <w:left w:val="nil"/>
              <w:bottom w:val="single" w:sz="4" w:space="0" w:color="3F3F3F"/>
              <w:right w:val="single" w:sz="4" w:space="0" w:color="3F3F3F"/>
            </w:tcBorders>
            <w:shd w:val="clear" w:color="000000" w:fill="F2F2F2"/>
            <w:noWrap/>
            <w:vAlign w:val="bottom"/>
            <w:hideMark/>
          </w:tcPr>
          <w:p w14:paraId="5923C5E3"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214064.333</w:t>
            </w:r>
          </w:p>
        </w:tc>
        <w:tc>
          <w:tcPr>
            <w:tcW w:w="980" w:type="dxa"/>
            <w:tcBorders>
              <w:top w:val="nil"/>
              <w:left w:val="nil"/>
              <w:bottom w:val="single" w:sz="4" w:space="0" w:color="3F3F3F"/>
              <w:right w:val="single" w:sz="4" w:space="0" w:color="3F3F3F"/>
            </w:tcBorders>
            <w:shd w:val="clear" w:color="000000" w:fill="F2F2F2"/>
            <w:noWrap/>
            <w:vAlign w:val="bottom"/>
            <w:hideMark/>
          </w:tcPr>
          <w:p w14:paraId="4C6B8C3A"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0.010888</w:t>
            </w:r>
          </w:p>
        </w:tc>
        <w:tc>
          <w:tcPr>
            <w:tcW w:w="980" w:type="dxa"/>
            <w:tcBorders>
              <w:top w:val="nil"/>
              <w:left w:val="nil"/>
              <w:bottom w:val="single" w:sz="4" w:space="0" w:color="3F3F3F"/>
              <w:right w:val="single" w:sz="4" w:space="0" w:color="3F3F3F"/>
            </w:tcBorders>
            <w:shd w:val="clear" w:color="000000" w:fill="F2F2F2"/>
            <w:noWrap/>
            <w:vAlign w:val="bottom"/>
            <w:hideMark/>
          </w:tcPr>
          <w:p w14:paraId="54EF6316"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0.009764</w:t>
            </w:r>
          </w:p>
        </w:tc>
        <w:tc>
          <w:tcPr>
            <w:tcW w:w="980" w:type="dxa"/>
            <w:tcBorders>
              <w:top w:val="nil"/>
              <w:left w:val="nil"/>
              <w:bottom w:val="single" w:sz="4" w:space="0" w:color="3F3F3F"/>
              <w:right w:val="single" w:sz="4" w:space="0" w:color="3F3F3F"/>
            </w:tcBorders>
            <w:shd w:val="clear" w:color="000000" w:fill="F2F2F2"/>
            <w:noWrap/>
            <w:vAlign w:val="bottom"/>
            <w:hideMark/>
          </w:tcPr>
          <w:p w14:paraId="7EB930E9"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0.010956</w:t>
            </w:r>
          </w:p>
        </w:tc>
        <w:tc>
          <w:tcPr>
            <w:tcW w:w="980" w:type="dxa"/>
            <w:tcBorders>
              <w:top w:val="nil"/>
              <w:left w:val="nil"/>
              <w:bottom w:val="single" w:sz="4" w:space="0" w:color="3F3F3F"/>
              <w:right w:val="single" w:sz="4" w:space="0" w:color="3F3F3F"/>
            </w:tcBorders>
            <w:shd w:val="clear" w:color="000000" w:fill="F2F2F2"/>
            <w:noWrap/>
            <w:vAlign w:val="bottom"/>
            <w:hideMark/>
          </w:tcPr>
          <w:p w14:paraId="21964665"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0.777778</w:t>
            </w:r>
          </w:p>
        </w:tc>
      </w:tr>
      <w:tr w:rsidR="0086038D" w:rsidRPr="0086038D" w14:paraId="6558371D" w14:textId="77777777" w:rsidTr="0086038D">
        <w:trPr>
          <w:trHeight w:val="300"/>
        </w:trPr>
        <w:tc>
          <w:tcPr>
            <w:tcW w:w="960" w:type="dxa"/>
            <w:tcBorders>
              <w:top w:val="nil"/>
              <w:left w:val="single" w:sz="4" w:space="0" w:color="7F7F7F"/>
              <w:bottom w:val="single" w:sz="4" w:space="0" w:color="7F7F7F"/>
              <w:right w:val="single" w:sz="4" w:space="0" w:color="7F7F7F"/>
            </w:tcBorders>
            <w:shd w:val="clear" w:color="000000" w:fill="FFCC99"/>
            <w:noWrap/>
            <w:vAlign w:val="bottom"/>
            <w:hideMark/>
          </w:tcPr>
          <w:p w14:paraId="21C9E9D8" w14:textId="77777777" w:rsidR="0086038D" w:rsidRPr="0086038D" w:rsidRDefault="0086038D" w:rsidP="0086038D">
            <w:pPr>
              <w:spacing w:after="0" w:line="240" w:lineRule="auto"/>
              <w:rPr>
                <w:rFonts w:ascii="Aptos Narrow" w:eastAsia="Times New Roman" w:hAnsi="Aptos Narrow" w:cs="Times New Roman"/>
                <w:color w:val="3F3F76"/>
                <w:kern w:val="0"/>
                <w:sz w:val="18"/>
                <w:szCs w:val="18"/>
                <w:lang w:eastAsia="en-GB"/>
                <w14:ligatures w14:val="none"/>
              </w:rPr>
            </w:pPr>
            <w:r w:rsidRPr="0086038D">
              <w:rPr>
                <w:rFonts w:ascii="Aptos Narrow" w:eastAsia="Times New Roman" w:hAnsi="Aptos Narrow" w:cs="Times New Roman"/>
                <w:color w:val="3F3F76"/>
                <w:kern w:val="0"/>
                <w:sz w:val="18"/>
                <w:szCs w:val="18"/>
                <w:lang w:eastAsia="en-GB"/>
                <w14:ligatures w14:val="none"/>
              </w:rPr>
              <w:t>23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5A1CD643"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62491630000</w:t>
            </w:r>
          </w:p>
        </w:tc>
        <w:tc>
          <w:tcPr>
            <w:tcW w:w="1360" w:type="dxa"/>
            <w:tcBorders>
              <w:top w:val="nil"/>
              <w:left w:val="nil"/>
              <w:bottom w:val="single" w:sz="4" w:space="0" w:color="3F3F3F"/>
              <w:right w:val="single" w:sz="4" w:space="0" w:color="3F3F3F"/>
            </w:tcBorders>
            <w:shd w:val="clear" w:color="000000" w:fill="F2F2F2"/>
            <w:noWrap/>
            <w:vAlign w:val="bottom"/>
            <w:hideMark/>
          </w:tcPr>
          <w:p w14:paraId="1F54BD88"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249983.2678</w:t>
            </w:r>
          </w:p>
        </w:tc>
        <w:tc>
          <w:tcPr>
            <w:tcW w:w="1340" w:type="dxa"/>
            <w:tcBorders>
              <w:top w:val="nil"/>
              <w:left w:val="nil"/>
              <w:bottom w:val="single" w:sz="4" w:space="0" w:color="3F3F3F"/>
              <w:right w:val="single" w:sz="4" w:space="0" w:color="3F3F3F"/>
            </w:tcBorders>
            <w:shd w:val="clear" w:color="000000" w:fill="F2F2F2"/>
            <w:noWrap/>
            <w:vAlign w:val="bottom"/>
            <w:hideMark/>
          </w:tcPr>
          <w:p w14:paraId="10F7C12F"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231883.227</w:t>
            </w:r>
          </w:p>
        </w:tc>
        <w:tc>
          <w:tcPr>
            <w:tcW w:w="980" w:type="dxa"/>
            <w:tcBorders>
              <w:top w:val="nil"/>
              <w:left w:val="nil"/>
              <w:bottom w:val="single" w:sz="4" w:space="0" w:color="3F3F3F"/>
              <w:right w:val="single" w:sz="4" w:space="0" w:color="3F3F3F"/>
            </w:tcBorders>
            <w:shd w:val="clear" w:color="000000" w:fill="F2F2F2"/>
            <w:noWrap/>
            <w:vAlign w:val="bottom"/>
            <w:hideMark/>
          </w:tcPr>
          <w:p w14:paraId="0BBAD316"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0.011839</w:t>
            </w:r>
          </w:p>
        </w:tc>
        <w:tc>
          <w:tcPr>
            <w:tcW w:w="980" w:type="dxa"/>
            <w:tcBorders>
              <w:top w:val="nil"/>
              <w:left w:val="nil"/>
              <w:bottom w:val="single" w:sz="4" w:space="0" w:color="3F3F3F"/>
              <w:right w:val="single" w:sz="4" w:space="0" w:color="3F3F3F"/>
            </w:tcBorders>
            <w:shd w:val="clear" w:color="000000" w:fill="F2F2F2"/>
            <w:noWrap/>
            <w:vAlign w:val="bottom"/>
            <w:hideMark/>
          </w:tcPr>
          <w:p w14:paraId="1940B083"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0.010945</w:t>
            </w:r>
          </w:p>
        </w:tc>
        <w:tc>
          <w:tcPr>
            <w:tcW w:w="980" w:type="dxa"/>
            <w:tcBorders>
              <w:top w:val="nil"/>
              <w:left w:val="nil"/>
              <w:bottom w:val="single" w:sz="4" w:space="0" w:color="3F3F3F"/>
              <w:right w:val="single" w:sz="4" w:space="0" w:color="3F3F3F"/>
            </w:tcBorders>
            <w:shd w:val="clear" w:color="000000" w:fill="F2F2F2"/>
            <w:noWrap/>
            <w:vAlign w:val="bottom"/>
            <w:hideMark/>
          </w:tcPr>
          <w:p w14:paraId="61C049EF"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0.011919</w:t>
            </w:r>
          </w:p>
        </w:tc>
        <w:tc>
          <w:tcPr>
            <w:tcW w:w="980" w:type="dxa"/>
            <w:tcBorders>
              <w:top w:val="nil"/>
              <w:left w:val="nil"/>
              <w:bottom w:val="single" w:sz="4" w:space="0" w:color="3F3F3F"/>
              <w:right w:val="single" w:sz="4" w:space="0" w:color="3F3F3F"/>
            </w:tcBorders>
            <w:shd w:val="clear" w:color="000000" w:fill="F2F2F2"/>
            <w:noWrap/>
            <w:vAlign w:val="bottom"/>
            <w:hideMark/>
          </w:tcPr>
          <w:p w14:paraId="28E14671"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0.666667</w:t>
            </w:r>
          </w:p>
        </w:tc>
      </w:tr>
      <w:tr w:rsidR="0086038D" w:rsidRPr="0086038D" w14:paraId="4127E76E" w14:textId="77777777" w:rsidTr="0086038D">
        <w:trPr>
          <w:trHeight w:val="300"/>
        </w:trPr>
        <w:tc>
          <w:tcPr>
            <w:tcW w:w="960" w:type="dxa"/>
            <w:tcBorders>
              <w:top w:val="nil"/>
              <w:left w:val="single" w:sz="4" w:space="0" w:color="7F7F7F"/>
              <w:bottom w:val="single" w:sz="4" w:space="0" w:color="7F7F7F"/>
              <w:right w:val="single" w:sz="4" w:space="0" w:color="7F7F7F"/>
            </w:tcBorders>
            <w:shd w:val="clear" w:color="000000" w:fill="FFCC99"/>
            <w:noWrap/>
            <w:vAlign w:val="bottom"/>
            <w:hideMark/>
          </w:tcPr>
          <w:p w14:paraId="04473A1E" w14:textId="77777777" w:rsidR="0086038D" w:rsidRPr="0086038D" w:rsidRDefault="0086038D" w:rsidP="0086038D">
            <w:pPr>
              <w:spacing w:after="0" w:line="240" w:lineRule="auto"/>
              <w:rPr>
                <w:rFonts w:ascii="Aptos Narrow" w:eastAsia="Times New Roman" w:hAnsi="Aptos Narrow" w:cs="Times New Roman"/>
                <w:color w:val="3F3F76"/>
                <w:kern w:val="0"/>
                <w:sz w:val="18"/>
                <w:szCs w:val="18"/>
                <w:lang w:eastAsia="en-GB"/>
                <w14:ligatures w14:val="none"/>
              </w:rPr>
            </w:pPr>
            <w:r w:rsidRPr="0086038D">
              <w:rPr>
                <w:rFonts w:ascii="Aptos Narrow" w:eastAsia="Times New Roman" w:hAnsi="Aptos Narrow" w:cs="Times New Roman"/>
                <w:color w:val="3F3F76"/>
                <w:kern w:val="0"/>
                <w:sz w:val="18"/>
                <w:szCs w:val="18"/>
                <w:lang w:eastAsia="en-GB"/>
                <w14:ligatures w14:val="none"/>
              </w:rPr>
              <w:t>24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3B8D3790"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71463620000</w:t>
            </w:r>
          </w:p>
        </w:tc>
        <w:tc>
          <w:tcPr>
            <w:tcW w:w="1360" w:type="dxa"/>
            <w:tcBorders>
              <w:top w:val="nil"/>
              <w:left w:val="nil"/>
              <w:bottom w:val="single" w:sz="4" w:space="0" w:color="3F3F3F"/>
              <w:right w:val="single" w:sz="4" w:space="0" w:color="3F3F3F"/>
            </w:tcBorders>
            <w:shd w:val="clear" w:color="000000" w:fill="F2F2F2"/>
            <w:noWrap/>
            <w:vAlign w:val="bottom"/>
            <w:hideMark/>
          </w:tcPr>
          <w:p w14:paraId="33995EAA"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267326.8102</w:t>
            </w:r>
          </w:p>
        </w:tc>
        <w:tc>
          <w:tcPr>
            <w:tcW w:w="1340" w:type="dxa"/>
            <w:tcBorders>
              <w:top w:val="nil"/>
              <w:left w:val="nil"/>
              <w:bottom w:val="single" w:sz="4" w:space="0" w:color="3F3F3F"/>
              <w:right w:val="single" w:sz="4" w:space="0" w:color="3F3F3F"/>
            </w:tcBorders>
            <w:shd w:val="clear" w:color="000000" w:fill="F2F2F2"/>
            <w:noWrap/>
            <w:vAlign w:val="bottom"/>
            <w:hideMark/>
          </w:tcPr>
          <w:p w14:paraId="1DD160F3"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248475.7234</w:t>
            </w:r>
          </w:p>
        </w:tc>
        <w:tc>
          <w:tcPr>
            <w:tcW w:w="980" w:type="dxa"/>
            <w:tcBorders>
              <w:top w:val="nil"/>
              <w:left w:val="nil"/>
              <w:bottom w:val="single" w:sz="4" w:space="0" w:color="3F3F3F"/>
              <w:right w:val="single" w:sz="4" w:space="0" w:color="3F3F3F"/>
            </w:tcBorders>
            <w:shd w:val="clear" w:color="000000" w:fill="F2F2F2"/>
            <w:noWrap/>
            <w:vAlign w:val="bottom"/>
            <w:hideMark/>
          </w:tcPr>
          <w:p w14:paraId="0480FECE"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0.012709</w:t>
            </w:r>
          </w:p>
        </w:tc>
        <w:tc>
          <w:tcPr>
            <w:tcW w:w="980" w:type="dxa"/>
            <w:tcBorders>
              <w:top w:val="nil"/>
              <w:left w:val="nil"/>
              <w:bottom w:val="single" w:sz="4" w:space="0" w:color="3F3F3F"/>
              <w:right w:val="single" w:sz="4" w:space="0" w:color="3F3F3F"/>
            </w:tcBorders>
            <w:shd w:val="clear" w:color="000000" w:fill="F2F2F2"/>
            <w:noWrap/>
            <w:vAlign w:val="bottom"/>
            <w:hideMark/>
          </w:tcPr>
          <w:p w14:paraId="63BBE4F9"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0.012539</w:t>
            </w:r>
          </w:p>
        </w:tc>
        <w:tc>
          <w:tcPr>
            <w:tcW w:w="980" w:type="dxa"/>
            <w:tcBorders>
              <w:top w:val="nil"/>
              <w:left w:val="nil"/>
              <w:bottom w:val="single" w:sz="4" w:space="0" w:color="3F3F3F"/>
              <w:right w:val="single" w:sz="4" w:space="0" w:color="3F3F3F"/>
            </w:tcBorders>
            <w:shd w:val="clear" w:color="000000" w:fill="F2F2F2"/>
            <w:noWrap/>
            <w:vAlign w:val="bottom"/>
            <w:hideMark/>
          </w:tcPr>
          <w:p w14:paraId="3A4C10E1"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0.012802</w:t>
            </w:r>
          </w:p>
        </w:tc>
        <w:tc>
          <w:tcPr>
            <w:tcW w:w="980" w:type="dxa"/>
            <w:tcBorders>
              <w:top w:val="nil"/>
              <w:left w:val="nil"/>
              <w:bottom w:val="single" w:sz="4" w:space="0" w:color="3F3F3F"/>
              <w:right w:val="single" w:sz="4" w:space="0" w:color="3F3F3F"/>
            </w:tcBorders>
            <w:shd w:val="clear" w:color="000000" w:fill="F2F2F2"/>
            <w:noWrap/>
            <w:vAlign w:val="bottom"/>
            <w:hideMark/>
          </w:tcPr>
          <w:p w14:paraId="13305B36"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0.666667</w:t>
            </w:r>
          </w:p>
        </w:tc>
      </w:tr>
      <w:tr w:rsidR="0086038D" w:rsidRPr="0086038D" w14:paraId="6691F642" w14:textId="77777777" w:rsidTr="0086038D">
        <w:trPr>
          <w:trHeight w:val="300"/>
        </w:trPr>
        <w:tc>
          <w:tcPr>
            <w:tcW w:w="960" w:type="dxa"/>
            <w:tcBorders>
              <w:top w:val="nil"/>
              <w:left w:val="single" w:sz="4" w:space="0" w:color="7F7F7F"/>
              <w:bottom w:val="single" w:sz="4" w:space="0" w:color="7F7F7F"/>
              <w:right w:val="single" w:sz="4" w:space="0" w:color="7F7F7F"/>
            </w:tcBorders>
            <w:shd w:val="clear" w:color="000000" w:fill="FFCC99"/>
            <w:noWrap/>
            <w:vAlign w:val="bottom"/>
            <w:hideMark/>
          </w:tcPr>
          <w:p w14:paraId="32E6455F" w14:textId="77777777" w:rsidR="0086038D" w:rsidRPr="0086038D" w:rsidRDefault="0086038D" w:rsidP="0086038D">
            <w:pPr>
              <w:spacing w:after="0" w:line="240" w:lineRule="auto"/>
              <w:rPr>
                <w:rFonts w:ascii="Aptos Narrow" w:eastAsia="Times New Roman" w:hAnsi="Aptos Narrow" w:cs="Times New Roman"/>
                <w:color w:val="3F3F76"/>
                <w:kern w:val="0"/>
                <w:sz w:val="18"/>
                <w:szCs w:val="18"/>
                <w:lang w:eastAsia="en-GB"/>
                <w14:ligatures w14:val="none"/>
              </w:rPr>
            </w:pPr>
            <w:r w:rsidRPr="0086038D">
              <w:rPr>
                <w:rFonts w:ascii="Aptos Narrow" w:eastAsia="Times New Roman" w:hAnsi="Aptos Narrow" w:cs="Times New Roman"/>
                <w:color w:val="3F3F76"/>
                <w:kern w:val="0"/>
                <w:sz w:val="18"/>
                <w:szCs w:val="18"/>
                <w:lang w:eastAsia="en-GB"/>
                <w14:ligatures w14:val="none"/>
              </w:rPr>
              <w:t>25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47002241"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81186190000</w:t>
            </w:r>
          </w:p>
        </w:tc>
        <w:tc>
          <w:tcPr>
            <w:tcW w:w="1360" w:type="dxa"/>
            <w:tcBorders>
              <w:top w:val="nil"/>
              <w:left w:val="nil"/>
              <w:bottom w:val="single" w:sz="4" w:space="0" w:color="3F3F3F"/>
              <w:right w:val="single" w:sz="4" w:space="0" w:color="3F3F3F"/>
            </w:tcBorders>
            <w:shd w:val="clear" w:color="000000" w:fill="F2F2F2"/>
            <w:noWrap/>
            <w:vAlign w:val="bottom"/>
            <w:hideMark/>
          </w:tcPr>
          <w:p w14:paraId="6B2F0229"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284931.9114</w:t>
            </w:r>
          </w:p>
        </w:tc>
        <w:tc>
          <w:tcPr>
            <w:tcW w:w="1340" w:type="dxa"/>
            <w:tcBorders>
              <w:top w:val="nil"/>
              <w:left w:val="nil"/>
              <w:bottom w:val="single" w:sz="4" w:space="0" w:color="3F3F3F"/>
              <w:right w:val="single" w:sz="4" w:space="0" w:color="3F3F3F"/>
            </w:tcBorders>
            <w:shd w:val="clear" w:color="000000" w:fill="F2F2F2"/>
            <w:noWrap/>
            <w:vAlign w:val="bottom"/>
            <w:hideMark/>
          </w:tcPr>
          <w:p w14:paraId="0572C3FA"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266407.885</w:t>
            </w:r>
          </w:p>
        </w:tc>
        <w:tc>
          <w:tcPr>
            <w:tcW w:w="980" w:type="dxa"/>
            <w:tcBorders>
              <w:top w:val="nil"/>
              <w:left w:val="nil"/>
              <w:bottom w:val="single" w:sz="4" w:space="0" w:color="3F3F3F"/>
              <w:right w:val="single" w:sz="4" w:space="0" w:color="3F3F3F"/>
            </w:tcBorders>
            <w:shd w:val="clear" w:color="000000" w:fill="F2F2F2"/>
            <w:noWrap/>
            <w:vAlign w:val="bottom"/>
            <w:hideMark/>
          </w:tcPr>
          <w:p w14:paraId="1ED502A6"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0.013664</w:t>
            </w:r>
          </w:p>
        </w:tc>
        <w:tc>
          <w:tcPr>
            <w:tcW w:w="980" w:type="dxa"/>
            <w:tcBorders>
              <w:top w:val="nil"/>
              <w:left w:val="nil"/>
              <w:bottom w:val="single" w:sz="4" w:space="0" w:color="3F3F3F"/>
              <w:right w:val="single" w:sz="4" w:space="0" w:color="3F3F3F"/>
            </w:tcBorders>
            <w:shd w:val="clear" w:color="000000" w:fill="F2F2F2"/>
            <w:noWrap/>
            <w:vAlign w:val="bottom"/>
            <w:hideMark/>
          </w:tcPr>
          <w:p w14:paraId="6CD34FF3"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0.01417</w:t>
            </w:r>
          </w:p>
        </w:tc>
        <w:tc>
          <w:tcPr>
            <w:tcW w:w="980" w:type="dxa"/>
            <w:tcBorders>
              <w:top w:val="nil"/>
              <w:left w:val="nil"/>
              <w:bottom w:val="single" w:sz="4" w:space="0" w:color="3F3F3F"/>
              <w:right w:val="single" w:sz="4" w:space="0" w:color="3F3F3F"/>
            </w:tcBorders>
            <w:shd w:val="clear" w:color="000000" w:fill="F2F2F2"/>
            <w:noWrap/>
            <w:vAlign w:val="bottom"/>
            <w:hideMark/>
          </w:tcPr>
          <w:p w14:paraId="01AF1F95"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0.013771</w:t>
            </w:r>
          </w:p>
        </w:tc>
        <w:tc>
          <w:tcPr>
            <w:tcW w:w="980" w:type="dxa"/>
            <w:tcBorders>
              <w:top w:val="nil"/>
              <w:left w:val="nil"/>
              <w:bottom w:val="single" w:sz="4" w:space="0" w:color="3F3F3F"/>
              <w:right w:val="single" w:sz="4" w:space="0" w:color="3F3F3F"/>
            </w:tcBorders>
            <w:shd w:val="clear" w:color="000000" w:fill="F2F2F2"/>
            <w:noWrap/>
            <w:vAlign w:val="bottom"/>
            <w:hideMark/>
          </w:tcPr>
          <w:p w14:paraId="365B45CF"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0.666667</w:t>
            </w:r>
          </w:p>
        </w:tc>
      </w:tr>
      <w:tr w:rsidR="0086038D" w:rsidRPr="0086038D" w14:paraId="5A203052" w14:textId="77777777" w:rsidTr="0086038D">
        <w:trPr>
          <w:trHeight w:val="300"/>
        </w:trPr>
        <w:tc>
          <w:tcPr>
            <w:tcW w:w="960" w:type="dxa"/>
            <w:tcBorders>
              <w:top w:val="nil"/>
              <w:left w:val="single" w:sz="4" w:space="0" w:color="7F7F7F"/>
              <w:bottom w:val="single" w:sz="4" w:space="0" w:color="7F7F7F"/>
              <w:right w:val="single" w:sz="4" w:space="0" w:color="7F7F7F"/>
            </w:tcBorders>
            <w:shd w:val="clear" w:color="000000" w:fill="FFCC99"/>
            <w:noWrap/>
            <w:vAlign w:val="bottom"/>
            <w:hideMark/>
          </w:tcPr>
          <w:p w14:paraId="08A12D94" w14:textId="77777777" w:rsidR="0086038D" w:rsidRPr="0086038D" w:rsidRDefault="0086038D" w:rsidP="0086038D">
            <w:pPr>
              <w:spacing w:after="0" w:line="240" w:lineRule="auto"/>
              <w:rPr>
                <w:rFonts w:ascii="Aptos Narrow" w:eastAsia="Times New Roman" w:hAnsi="Aptos Narrow" w:cs="Times New Roman"/>
                <w:color w:val="3F3F76"/>
                <w:kern w:val="0"/>
                <w:sz w:val="18"/>
                <w:szCs w:val="18"/>
                <w:lang w:eastAsia="en-GB"/>
                <w14:ligatures w14:val="none"/>
              </w:rPr>
            </w:pPr>
            <w:r w:rsidRPr="0086038D">
              <w:rPr>
                <w:rFonts w:ascii="Aptos Narrow" w:eastAsia="Times New Roman" w:hAnsi="Aptos Narrow" w:cs="Times New Roman"/>
                <w:color w:val="3F3F76"/>
                <w:kern w:val="0"/>
                <w:sz w:val="18"/>
                <w:szCs w:val="18"/>
                <w:lang w:eastAsia="en-GB"/>
                <w14:ligatures w14:val="none"/>
              </w:rPr>
              <w:t>26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2A5E33F3"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92013970000</w:t>
            </w:r>
          </w:p>
        </w:tc>
        <w:tc>
          <w:tcPr>
            <w:tcW w:w="1360" w:type="dxa"/>
            <w:tcBorders>
              <w:top w:val="nil"/>
              <w:left w:val="nil"/>
              <w:bottom w:val="single" w:sz="4" w:space="0" w:color="3F3F3F"/>
              <w:right w:val="single" w:sz="4" w:space="0" w:color="3F3F3F"/>
            </w:tcBorders>
            <w:shd w:val="clear" w:color="000000" w:fill="F2F2F2"/>
            <w:noWrap/>
            <w:vAlign w:val="bottom"/>
            <w:hideMark/>
          </w:tcPr>
          <w:p w14:paraId="7AFBB90E"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303338.0412</w:t>
            </w:r>
          </w:p>
        </w:tc>
        <w:tc>
          <w:tcPr>
            <w:tcW w:w="1340" w:type="dxa"/>
            <w:tcBorders>
              <w:top w:val="nil"/>
              <w:left w:val="nil"/>
              <w:bottom w:val="single" w:sz="4" w:space="0" w:color="3F3F3F"/>
              <w:right w:val="single" w:sz="4" w:space="0" w:color="3F3F3F"/>
            </w:tcBorders>
            <w:shd w:val="clear" w:color="000000" w:fill="F2F2F2"/>
            <w:noWrap/>
            <w:vAlign w:val="bottom"/>
            <w:hideMark/>
          </w:tcPr>
          <w:p w14:paraId="25F74EBD"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285678.8531</w:t>
            </w:r>
          </w:p>
        </w:tc>
        <w:tc>
          <w:tcPr>
            <w:tcW w:w="980" w:type="dxa"/>
            <w:tcBorders>
              <w:top w:val="nil"/>
              <w:left w:val="nil"/>
              <w:bottom w:val="single" w:sz="4" w:space="0" w:color="3F3F3F"/>
              <w:right w:val="single" w:sz="4" w:space="0" w:color="3F3F3F"/>
            </w:tcBorders>
            <w:shd w:val="clear" w:color="000000" w:fill="F2F2F2"/>
            <w:noWrap/>
            <w:vAlign w:val="bottom"/>
            <w:hideMark/>
          </w:tcPr>
          <w:p w14:paraId="1B947DDB"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0.014698</w:t>
            </w:r>
          </w:p>
        </w:tc>
        <w:tc>
          <w:tcPr>
            <w:tcW w:w="980" w:type="dxa"/>
            <w:tcBorders>
              <w:top w:val="nil"/>
              <w:left w:val="nil"/>
              <w:bottom w:val="single" w:sz="4" w:space="0" w:color="3F3F3F"/>
              <w:right w:val="single" w:sz="4" w:space="0" w:color="3F3F3F"/>
            </w:tcBorders>
            <w:shd w:val="clear" w:color="000000" w:fill="F2F2F2"/>
            <w:noWrap/>
            <w:vAlign w:val="bottom"/>
            <w:hideMark/>
          </w:tcPr>
          <w:p w14:paraId="2AAD0231"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0.016686</w:t>
            </w:r>
          </w:p>
        </w:tc>
        <w:tc>
          <w:tcPr>
            <w:tcW w:w="980" w:type="dxa"/>
            <w:tcBorders>
              <w:top w:val="nil"/>
              <w:left w:val="nil"/>
              <w:bottom w:val="single" w:sz="4" w:space="0" w:color="3F3F3F"/>
              <w:right w:val="single" w:sz="4" w:space="0" w:color="3F3F3F"/>
            </w:tcBorders>
            <w:shd w:val="clear" w:color="000000" w:fill="F2F2F2"/>
            <w:noWrap/>
            <w:vAlign w:val="bottom"/>
            <w:hideMark/>
          </w:tcPr>
          <w:p w14:paraId="4A39DE27"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0.014821</w:t>
            </w:r>
          </w:p>
        </w:tc>
        <w:tc>
          <w:tcPr>
            <w:tcW w:w="980" w:type="dxa"/>
            <w:tcBorders>
              <w:top w:val="nil"/>
              <w:left w:val="nil"/>
              <w:bottom w:val="single" w:sz="4" w:space="0" w:color="3F3F3F"/>
              <w:right w:val="single" w:sz="4" w:space="0" w:color="3F3F3F"/>
            </w:tcBorders>
            <w:shd w:val="clear" w:color="000000" w:fill="F2F2F2"/>
            <w:noWrap/>
            <w:vAlign w:val="bottom"/>
            <w:hideMark/>
          </w:tcPr>
          <w:p w14:paraId="290C5B88"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0.666667</w:t>
            </w:r>
          </w:p>
        </w:tc>
      </w:tr>
      <w:tr w:rsidR="0086038D" w:rsidRPr="0086038D" w14:paraId="4BDAA105" w14:textId="77777777" w:rsidTr="0086038D">
        <w:trPr>
          <w:trHeight w:val="300"/>
        </w:trPr>
        <w:tc>
          <w:tcPr>
            <w:tcW w:w="960" w:type="dxa"/>
            <w:tcBorders>
              <w:top w:val="nil"/>
              <w:left w:val="single" w:sz="4" w:space="0" w:color="7F7F7F"/>
              <w:bottom w:val="single" w:sz="4" w:space="0" w:color="7F7F7F"/>
              <w:right w:val="single" w:sz="4" w:space="0" w:color="7F7F7F"/>
            </w:tcBorders>
            <w:shd w:val="clear" w:color="000000" w:fill="FFCC99"/>
            <w:noWrap/>
            <w:vAlign w:val="bottom"/>
            <w:hideMark/>
          </w:tcPr>
          <w:p w14:paraId="1FEA914F" w14:textId="77777777" w:rsidR="0086038D" w:rsidRPr="0086038D" w:rsidRDefault="0086038D" w:rsidP="0086038D">
            <w:pPr>
              <w:spacing w:after="0" w:line="240" w:lineRule="auto"/>
              <w:rPr>
                <w:rFonts w:ascii="Aptos Narrow" w:eastAsia="Times New Roman" w:hAnsi="Aptos Narrow" w:cs="Times New Roman"/>
                <w:color w:val="3F3F76"/>
                <w:kern w:val="0"/>
                <w:sz w:val="18"/>
                <w:szCs w:val="18"/>
                <w:lang w:eastAsia="en-GB"/>
                <w14:ligatures w14:val="none"/>
              </w:rPr>
            </w:pPr>
            <w:r w:rsidRPr="0086038D">
              <w:rPr>
                <w:rFonts w:ascii="Aptos Narrow" w:eastAsia="Times New Roman" w:hAnsi="Aptos Narrow" w:cs="Times New Roman"/>
                <w:color w:val="3F3F76"/>
                <w:kern w:val="0"/>
                <w:sz w:val="18"/>
                <w:szCs w:val="18"/>
                <w:lang w:eastAsia="en-GB"/>
                <w14:ligatures w14:val="none"/>
              </w:rPr>
              <w:t>27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04D53D2C"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1.06041E+11</w:t>
            </w:r>
          </w:p>
        </w:tc>
        <w:tc>
          <w:tcPr>
            <w:tcW w:w="1360" w:type="dxa"/>
            <w:tcBorders>
              <w:top w:val="nil"/>
              <w:left w:val="nil"/>
              <w:bottom w:val="single" w:sz="4" w:space="0" w:color="3F3F3F"/>
              <w:right w:val="single" w:sz="4" w:space="0" w:color="3F3F3F"/>
            </w:tcBorders>
            <w:shd w:val="clear" w:color="000000" w:fill="F2F2F2"/>
            <w:noWrap/>
            <w:vAlign w:val="bottom"/>
            <w:hideMark/>
          </w:tcPr>
          <w:p w14:paraId="039880AD"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325639.7005</w:t>
            </w:r>
          </w:p>
        </w:tc>
        <w:tc>
          <w:tcPr>
            <w:tcW w:w="1340" w:type="dxa"/>
            <w:tcBorders>
              <w:top w:val="nil"/>
              <w:left w:val="nil"/>
              <w:bottom w:val="single" w:sz="4" w:space="0" w:color="3F3F3F"/>
              <w:right w:val="single" w:sz="4" w:space="0" w:color="3F3F3F"/>
            </w:tcBorders>
            <w:shd w:val="clear" w:color="000000" w:fill="F2F2F2"/>
            <w:noWrap/>
            <w:vAlign w:val="bottom"/>
            <w:hideMark/>
          </w:tcPr>
          <w:p w14:paraId="0C8D2F76"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306927.0256</w:t>
            </w:r>
          </w:p>
        </w:tc>
        <w:tc>
          <w:tcPr>
            <w:tcW w:w="980" w:type="dxa"/>
            <w:tcBorders>
              <w:top w:val="nil"/>
              <w:left w:val="nil"/>
              <w:bottom w:val="single" w:sz="4" w:space="0" w:color="3F3F3F"/>
              <w:right w:val="single" w:sz="4" w:space="0" w:color="3F3F3F"/>
            </w:tcBorders>
            <w:shd w:val="clear" w:color="000000" w:fill="F2F2F2"/>
            <w:noWrap/>
            <w:vAlign w:val="bottom"/>
            <w:hideMark/>
          </w:tcPr>
          <w:p w14:paraId="1F6287B4"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0.015856</w:t>
            </w:r>
          </w:p>
        </w:tc>
        <w:tc>
          <w:tcPr>
            <w:tcW w:w="980" w:type="dxa"/>
            <w:tcBorders>
              <w:top w:val="nil"/>
              <w:left w:val="nil"/>
              <w:bottom w:val="single" w:sz="4" w:space="0" w:color="3F3F3F"/>
              <w:right w:val="single" w:sz="4" w:space="0" w:color="3F3F3F"/>
            </w:tcBorders>
            <w:shd w:val="clear" w:color="000000" w:fill="F2F2F2"/>
            <w:noWrap/>
            <w:vAlign w:val="bottom"/>
            <w:hideMark/>
          </w:tcPr>
          <w:p w14:paraId="21FCC2F5"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0.019253</w:t>
            </w:r>
          </w:p>
        </w:tc>
        <w:tc>
          <w:tcPr>
            <w:tcW w:w="980" w:type="dxa"/>
            <w:tcBorders>
              <w:top w:val="nil"/>
              <w:left w:val="nil"/>
              <w:bottom w:val="single" w:sz="4" w:space="0" w:color="3F3F3F"/>
              <w:right w:val="single" w:sz="4" w:space="0" w:color="3F3F3F"/>
            </w:tcBorders>
            <w:shd w:val="clear" w:color="000000" w:fill="F2F2F2"/>
            <w:noWrap/>
            <w:vAlign w:val="bottom"/>
            <w:hideMark/>
          </w:tcPr>
          <w:p w14:paraId="78CFFE2D"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0.016</w:t>
            </w:r>
          </w:p>
        </w:tc>
        <w:tc>
          <w:tcPr>
            <w:tcW w:w="980" w:type="dxa"/>
            <w:tcBorders>
              <w:top w:val="nil"/>
              <w:left w:val="nil"/>
              <w:bottom w:val="single" w:sz="4" w:space="0" w:color="3F3F3F"/>
              <w:right w:val="single" w:sz="4" w:space="0" w:color="3F3F3F"/>
            </w:tcBorders>
            <w:shd w:val="clear" w:color="000000" w:fill="F2F2F2"/>
            <w:noWrap/>
            <w:vAlign w:val="bottom"/>
            <w:hideMark/>
          </w:tcPr>
          <w:p w14:paraId="5E5707FF"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0.666667</w:t>
            </w:r>
          </w:p>
        </w:tc>
      </w:tr>
      <w:tr w:rsidR="0086038D" w:rsidRPr="0086038D" w14:paraId="5C14A1F2" w14:textId="77777777" w:rsidTr="0086038D">
        <w:trPr>
          <w:trHeight w:val="300"/>
        </w:trPr>
        <w:tc>
          <w:tcPr>
            <w:tcW w:w="960" w:type="dxa"/>
            <w:tcBorders>
              <w:top w:val="nil"/>
              <w:left w:val="single" w:sz="4" w:space="0" w:color="7F7F7F"/>
              <w:bottom w:val="single" w:sz="4" w:space="0" w:color="7F7F7F"/>
              <w:right w:val="single" w:sz="4" w:space="0" w:color="7F7F7F"/>
            </w:tcBorders>
            <w:shd w:val="clear" w:color="000000" w:fill="FFCC99"/>
            <w:noWrap/>
            <w:vAlign w:val="bottom"/>
            <w:hideMark/>
          </w:tcPr>
          <w:p w14:paraId="1D601F6D" w14:textId="77777777" w:rsidR="0086038D" w:rsidRPr="0086038D" w:rsidRDefault="0086038D" w:rsidP="0086038D">
            <w:pPr>
              <w:spacing w:after="0" w:line="240" w:lineRule="auto"/>
              <w:rPr>
                <w:rFonts w:ascii="Aptos Narrow" w:eastAsia="Times New Roman" w:hAnsi="Aptos Narrow" w:cs="Times New Roman"/>
                <w:color w:val="3F3F76"/>
                <w:kern w:val="0"/>
                <w:sz w:val="18"/>
                <w:szCs w:val="18"/>
                <w:lang w:eastAsia="en-GB"/>
                <w14:ligatures w14:val="none"/>
              </w:rPr>
            </w:pPr>
            <w:r w:rsidRPr="0086038D">
              <w:rPr>
                <w:rFonts w:ascii="Aptos Narrow" w:eastAsia="Times New Roman" w:hAnsi="Aptos Narrow" w:cs="Times New Roman"/>
                <w:color w:val="3F3F76"/>
                <w:kern w:val="0"/>
                <w:sz w:val="18"/>
                <w:szCs w:val="18"/>
                <w:lang w:eastAsia="en-GB"/>
                <w14:ligatures w14:val="none"/>
              </w:rPr>
              <w:t>28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0BA24D93"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1.2285E+11</w:t>
            </w:r>
          </w:p>
        </w:tc>
        <w:tc>
          <w:tcPr>
            <w:tcW w:w="1360" w:type="dxa"/>
            <w:tcBorders>
              <w:top w:val="nil"/>
              <w:left w:val="nil"/>
              <w:bottom w:val="single" w:sz="4" w:space="0" w:color="3F3F3F"/>
              <w:right w:val="single" w:sz="4" w:space="0" w:color="3F3F3F"/>
            </w:tcBorders>
            <w:shd w:val="clear" w:color="000000" w:fill="F2F2F2"/>
            <w:noWrap/>
            <w:vAlign w:val="bottom"/>
            <w:hideMark/>
          </w:tcPr>
          <w:p w14:paraId="6C86C3FC"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350499.6845</w:t>
            </w:r>
          </w:p>
        </w:tc>
        <w:tc>
          <w:tcPr>
            <w:tcW w:w="1340" w:type="dxa"/>
            <w:tcBorders>
              <w:top w:val="nil"/>
              <w:left w:val="nil"/>
              <w:bottom w:val="single" w:sz="4" w:space="0" w:color="3F3F3F"/>
              <w:right w:val="single" w:sz="4" w:space="0" w:color="3F3F3F"/>
            </w:tcBorders>
            <w:shd w:val="clear" w:color="000000" w:fill="F2F2F2"/>
            <w:noWrap/>
            <w:vAlign w:val="bottom"/>
            <w:hideMark/>
          </w:tcPr>
          <w:p w14:paraId="0919949C"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328110.1348</w:t>
            </w:r>
          </w:p>
        </w:tc>
        <w:tc>
          <w:tcPr>
            <w:tcW w:w="980" w:type="dxa"/>
            <w:tcBorders>
              <w:top w:val="nil"/>
              <w:left w:val="nil"/>
              <w:bottom w:val="single" w:sz="4" w:space="0" w:color="3F3F3F"/>
              <w:right w:val="single" w:sz="4" w:space="0" w:color="3F3F3F"/>
            </w:tcBorders>
            <w:shd w:val="clear" w:color="000000" w:fill="F2F2F2"/>
            <w:noWrap/>
            <w:vAlign w:val="bottom"/>
            <w:hideMark/>
          </w:tcPr>
          <w:p w14:paraId="3566D41A"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0.017012</w:t>
            </w:r>
          </w:p>
        </w:tc>
        <w:tc>
          <w:tcPr>
            <w:tcW w:w="980" w:type="dxa"/>
            <w:tcBorders>
              <w:top w:val="nil"/>
              <w:left w:val="nil"/>
              <w:bottom w:val="single" w:sz="4" w:space="0" w:color="3F3F3F"/>
              <w:right w:val="single" w:sz="4" w:space="0" w:color="3F3F3F"/>
            </w:tcBorders>
            <w:shd w:val="clear" w:color="000000" w:fill="F2F2F2"/>
            <w:noWrap/>
            <w:vAlign w:val="bottom"/>
            <w:hideMark/>
          </w:tcPr>
          <w:p w14:paraId="44E3C276"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0.020242</w:t>
            </w:r>
          </w:p>
        </w:tc>
        <w:tc>
          <w:tcPr>
            <w:tcW w:w="980" w:type="dxa"/>
            <w:tcBorders>
              <w:top w:val="nil"/>
              <w:left w:val="nil"/>
              <w:bottom w:val="single" w:sz="4" w:space="0" w:color="3F3F3F"/>
              <w:right w:val="single" w:sz="4" w:space="0" w:color="3F3F3F"/>
            </w:tcBorders>
            <w:shd w:val="clear" w:color="000000" w:fill="F2F2F2"/>
            <w:noWrap/>
            <w:vAlign w:val="bottom"/>
            <w:hideMark/>
          </w:tcPr>
          <w:p w14:paraId="70A7FA9C"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0.017182</w:t>
            </w:r>
          </w:p>
        </w:tc>
        <w:tc>
          <w:tcPr>
            <w:tcW w:w="980" w:type="dxa"/>
            <w:tcBorders>
              <w:top w:val="nil"/>
              <w:left w:val="nil"/>
              <w:bottom w:val="single" w:sz="4" w:space="0" w:color="3F3F3F"/>
              <w:right w:val="single" w:sz="4" w:space="0" w:color="3F3F3F"/>
            </w:tcBorders>
            <w:shd w:val="clear" w:color="000000" w:fill="F2F2F2"/>
            <w:noWrap/>
            <w:vAlign w:val="bottom"/>
            <w:hideMark/>
          </w:tcPr>
          <w:p w14:paraId="77463964"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0.666667</w:t>
            </w:r>
          </w:p>
        </w:tc>
      </w:tr>
      <w:tr w:rsidR="0086038D" w:rsidRPr="0086038D" w14:paraId="3AA6C9E7" w14:textId="77777777" w:rsidTr="0086038D">
        <w:trPr>
          <w:trHeight w:val="300"/>
        </w:trPr>
        <w:tc>
          <w:tcPr>
            <w:tcW w:w="960" w:type="dxa"/>
            <w:tcBorders>
              <w:top w:val="nil"/>
              <w:left w:val="single" w:sz="4" w:space="0" w:color="7F7F7F"/>
              <w:bottom w:val="single" w:sz="4" w:space="0" w:color="7F7F7F"/>
              <w:right w:val="single" w:sz="4" w:space="0" w:color="7F7F7F"/>
            </w:tcBorders>
            <w:shd w:val="clear" w:color="000000" w:fill="FFCC99"/>
            <w:noWrap/>
            <w:vAlign w:val="bottom"/>
            <w:hideMark/>
          </w:tcPr>
          <w:p w14:paraId="1E959B0E" w14:textId="77777777" w:rsidR="0086038D" w:rsidRPr="0086038D" w:rsidRDefault="0086038D" w:rsidP="0086038D">
            <w:pPr>
              <w:spacing w:after="0" w:line="240" w:lineRule="auto"/>
              <w:rPr>
                <w:rFonts w:ascii="Aptos Narrow" w:eastAsia="Times New Roman" w:hAnsi="Aptos Narrow" w:cs="Times New Roman"/>
                <w:color w:val="3F3F76"/>
                <w:kern w:val="0"/>
                <w:sz w:val="18"/>
                <w:szCs w:val="18"/>
                <w:lang w:eastAsia="en-GB"/>
                <w14:ligatures w14:val="none"/>
              </w:rPr>
            </w:pPr>
            <w:r w:rsidRPr="0086038D">
              <w:rPr>
                <w:rFonts w:ascii="Aptos Narrow" w:eastAsia="Times New Roman" w:hAnsi="Aptos Narrow" w:cs="Times New Roman"/>
                <w:color w:val="3F3F76"/>
                <w:kern w:val="0"/>
                <w:sz w:val="18"/>
                <w:szCs w:val="18"/>
                <w:lang w:eastAsia="en-GB"/>
                <w14:ligatures w14:val="none"/>
              </w:rPr>
              <w:t>29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6C6A2F44"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1.38813E+11</w:t>
            </w:r>
          </w:p>
        </w:tc>
        <w:tc>
          <w:tcPr>
            <w:tcW w:w="1360" w:type="dxa"/>
            <w:tcBorders>
              <w:top w:val="nil"/>
              <w:left w:val="nil"/>
              <w:bottom w:val="single" w:sz="4" w:space="0" w:color="3F3F3F"/>
              <w:right w:val="single" w:sz="4" w:space="0" w:color="3F3F3F"/>
            </w:tcBorders>
            <w:shd w:val="clear" w:color="000000" w:fill="F2F2F2"/>
            <w:noWrap/>
            <w:vAlign w:val="bottom"/>
            <w:hideMark/>
          </w:tcPr>
          <w:p w14:paraId="40A432F9"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372576.2208</w:t>
            </w:r>
          </w:p>
        </w:tc>
        <w:tc>
          <w:tcPr>
            <w:tcW w:w="1340" w:type="dxa"/>
            <w:tcBorders>
              <w:top w:val="nil"/>
              <w:left w:val="nil"/>
              <w:bottom w:val="single" w:sz="4" w:space="0" w:color="3F3F3F"/>
              <w:right w:val="single" w:sz="4" w:space="0" w:color="3F3F3F"/>
            </w:tcBorders>
            <w:shd w:val="clear" w:color="000000" w:fill="F2F2F2"/>
            <w:noWrap/>
            <w:vAlign w:val="bottom"/>
            <w:hideMark/>
          </w:tcPr>
          <w:p w14:paraId="76444A41"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345553.2115</w:t>
            </w:r>
          </w:p>
        </w:tc>
        <w:tc>
          <w:tcPr>
            <w:tcW w:w="980" w:type="dxa"/>
            <w:tcBorders>
              <w:top w:val="nil"/>
              <w:left w:val="nil"/>
              <w:bottom w:val="single" w:sz="4" w:space="0" w:color="3F3F3F"/>
              <w:right w:val="single" w:sz="4" w:space="0" w:color="3F3F3F"/>
            </w:tcBorders>
            <w:shd w:val="clear" w:color="000000" w:fill="F2F2F2"/>
            <w:noWrap/>
            <w:vAlign w:val="bottom"/>
            <w:hideMark/>
          </w:tcPr>
          <w:p w14:paraId="34E18A9D"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0.017958</w:t>
            </w:r>
          </w:p>
        </w:tc>
        <w:tc>
          <w:tcPr>
            <w:tcW w:w="980" w:type="dxa"/>
            <w:tcBorders>
              <w:top w:val="nil"/>
              <w:left w:val="nil"/>
              <w:bottom w:val="single" w:sz="4" w:space="0" w:color="3F3F3F"/>
              <w:right w:val="single" w:sz="4" w:space="0" w:color="3F3F3F"/>
            </w:tcBorders>
            <w:shd w:val="clear" w:color="000000" w:fill="F2F2F2"/>
            <w:noWrap/>
            <w:vAlign w:val="bottom"/>
            <w:hideMark/>
          </w:tcPr>
          <w:p w14:paraId="4B8F6B32"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0.022077</w:t>
            </w:r>
          </w:p>
        </w:tc>
        <w:tc>
          <w:tcPr>
            <w:tcW w:w="980" w:type="dxa"/>
            <w:tcBorders>
              <w:top w:val="nil"/>
              <w:left w:val="nil"/>
              <w:bottom w:val="single" w:sz="4" w:space="0" w:color="3F3F3F"/>
              <w:right w:val="single" w:sz="4" w:space="0" w:color="3F3F3F"/>
            </w:tcBorders>
            <w:shd w:val="clear" w:color="000000" w:fill="F2F2F2"/>
            <w:noWrap/>
            <w:vAlign w:val="bottom"/>
            <w:hideMark/>
          </w:tcPr>
          <w:p w14:paraId="581045EA"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0.018152</w:t>
            </w:r>
          </w:p>
        </w:tc>
        <w:tc>
          <w:tcPr>
            <w:tcW w:w="980" w:type="dxa"/>
            <w:tcBorders>
              <w:top w:val="nil"/>
              <w:left w:val="nil"/>
              <w:bottom w:val="single" w:sz="4" w:space="0" w:color="3F3F3F"/>
              <w:right w:val="single" w:sz="4" w:space="0" w:color="3F3F3F"/>
            </w:tcBorders>
            <w:shd w:val="clear" w:color="000000" w:fill="F2F2F2"/>
            <w:noWrap/>
            <w:vAlign w:val="bottom"/>
            <w:hideMark/>
          </w:tcPr>
          <w:p w14:paraId="0356F94E"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0.666667</w:t>
            </w:r>
          </w:p>
        </w:tc>
      </w:tr>
      <w:tr w:rsidR="0086038D" w:rsidRPr="0086038D" w14:paraId="42B20FD6" w14:textId="77777777" w:rsidTr="0086038D">
        <w:trPr>
          <w:trHeight w:val="300"/>
        </w:trPr>
        <w:tc>
          <w:tcPr>
            <w:tcW w:w="960" w:type="dxa"/>
            <w:tcBorders>
              <w:top w:val="nil"/>
              <w:left w:val="single" w:sz="4" w:space="0" w:color="7F7F7F"/>
              <w:bottom w:val="single" w:sz="4" w:space="0" w:color="7F7F7F"/>
              <w:right w:val="single" w:sz="4" w:space="0" w:color="7F7F7F"/>
            </w:tcBorders>
            <w:shd w:val="clear" w:color="000000" w:fill="FFCC99"/>
            <w:noWrap/>
            <w:vAlign w:val="bottom"/>
            <w:hideMark/>
          </w:tcPr>
          <w:p w14:paraId="2B9C6EF9" w14:textId="77777777" w:rsidR="0086038D" w:rsidRPr="0086038D" w:rsidRDefault="0086038D" w:rsidP="0086038D">
            <w:pPr>
              <w:spacing w:after="0" w:line="240" w:lineRule="auto"/>
              <w:rPr>
                <w:rFonts w:ascii="Aptos Narrow" w:eastAsia="Times New Roman" w:hAnsi="Aptos Narrow" w:cs="Times New Roman"/>
                <w:color w:val="3F3F76"/>
                <w:kern w:val="0"/>
                <w:sz w:val="18"/>
                <w:szCs w:val="18"/>
                <w:lang w:eastAsia="en-GB"/>
                <w14:ligatures w14:val="none"/>
              </w:rPr>
            </w:pPr>
            <w:r w:rsidRPr="0086038D">
              <w:rPr>
                <w:rFonts w:ascii="Aptos Narrow" w:eastAsia="Times New Roman" w:hAnsi="Aptos Narrow" w:cs="Times New Roman"/>
                <w:color w:val="3F3F76"/>
                <w:kern w:val="0"/>
                <w:sz w:val="18"/>
                <w:szCs w:val="18"/>
                <w:lang w:eastAsia="en-GB"/>
                <w14:ligatures w14:val="none"/>
              </w:rPr>
              <w:t>30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2B5A07F2"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1.52994E+11</w:t>
            </w:r>
          </w:p>
        </w:tc>
        <w:tc>
          <w:tcPr>
            <w:tcW w:w="1360" w:type="dxa"/>
            <w:tcBorders>
              <w:top w:val="nil"/>
              <w:left w:val="nil"/>
              <w:bottom w:val="single" w:sz="4" w:space="0" w:color="3F3F3F"/>
              <w:right w:val="single" w:sz="4" w:space="0" w:color="3F3F3F"/>
            </w:tcBorders>
            <w:shd w:val="clear" w:color="000000" w:fill="F2F2F2"/>
            <w:noWrap/>
            <w:vAlign w:val="bottom"/>
            <w:hideMark/>
          </w:tcPr>
          <w:p w14:paraId="37EF9F50"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391144.8874</w:t>
            </w:r>
          </w:p>
        </w:tc>
        <w:tc>
          <w:tcPr>
            <w:tcW w:w="1340" w:type="dxa"/>
            <w:tcBorders>
              <w:top w:val="nil"/>
              <w:left w:val="nil"/>
              <w:bottom w:val="single" w:sz="4" w:space="0" w:color="3F3F3F"/>
              <w:right w:val="single" w:sz="4" w:space="0" w:color="3F3F3F"/>
            </w:tcBorders>
            <w:shd w:val="clear" w:color="000000" w:fill="F2F2F2"/>
            <w:noWrap/>
            <w:vAlign w:val="bottom"/>
            <w:hideMark/>
          </w:tcPr>
          <w:p w14:paraId="7EBF9614"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359368.7645</w:t>
            </w:r>
          </w:p>
        </w:tc>
        <w:tc>
          <w:tcPr>
            <w:tcW w:w="980" w:type="dxa"/>
            <w:tcBorders>
              <w:top w:val="nil"/>
              <w:left w:val="nil"/>
              <w:bottom w:val="single" w:sz="4" w:space="0" w:color="3F3F3F"/>
              <w:right w:val="single" w:sz="4" w:space="0" w:color="3F3F3F"/>
            </w:tcBorders>
            <w:shd w:val="clear" w:color="000000" w:fill="F2F2F2"/>
            <w:noWrap/>
            <w:vAlign w:val="bottom"/>
            <w:hideMark/>
          </w:tcPr>
          <w:p w14:paraId="16ED6B30"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0.01869</w:t>
            </w:r>
          </w:p>
        </w:tc>
        <w:tc>
          <w:tcPr>
            <w:tcW w:w="980" w:type="dxa"/>
            <w:tcBorders>
              <w:top w:val="nil"/>
              <w:left w:val="nil"/>
              <w:bottom w:val="single" w:sz="4" w:space="0" w:color="3F3F3F"/>
              <w:right w:val="single" w:sz="4" w:space="0" w:color="3F3F3F"/>
            </w:tcBorders>
            <w:shd w:val="clear" w:color="000000" w:fill="F2F2F2"/>
            <w:noWrap/>
            <w:vAlign w:val="bottom"/>
            <w:hideMark/>
          </w:tcPr>
          <w:p w14:paraId="2D35D5E6"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0.023056</w:t>
            </w:r>
          </w:p>
        </w:tc>
        <w:tc>
          <w:tcPr>
            <w:tcW w:w="980" w:type="dxa"/>
            <w:tcBorders>
              <w:top w:val="nil"/>
              <w:left w:val="nil"/>
              <w:bottom w:val="single" w:sz="4" w:space="0" w:color="3F3F3F"/>
              <w:right w:val="single" w:sz="4" w:space="0" w:color="3F3F3F"/>
            </w:tcBorders>
            <w:shd w:val="clear" w:color="000000" w:fill="F2F2F2"/>
            <w:noWrap/>
            <w:vAlign w:val="bottom"/>
            <w:hideMark/>
          </w:tcPr>
          <w:p w14:paraId="055B9AA5"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0.018905</w:t>
            </w:r>
          </w:p>
        </w:tc>
        <w:tc>
          <w:tcPr>
            <w:tcW w:w="980" w:type="dxa"/>
            <w:tcBorders>
              <w:top w:val="nil"/>
              <w:left w:val="nil"/>
              <w:bottom w:val="single" w:sz="4" w:space="0" w:color="3F3F3F"/>
              <w:right w:val="single" w:sz="4" w:space="0" w:color="3F3F3F"/>
            </w:tcBorders>
            <w:shd w:val="clear" w:color="000000" w:fill="F2F2F2"/>
            <w:noWrap/>
            <w:vAlign w:val="bottom"/>
            <w:hideMark/>
          </w:tcPr>
          <w:p w14:paraId="2648675D"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0.666667</w:t>
            </w:r>
          </w:p>
        </w:tc>
      </w:tr>
      <w:tr w:rsidR="0086038D" w:rsidRPr="0086038D" w14:paraId="25FC2994" w14:textId="77777777" w:rsidTr="0086038D">
        <w:trPr>
          <w:trHeight w:val="300"/>
        </w:trPr>
        <w:tc>
          <w:tcPr>
            <w:tcW w:w="960" w:type="dxa"/>
            <w:tcBorders>
              <w:top w:val="nil"/>
              <w:left w:val="nil"/>
              <w:bottom w:val="nil"/>
              <w:right w:val="nil"/>
            </w:tcBorders>
            <w:shd w:val="clear" w:color="auto" w:fill="auto"/>
            <w:noWrap/>
            <w:vAlign w:val="bottom"/>
            <w:hideMark/>
          </w:tcPr>
          <w:p w14:paraId="44164F4C"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p>
        </w:tc>
        <w:tc>
          <w:tcPr>
            <w:tcW w:w="1280" w:type="dxa"/>
            <w:tcBorders>
              <w:top w:val="single" w:sz="4" w:space="0" w:color="7F7F7F"/>
              <w:left w:val="single" w:sz="4" w:space="0" w:color="7F7F7F"/>
              <w:bottom w:val="single" w:sz="4" w:space="0" w:color="7F7F7F"/>
              <w:right w:val="single" w:sz="4" w:space="0" w:color="7F7F7F"/>
            </w:tcBorders>
            <w:shd w:val="clear" w:color="000000" w:fill="FFCC99"/>
            <w:noWrap/>
            <w:vAlign w:val="bottom"/>
            <w:hideMark/>
          </w:tcPr>
          <w:p w14:paraId="26ECE62F" w14:textId="77777777" w:rsidR="0086038D" w:rsidRPr="0086038D" w:rsidRDefault="0086038D" w:rsidP="0086038D">
            <w:pPr>
              <w:spacing w:after="0" w:line="240" w:lineRule="auto"/>
              <w:rPr>
                <w:rFonts w:ascii="Aptos Narrow" w:eastAsia="Times New Roman" w:hAnsi="Aptos Narrow" w:cs="Times New Roman"/>
                <w:color w:val="3F3F76"/>
                <w:kern w:val="0"/>
                <w:sz w:val="18"/>
                <w:szCs w:val="18"/>
                <w:lang w:eastAsia="en-GB"/>
                <w14:ligatures w14:val="none"/>
              </w:rPr>
            </w:pPr>
            <w:r w:rsidRPr="0086038D">
              <w:rPr>
                <w:rFonts w:ascii="Aptos Narrow" w:eastAsia="Times New Roman" w:hAnsi="Aptos Narrow" w:cs="Times New Roman"/>
                <w:color w:val="3F3F76"/>
                <w:kern w:val="0"/>
                <w:sz w:val="18"/>
                <w:szCs w:val="18"/>
                <w:lang w:eastAsia="en-GB"/>
                <w14:ligatures w14:val="none"/>
              </w:rPr>
              <w:t>Best Period</w:t>
            </w:r>
          </w:p>
        </w:tc>
        <w:tc>
          <w:tcPr>
            <w:tcW w:w="1360" w:type="dxa"/>
            <w:tcBorders>
              <w:top w:val="single" w:sz="4" w:space="0" w:color="7F7F7F"/>
              <w:left w:val="nil"/>
              <w:bottom w:val="single" w:sz="4" w:space="0" w:color="7F7F7F"/>
              <w:right w:val="single" w:sz="4" w:space="0" w:color="7F7F7F"/>
            </w:tcBorders>
            <w:shd w:val="clear" w:color="000000" w:fill="FFCC99"/>
            <w:noWrap/>
            <w:vAlign w:val="bottom"/>
            <w:hideMark/>
          </w:tcPr>
          <w:p w14:paraId="69476F2A" w14:textId="77777777" w:rsidR="0086038D" w:rsidRPr="0086038D" w:rsidRDefault="0086038D" w:rsidP="0086038D">
            <w:pPr>
              <w:spacing w:after="0" w:line="240" w:lineRule="auto"/>
              <w:rPr>
                <w:rFonts w:ascii="Aptos Narrow" w:eastAsia="Times New Roman" w:hAnsi="Aptos Narrow" w:cs="Times New Roman"/>
                <w:color w:val="3F3F76"/>
                <w:kern w:val="0"/>
                <w:sz w:val="18"/>
                <w:szCs w:val="18"/>
                <w:lang w:eastAsia="en-GB"/>
                <w14:ligatures w14:val="none"/>
              </w:rPr>
            </w:pPr>
            <w:r w:rsidRPr="0086038D">
              <w:rPr>
                <w:rFonts w:ascii="Aptos Narrow" w:eastAsia="Times New Roman" w:hAnsi="Aptos Narrow" w:cs="Times New Roman"/>
                <w:color w:val="3F3F76"/>
                <w:kern w:val="0"/>
                <w:sz w:val="18"/>
                <w:szCs w:val="18"/>
                <w:lang w:eastAsia="en-GB"/>
                <w14:ligatures w14:val="none"/>
              </w:rPr>
              <w:t>Best Horizon</w:t>
            </w:r>
          </w:p>
        </w:tc>
        <w:tc>
          <w:tcPr>
            <w:tcW w:w="1340" w:type="dxa"/>
            <w:tcBorders>
              <w:top w:val="single" w:sz="4" w:space="0" w:color="7F7F7F"/>
              <w:left w:val="nil"/>
              <w:bottom w:val="single" w:sz="4" w:space="0" w:color="7F7F7F"/>
              <w:right w:val="single" w:sz="4" w:space="0" w:color="7F7F7F"/>
            </w:tcBorders>
            <w:shd w:val="clear" w:color="000000" w:fill="FFCC99"/>
            <w:noWrap/>
            <w:vAlign w:val="bottom"/>
            <w:hideMark/>
          </w:tcPr>
          <w:p w14:paraId="74809325" w14:textId="77777777" w:rsidR="0086038D" w:rsidRPr="0086038D" w:rsidRDefault="0086038D" w:rsidP="0086038D">
            <w:pPr>
              <w:spacing w:after="0" w:line="240" w:lineRule="auto"/>
              <w:rPr>
                <w:rFonts w:ascii="Aptos Narrow" w:eastAsia="Times New Roman" w:hAnsi="Aptos Narrow" w:cs="Times New Roman"/>
                <w:color w:val="3F3F76"/>
                <w:kern w:val="0"/>
                <w:sz w:val="18"/>
                <w:szCs w:val="18"/>
                <w:lang w:eastAsia="en-GB"/>
                <w14:ligatures w14:val="none"/>
              </w:rPr>
            </w:pPr>
            <w:r w:rsidRPr="0086038D">
              <w:rPr>
                <w:rFonts w:ascii="Aptos Narrow" w:eastAsia="Times New Roman" w:hAnsi="Aptos Narrow" w:cs="Times New Roman"/>
                <w:color w:val="3F3F76"/>
                <w:kern w:val="0"/>
                <w:sz w:val="18"/>
                <w:szCs w:val="18"/>
                <w:lang w:eastAsia="en-GB"/>
                <w14:ligatures w14:val="none"/>
              </w:rPr>
              <w:t>Best Coverage</w:t>
            </w:r>
          </w:p>
        </w:tc>
        <w:tc>
          <w:tcPr>
            <w:tcW w:w="980" w:type="dxa"/>
            <w:tcBorders>
              <w:top w:val="nil"/>
              <w:left w:val="nil"/>
              <w:bottom w:val="nil"/>
              <w:right w:val="nil"/>
            </w:tcBorders>
            <w:shd w:val="clear" w:color="auto" w:fill="auto"/>
            <w:noWrap/>
            <w:vAlign w:val="bottom"/>
            <w:hideMark/>
          </w:tcPr>
          <w:p w14:paraId="0399DA12" w14:textId="77777777" w:rsidR="0086038D" w:rsidRPr="0086038D" w:rsidRDefault="0086038D" w:rsidP="0086038D">
            <w:pPr>
              <w:spacing w:after="0" w:line="240" w:lineRule="auto"/>
              <w:rPr>
                <w:rFonts w:ascii="Aptos Narrow" w:eastAsia="Times New Roman" w:hAnsi="Aptos Narrow" w:cs="Times New Roman"/>
                <w:color w:val="3F3F76"/>
                <w:kern w:val="0"/>
                <w:sz w:val="18"/>
                <w:szCs w:val="18"/>
                <w:lang w:eastAsia="en-GB"/>
                <w14:ligatures w14:val="none"/>
              </w:rPr>
            </w:pPr>
          </w:p>
        </w:tc>
        <w:tc>
          <w:tcPr>
            <w:tcW w:w="980" w:type="dxa"/>
            <w:tcBorders>
              <w:top w:val="nil"/>
              <w:left w:val="nil"/>
              <w:bottom w:val="nil"/>
              <w:right w:val="nil"/>
            </w:tcBorders>
            <w:shd w:val="clear" w:color="auto" w:fill="auto"/>
            <w:noWrap/>
            <w:vAlign w:val="bottom"/>
            <w:hideMark/>
          </w:tcPr>
          <w:p w14:paraId="404FA01B" w14:textId="77777777" w:rsidR="0086038D" w:rsidRPr="0086038D" w:rsidRDefault="0086038D" w:rsidP="0086038D">
            <w:pPr>
              <w:spacing w:after="0" w:line="240" w:lineRule="auto"/>
              <w:rPr>
                <w:rFonts w:ascii="Times New Roman" w:eastAsia="Times New Roman" w:hAnsi="Times New Roman" w:cs="Times New Roman"/>
                <w:kern w:val="0"/>
                <w:sz w:val="20"/>
                <w:szCs w:val="20"/>
                <w:lang w:eastAsia="en-GB"/>
                <w14:ligatures w14:val="none"/>
              </w:rPr>
            </w:pPr>
          </w:p>
        </w:tc>
        <w:tc>
          <w:tcPr>
            <w:tcW w:w="980" w:type="dxa"/>
            <w:tcBorders>
              <w:top w:val="nil"/>
              <w:left w:val="nil"/>
              <w:bottom w:val="nil"/>
              <w:right w:val="nil"/>
            </w:tcBorders>
            <w:shd w:val="clear" w:color="auto" w:fill="auto"/>
            <w:noWrap/>
            <w:vAlign w:val="bottom"/>
            <w:hideMark/>
          </w:tcPr>
          <w:p w14:paraId="49BE1528" w14:textId="77777777" w:rsidR="0086038D" w:rsidRPr="0086038D" w:rsidRDefault="0086038D" w:rsidP="0086038D">
            <w:pPr>
              <w:spacing w:after="0" w:line="240" w:lineRule="auto"/>
              <w:rPr>
                <w:rFonts w:ascii="Times New Roman" w:eastAsia="Times New Roman" w:hAnsi="Times New Roman" w:cs="Times New Roman"/>
                <w:kern w:val="0"/>
                <w:sz w:val="20"/>
                <w:szCs w:val="20"/>
                <w:lang w:eastAsia="en-GB"/>
                <w14:ligatures w14:val="none"/>
              </w:rPr>
            </w:pPr>
          </w:p>
        </w:tc>
        <w:tc>
          <w:tcPr>
            <w:tcW w:w="980" w:type="dxa"/>
            <w:tcBorders>
              <w:top w:val="nil"/>
              <w:left w:val="nil"/>
              <w:bottom w:val="nil"/>
              <w:right w:val="nil"/>
            </w:tcBorders>
            <w:shd w:val="clear" w:color="auto" w:fill="auto"/>
            <w:noWrap/>
            <w:vAlign w:val="bottom"/>
            <w:hideMark/>
          </w:tcPr>
          <w:p w14:paraId="1C3E8835" w14:textId="77777777" w:rsidR="0086038D" w:rsidRPr="0086038D" w:rsidRDefault="0086038D" w:rsidP="0086038D">
            <w:pPr>
              <w:spacing w:after="0" w:line="240" w:lineRule="auto"/>
              <w:rPr>
                <w:rFonts w:ascii="Times New Roman" w:eastAsia="Times New Roman" w:hAnsi="Times New Roman" w:cs="Times New Roman"/>
                <w:kern w:val="0"/>
                <w:sz w:val="20"/>
                <w:szCs w:val="20"/>
                <w:lang w:eastAsia="en-GB"/>
                <w14:ligatures w14:val="none"/>
              </w:rPr>
            </w:pPr>
          </w:p>
        </w:tc>
      </w:tr>
      <w:tr w:rsidR="0086038D" w:rsidRPr="0086038D" w14:paraId="29D1052C" w14:textId="77777777" w:rsidTr="0086038D">
        <w:trPr>
          <w:trHeight w:val="300"/>
        </w:trPr>
        <w:tc>
          <w:tcPr>
            <w:tcW w:w="960" w:type="dxa"/>
            <w:tcBorders>
              <w:top w:val="nil"/>
              <w:left w:val="nil"/>
              <w:bottom w:val="nil"/>
              <w:right w:val="nil"/>
            </w:tcBorders>
            <w:shd w:val="clear" w:color="auto" w:fill="auto"/>
            <w:noWrap/>
            <w:vAlign w:val="bottom"/>
            <w:hideMark/>
          </w:tcPr>
          <w:p w14:paraId="55D3E1D0" w14:textId="77777777" w:rsidR="0086038D" w:rsidRPr="0086038D" w:rsidRDefault="0086038D" w:rsidP="0086038D">
            <w:pPr>
              <w:spacing w:after="0" w:line="240" w:lineRule="auto"/>
              <w:rPr>
                <w:rFonts w:ascii="Times New Roman" w:eastAsia="Times New Roman" w:hAnsi="Times New Roman" w:cs="Times New Roman"/>
                <w:kern w:val="0"/>
                <w:sz w:val="18"/>
                <w:szCs w:val="18"/>
                <w:lang w:eastAsia="en-GB"/>
                <w14:ligatures w14:val="none"/>
              </w:rPr>
            </w:pPr>
          </w:p>
        </w:tc>
        <w:tc>
          <w:tcPr>
            <w:tcW w:w="1280" w:type="dxa"/>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14:paraId="3C8ADA9B"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60</w:t>
            </w:r>
          </w:p>
        </w:tc>
        <w:tc>
          <w:tcPr>
            <w:tcW w:w="1360" w:type="dxa"/>
            <w:tcBorders>
              <w:top w:val="single" w:sz="4" w:space="0" w:color="3F3F3F"/>
              <w:left w:val="nil"/>
              <w:bottom w:val="single" w:sz="4" w:space="0" w:color="3F3F3F"/>
              <w:right w:val="single" w:sz="4" w:space="0" w:color="3F3F3F"/>
            </w:tcBorders>
            <w:shd w:val="clear" w:color="000000" w:fill="F2F2F2"/>
            <w:noWrap/>
            <w:vAlign w:val="bottom"/>
            <w:hideMark/>
          </w:tcPr>
          <w:p w14:paraId="35F13152"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30</w:t>
            </w:r>
          </w:p>
        </w:tc>
        <w:tc>
          <w:tcPr>
            <w:tcW w:w="1340" w:type="dxa"/>
            <w:tcBorders>
              <w:top w:val="single" w:sz="4" w:space="0" w:color="3F3F3F"/>
              <w:left w:val="nil"/>
              <w:bottom w:val="single" w:sz="4" w:space="0" w:color="3F3F3F"/>
              <w:right w:val="single" w:sz="4" w:space="0" w:color="3F3F3F"/>
            </w:tcBorders>
            <w:shd w:val="clear" w:color="000000" w:fill="F2F2F2"/>
            <w:noWrap/>
            <w:vAlign w:val="bottom"/>
            <w:hideMark/>
          </w:tcPr>
          <w:p w14:paraId="00FDD56F"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86038D">
              <w:rPr>
                <w:rFonts w:ascii="Aptos Narrow" w:eastAsia="Times New Roman" w:hAnsi="Aptos Narrow" w:cs="Times New Roman"/>
                <w:b/>
                <w:bCs/>
                <w:color w:val="3F3F3F"/>
                <w:kern w:val="0"/>
                <w:sz w:val="18"/>
                <w:szCs w:val="18"/>
                <w:lang w:eastAsia="en-GB"/>
                <w14:ligatures w14:val="none"/>
              </w:rPr>
              <w:t>0.845238095</w:t>
            </w:r>
          </w:p>
        </w:tc>
        <w:tc>
          <w:tcPr>
            <w:tcW w:w="980" w:type="dxa"/>
            <w:tcBorders>
              <w:top w:val="nil"/>
              <w:left w:val="nil"/>
              <w:bottom w:val="nil"/>
              <w:right w:val="nil"/>
            </w:tcBorders>
            <w:shd w:val="clear" w:color="auto" w:fill="auto"/>
            <w:noWrap/>
            <w:vAlign w:val="bottom"/>
            <w:hideMark/>
          </w:tcPr>
          <w:p w14:paraId="24F1B11B" w14:textId="77777777" w:rsidR="0086038D" w:rsidRPr="0086038D" w:rsidRDefault="0086038D" w:rsidP="0086038D">
            <w:pPr>
              <w:spacing w:after="0" w:line="240" w:lineRule="auto"/>
              <w:jc w:val="right"/>
              <w:rPr>
                <w:rFonts w:ascii="Aptos Narrow" w:eastAsia="Times New Roman" w:hAnsi="Aptos Narrow" w:cs="Times New Roman"/>
                <w:b/>
                <w:bCs/>
                <w:color w:val="3F3F3F"/>
                <w:kern w:val="0"/>
                <w:sz w:val="18"/>
                <w:szCs w:val="18"/>
                <w:lang w:eastAsia="en-GB"/>
                <w14:ligatures w14:val="none"/>
              </w:rPr>
            </w:pPr>
          </w:p>
        </w:tc>
        <w:tc>
          <w:tcPr>
            <w:tcW w:w="980" w:type="dxa"/>
            <w:tcBorders>
              <w:top w:val="nil"/>
              <w:left w:val="nil"/>
              <w:bottom w:val="nil"/>
              <w:right w:val="nil"/>
            </w:tcBorders>
            <w:shd w:val="clear" w:color="auto" w:fill="auto"/>
            <w:noWrap/>
            <w:vAlign w:val="bottom"/>
            <w:hideMark/>
          </w:tcPr>
          <w:p w14:paraId="672431F9" w14:textId="77777777" w:rsidR="0086038D" w:rsidRPr="0086038D" w:rsidRDefault="0086038D" w:rsidP="0086038D">
            <w:pPr>
              <w:spacing w:after="0" w:line="240" w:lineRule="auto"/>
              <w:rPr>
                <w:rFonts w:ascii="Times New Roman" w:eastAsia="Times New Roman" w:hAnsi="Times New Roman" w:cs="Times New Roman"/>
                <w:kern w:val="0"/>
                <w:sz w:val="20"/>
                <w:szCs w:val="20"/>
                <w:lang w:eastAsia="en-GB"/>
                <w14:ligatures w14:val="none"/>
              </w:rPr>
            </w:pPr>
          </w:p>
        </w:tc>
        <w:tc>
          <w:tcPr>
            <w:tcW w:w="980" w:type="dxa"/>
            <w:tcBorders>
              <w:top w:val="nil"/>
              <w:left w:val="nil"/>
              <w:bottom w:val="nil"/>
              <w:right w:val="nil"/>
            </w:tcBorders>
            <w:shd w:val="clear" w:color="auto" w:fill="auto"/>
            <w:noWrap/>
            <w:vAlign w:val="bottom"/>
            <w:hideMark/>
          </w:tcPr>
          <w:p w14:paraId="729E08A4" w14:textId="77777777" w:rsidR="0086038D" w:rsidRPr="0086038D" w:rsidRDefault="0086038D" w:rsidP="0086038D">
            <w:pPr>
              <w:spacing w:after="0" w:line="240" w:lineRule="auto"/>
              <w:rPr>
                <w:rFonts w:ascii="Times New Roman" w:eastAsia="Times New Roman" w:hAnsi="Times New Roman" w:cs="Times New Roman"/>
                <w:kern w:val="0"/>
                <w:sz w:val="20"/>
                <w:szCs w:val="20"/>
                <w:lang w:eastAsia="en-GB"/>
                <w14:ligatures w14:val="none"/>
              </w:rPr>
            </w:pPr>
          </w:p>
        </w:tc>
        <w:tc>
          <w:tcPr>
            <w:tcW w:w="980" w:type="dxa"/>
            <w:tcBorders>
              <w:top w:val="nil"/>
              <w:left w:val="nil"/>
              <w:bottom w:val="nil"/>
              <w:right w:val="nil"/>
            </w:tcBorders>
            <w:shd w:val="clear" w:color="auto" w:fill="auto"/>
            <w:noWrap/>
            <w:vAlign w:val="bottom"/>
            <w:hideMark/>
          </w:tcPr>
          <w:p w14:paraId="33BE6261" w14:textId="77777777" w:rsidR="0086038D" w:rsidRPr="0086038D" w:rsidRDefault="0086038D" w:rsidP="0086038D">
            <w:pPr>
              <w:spacing w:after="0" w:line="240" w:lineRule="auto"/>
              <w:rPr>
                <w:rFonts w:ascii="Times New Roman" w:eastAsia="Times New Roman" w:hAnsi="Times New Roman" w:cs="Times New Roman"/>
                <w:kern w:val="0"/>
                <w:sz w:val="20"/>
                <w:szCs w:val="20"/>
                <w:lang w:eastAsia="en-GB"/>
                <w14:ligatures w14:val="none"/>
              </w:rPr>
            </w:pPr>
          </w:p>
        </w:tc>
      </w:tr>
    </w:tbl>
    <w:p w14:paraId="1A693043" w14:textId="081FA60D" w:rsidR="00F946EA" w:rsidRPr="00AA4BA2" w:rsidRDefault="00F946EA" w:rsidP="6150C689">
      <w:pPr>
        <w:ind w:left="283"/>
        <w:rPr>
          <w:rFonts w:ascii="Calibri" w:eastAsiaTheme="minorEastAsia" w:hAnsi="Calibri" w:cs="Calibri"/>
          <w:sz w:val="22"/>
          <w:szCs w:val="22"/>
        </w:rPr>
      </w:pPr>
      <w:r w:rsidRPr="00AA4BA2">
        <w:rPr>
          <w:rFonts w:ascii="Calibri" w:eastAsiaTheme="minorEastAsia" w:hAnsi="Calibri" w:cs="Calibri"/>
          <w:sz w:val="22"/>
          <w:szCs w:val="22"/>
        </w:rPr>
        <w:t xml:space="preserve">            </w:t>
      </w:r>
      <w:r w:rsidR="00D2612F" w:rsidRPr="00AA4BA2">
        <w:rPr>
          <w:rFonts w:ascii="Calibri" w:eastAsiaTheme="minorEastAsia" w:hAnsi="Calibri" w:cs="Calibri"/>
          <w:b/>
          <w:bCs/>
          <w:sz w:val="22"/>
          <w:szCs w:val="22"/>
        </w:rPr>
        <w:t xml:space="preserve">Figure </w:t>
      </w:r>
      <w:r w:rsidR="006451F5">
        <w:rPr>
          <w:rFonts w:ascii="Calibri" w:eastAsiaTheme="minorEastAsia" w:hAnsi="Calibri" w:cs="Calibri"/>
          <w:b/>
          <w:bCs/>
          <w:sz w:val="22"/>
          <w:szCs w:val="22"/>
        </w:rPr>
        <w:t>19</w:t>
      </w:r>
      <w:r w:rsidR="00D2612F" w:rsidRPr="00AA4BA2">
        <w:rPr>
          <w:rFonts w:ascii="Calibri" w:eastAsiaTheme="minorEastAsia" w:hAnsi="Calibri" w:cs="Calibri"/>
          <w:b/>
          <w:bCs/>
          <w:sz w:val="22"/>
          <w:szCs w:val="22"/>
        </w:rPr>
        <w:t>. Cross Validation Table with Hyperparameter Tunning Parameters</w:t>
      </w:r>
      <w:r w:rsidR="006451F5">
        <w:rPr>
          <w:rFonts w:ascii="Calibri" w:eastAsiaTheme="minorEastAsia" w:hAnsi="Calibri" w:cs="Calibri"/>
          <w:b/>
          <w:bCs/>
          <w:sz w:val="22"/>
          <w:szCs w:val="22"/>
        </w:rPr>
        <w:t xml:space="preserve"> on Train Data</w:t>
      </w:r>
    </w:p>
    <w:p w14:paraId="73F9DC20" w14:textId="65E4BA82" w:rsidR="00F946EA" w:rsidRDefault="00FE023A" w:rsidP="00F946EA">
      <w:pPr>
        <w:ind w:left="283"/>
        <w:rPr>
          <w:rFonts w:ascii="Calibri" w:eastAsiaTheme="minorEastAsia" w:hAnsi="Calibri" w:cs="Calibri"/>
        </w:rPr>
      </w:pPr>
      <w:r w:rsidRPr="00AA4BA2">
        <w:rPr>
          <w:rFonts w:ascii="Calibri" w:eastAsiaTheme="minorEastAsia" w:hAnsi="Calibri" w:cs="Calibri"/>
          <w:sz w:val="22"/>
          <w:szCs w:val="22"/>
        </w:rPr>
        <w:lastRenderedPageBreak/>
        <w:t xml:space="preserve"> </w:t>
      </w:r>
      <w:r w:rsidR="003B58A8" w:rsidRPr="003B58A8">
        <w:rPr>
          <w:rFonts w:ascii="Calibri" w:eastAsiaTheme="minorEastAsia" w:hAnsi="Calibri" w:cs="Calibri"/>
          <w:sz w:val="22"/>
          <w:szCs w:val="22"/>
        </w:rPr>
        <w:t>As you can see the model performance has been developed more after hyperparameters are applied to the model. The coverage increases from %39 to %84.5, which is a considerable improvement in the aspect of the model performance</w:t>
      </w:r>
      <w:r w:rsidR="008774C2">
        <w:rPr>
          <w:rFonts w:ascii="Calibri" w:eastAsiaTheme="minorEastAsia" w:hAnsi="Calibri" w:cs="Calibri"/>
        </w:rPr>
        <w:t xml:space="preserve">. </w:t>
      </w:r>
    </w:p>
    <w:p w14:paraId="24CD25F7" w14:textId="77777777" w:rsidR="00186353" w:rsidRDefault="00186353" w:rsidP="00F946EA">
      <w:pPr>
        <w:ind w:left="283"/>
        <w:rPr>
          <w:rFonts w:ascii="Calibri" w:eastAsiaTheme="minorEastAsia" w:hAnsi="Calibri" w:cs="Calibri"/>
        </w:rPr>
      </w:pPr>
    </w:p>
    <w:p w14:paraId="7270ECB5" w14:textId="5B801FD2" w:rsidR="00186353" w:rsidRDefault="00186353" w:rsidP="00BF29C2">
      <w:pPr>
        <w:ind w:left="283"/>
        <w:rPr>
          <w:rFonts w:ascii="Calibri" w:eastAsiaTheme="minorEastAsia" w:hAnsi="Calibri" w:cs="Calibri"/>
          <w:b/>
          <w:bCs/>
          <w:sz w:val="20"/>
          <w:szCs w:val="20"/>
        </w:rPr>
      </w:pPr>
      <w:r w:rsidRPr="00186353">
        <w:rPr>
          <w:rFonts w:ascii="Calibri" w:eastAsiaTheme="minorEastAsia" w:hAnsi="Calibri" w:cs="Calibri"/>
          <w:noProof/>
        </w:rPr>
        <w:drawing>
          <wp:inline distT="0" distB="0" distL="0" distR="0" wp14:anchorId="4BAA4663" wp14:editId="2BA5B4EB">
            <wp:extent cx="5731510" cy="3105150"/>
            <wp:effectExtent l="0" t="0" r="2540" b="0"/>
            <wp:docPr id="1959046611" name="Picture 1" descr="A graph with green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046611" name="Picture 1" descr="A graph with green and red lines&#10;&#10;Description automatically generated"/>
                    <pic:cNvPicPr/>
                  </pic:nvPicPr>
                  <pic:blipFill>
                    <a:blip r:embed="rId38"/>
                    <a:stretch>
                      <a:fillRect/>
                    </a:stretch>
                  </pic:blipFill>
                  <pic:spPr>
                    <a:xfrm>
                      <a:off x="0" y="0"/>
                      <a:ext cx="5731510" cy="3105150"/>
                    </a:xfrm>
                    <a:prstGeom prst="rect">
                      <a:avLst/>
                    </a:prstGeom>
                  </pic:spPr>
                </pic:pic>
              </a:graphicData>
            </a:graphic>
          </wp:inline>
        </w:drawing>
      </w:r>
      <w:r w:rsidRPr="00BF29C2">
        <w:rPr>
          <w:rFonts w:ascii="Calibri" w:eastAsiaTheme="minorEastAsia" w:hAnsi="Calibri" w:cs="Calibri"/>
          <w:b/>
          <w:bCs/>
          <w:sz w:val="20"/>
          <w:szCs w:val="20"/>
        </w:rPr>
        <w:t xml:space="preserve">Figure </w:t>
      </w:r>
      <w:r w:rsidR="00941E7D">
        <w:rPr>
          <w:rFonts w:ascii="Calibri" w:eastAsiaTheme="minorEastAsia" w:hAnsi="Calibri" w:cs="Calibri"/>
          <w:b/>
          <w:bCs/>
          <w:sz w:val="20"/>
          <w:szCs w:val="20"/>
        </w:rPr>
        <w:t>2</w:t>
      </w:r>
      <w:r w:rsidR="006451F5">
        <w:rPr>
          <w:rFonts w:ascii="Calibri" w:eastAsiaTheme="minorEastAsia" w:hAnsi="Calibri" w:cs="Calibri"/>
          <w:b/>
          <w:bCs/>
          <w:sz w:val="20"/>
          <w:szCs w:val="20"/>
        </w:rPr>
        <w:t>0</w:t>
      </w:r>
      <w:r w:rsidRPr="00BF29C2">
        <w:rPr>
          <w:rFonts w:ascii="Calibri" w:eastAsiaTheme="minorEastAsia" w:hAnsi="Calibri" w:cs="Calibri"/>
          <w:b/>
          <w:bCs/>
          <w:sz w:val="20"/>
          <w:szCs w:val="20"/>
        </w:rPr>
        <w:t>. Comparison plot between predicted and actual values with</w:t>
      </w:r>
      <w:r w:rsidR="00BF29C2">
        <w:rPr>
          <w:rFonts w:ascii="Calibri" w:eastAsiaTheme="minorEastAsia" w:hAnsi="Calibri" w:cs="Calibri"/>
          <w:b/>
          <w:bCs/>
          <w:sz w:val="20"/>
          <w:szCs w:val="20"/>
        </w:rPr>
        <w:t xml:space="preserve"> Model</w:t>
      </w:r>
      <w:r w:rsidRPr="00BF29C2">
        <w:rPr>
          <w:rFonts w:ascii="Calibri" w:eastAsiaTheme="minorEastAsia" w:hAnsi="Calibri" w:cs="Calibri"/>
          <w:b/>
          <w:bCs/>
          <w:sz w:val="20"/>
          <w:szCs w:val="20"/>
        </w:rPr>
        <w:t xml:space="preserve"> Tuning setting</w:t>
      </w:r>
      <w:r w:rsidR="00BF29C2">
        <w:rPr>
          <w:rFonts w:ascii="Calibri" w:eastAsiaTheme="minorEastAsia" w:hAnsi="Calibri" w:cs="Calibri"/>
          <w:b/>
          <w:bCs/>
          <w:sz w:val="20"/>
          <w:szCs w:val="20"/>
        </w:rPr>
        <w:t xml:space="preserve">s </w:t>
      </w:r>
      <w:r w:rsidRPr="00BF29C2">
        <w:rPr>
          <w:rFonts w:ascii="Calibri" w:eastAsiaTheme="minorEastAsia" w:hAnsi="Calibri" w:cs="Calibri"/>
          <w:b/>
          <w:bCs/>
          <w:sz w:val="20"/>
          <w:szCs w:val="20"/>
        </w:rPr>
        <w:t>for Cros.</w:t>
      </w:r>
      <w:r w:rsidR="00BF29C2">
        <w:rPr>
          <w:rFonts w:ascii="Calibri" w:eastAsiaTheme="minorEastAsia" w:hAnsi="Calibri" w:cs="Calibri"/>
          <w:b/>
          <w:bCs/>
          <w:sz w:val="20"/>
          <w:szCs w:val="20"/>
        </w:rPr>
        <w:t xml:space="preserve"> </w:t>
      </w:r>
      <w:r w:rsidRPr="00BF29C2">
        <w:rPr>
          <w:rFonts w:ascii="Calibri" w:eastAsiaTheme="minorEastAsia" w:hAnsi="Calibri" w:cs="Calibri"/>
          <w:b/>
          <w:bCs/>
          <w:sz w:val="20"/>
          <w:szCs w:val="20"/>
        </w:rPr>
        <w:t>Val.</w:t>
      </w:r>
    </w:p>
    <w:p w14:paraId="1435F1DA" w14:textId="26A7AAF0" w:rsidR="00923513" w:rsidRPr="00446C20" w:rsidRDefault="00832C7F" w:rsidP="00BF29C2">
      <w:pPr>
        <w:ind w:left="283"/>
        <w:rPr>
          <w:rFonts w:ascii="Calibri" w:eastAsiaTheme="minorEastAsia" w:hAnsi="Calibri" w:cs="Calibri"/>
          <w:sz w:val="22"/>
          <w:szCs w:val="22"/>
        </w:rPr>
      </w:pPr>
      <w:r w:rsidRPr="00446C20">
        <w:rPr>
          <w:rFonts w:ascii="Calibri" w:eastAsiaTheme="minorEastAsia" w:hAnsi="Calibri" w:cs="Calibri"/>
          <w:sz w:val="22"/>
          <w:szCs w:val="22"/>
        </w:rPr>
        <w:t>Figure 16. and Figure 2</w:t>
      </w:r>
      <w:r w:rsidR="00574733" w:rsidRPr="00446C20">
        <w:rPr>
          <w:rFonts w:ascii="Calibri" w:eastAsiaTheme="minorEastAsia" w:hAnsi="Calibri" w:cs="Calibri"/>
          <w:sz w:val="22"/>
          <w:szCs w:val="22"/>
        </w:rPr>
        <w:t>0</w:t>
      </w:r>
      <w:r w:rsidR="004E18A4" w:rsidRPr="00446C20">
        <w:rPr>
          <w:rFonts w:ascii="Calibri" w:eastAsiaTheme="minorEastAsia" w:hAnsi="Calibri" w:cs="Calibri"/>
          <w:sz w:val="22"/>
          <w:szCs w:val="22"/>
        </w:rPr>
        <w:t xml:space="preserve">. Depict </w:t>
      </w:r>
      <w:r w:rsidR="009F5202" w:rsidRPr="00446C20">
        <w:rPr>
          <w:rFonts w:ascii="Calibri" w:eastAsiaTheme="minorEastAsia" w:hAnsi="Calibri" w:cs="Calibri"/>
          <w:sz w:val="22"/>
          <w:szCs w:val="22"/>
        </w:rPr>
        <w:t>comparison between predicted and actual values</w:t>
      </w:r>
      <w:r w:rsidR="0092342D" w:rsidRPr="00446C20">
        <w:rPr>
          <w:rFonts w:ascii="Calibri" w:eastAsiaTheme="minorEastAsia" w:hAnsi="Calibri" w:cs="Calibri"/>
          <w:sz w:val="22"/>
          <w:szCs w:val="22"/>
        </w:rPr>
        <w:t xml:space="preserve"> based on real</w:t>
      </w:r>
      <w:r w:rsidR="007F4F91" w:rsidRPr="00446C20">
        <w:rPr>
          <w:rFonts w:ascii="Calibri" w:eastAsiaTheme="minorEastAsia" w:hAnsi="Calibri" w:cs="Calibri"/>
          <w:sz w:val="22"/>
          <w:szCs w:val="22"/>
        </w:rPr>
        <w:t xml:space="preserve"> data</w:t>
      </w:r>
      <w:r w:rsidR="009F5202" w:rsidRPr="00446C20">
        <w:rPr>
          <w:rFonts w:ascii="Calibri" w:eastAsiaTheme="minorEastAsia" w:hAnsi="Calibri" w:cs="Calibri"/>
          <w:sz w:val="22"/>
          <w:szCs w:val="22"/>
        </w:rPr>
        <w:t xml:space="preserve"> from 2022-02 to 2022-07 by updating for every 6</w:t>
      </w:r>
      <w:r w:rsidR="00E405A9" w:rsidRPr="00446C20">
        <w:rPr>
          <w:rFonts w:ascii="Calibri" w:eastAsiaTheme="minorEastAsia" w:hAnsi="Calibri" w:cs="Calibri"/>
          <w:sz w:val="22"/>
          <w:szCs w:val="22"/>
        </w:rPr>
        <w:t>0 periods on train dataset.</w:t>
      </w:r>
      <w:r w:rsidR="0092342D" w:rsidRPr="00446C20">
        <w:rPr>
          <w:rFonts w:ascii="Calibri" w:eastAsiaTheme="minorEastAsia" w:hAnsi="Calibri" w:cs="Calibri"/>
          <w:sz w:val="22"/>
          <w:szCs w:val="22"/>
        </w:rPr>
        <w:t xml:space="preserve"> </w:t>
      </w:r>
      <w:r w:rsidR="004E18A4" w:rsidRPr="00446C20">
        <w:rPr>
          <w:rFonts w:ascii="Calibri" w:eastAsiaTheme="minorEastAsia" w:hAnsi="Calibri" w:cs="Calibri"/>
          <w:sz w:val="22"/>
          <w:szCs w:val="22"/>
        </w:rPr>
        <w:t xml:space="preserve"> </w:t>
      </w:r>
    </w:p>
    <w:p w14:paraId="10F8266D" w14:textId="661CB528" w:rsidR="00186353" w:rsidRDefault="00186353" w:rsidP="00BF29C2">
      <w:pPr>
        <w:rPr>
          <w:rFonts w:ascii="Calibri" w:eastAsiaTheme="minorEastAsia" w:hAnsi="Calibri" w:cs="Calibri"/>
        </w:rPr>
      </w:pPr>
    </w:p>
    <w:p w14:paraId="2D212BD4" w14:textId="3C720981" w:rsidR="00D2612F" w:rsidRDefault="004D7960" w:rsidP="00D2612F">
      <w:pPr>
        <w:ind w:left="283"/>
        <w:rPr>
          <w:rFonts w:ascii="Calibri" w:eastAsiaTheme="minorEastAsia" w:hAnsi="Calibri" w:cs="Calibri"/>
        </w:rPr>
      </w:pPr>
      <w:r w:rsidRPr="004D7960">
        <w:rPr>
          <w:rFonts w:ascii="Calibri" w:eastAsiaTheme="minorEastAsia" w:hAnsi="Calibri" w:cs="Calibri"/>
          <w:noProof/>
        </w:rPr>
        <w:lastRenderedPageBreak/>
        <w:drawing>
          <wp:inline distT="0" distB="0" distL="0" distR="0" wp14:anchorId="02EE1830" wp14:editId="32D80CC5">
            <wp:extent cx="5276850" cy="4124325"/>
            <wp:effectExtent l="0" t="0" r="0" b="9525"/>
            <wp:docPr id="1796452506" name="Picture 1" descr="A graph with blue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452506" name="Picture 1" descr="A graph with blue dots and numbers&#10;&#10;Description automatically generated"/>
                    <pic:cNvPicPr/>
                  </pic:nvPicPr>
                  <pic:blipFill>
                    <a:blip r:embed="rId39"/>
                    <a:stretch>
                      <a:fillRect/>
                    </a:stretch>
                  </pic:blipFill>
                  <pic:spPr>
                    <a:xfrm>
                      <a:off x="0" y="0"/>
                      <a:ext cx="5277593" cy="4124906"/>
                    </a:xfrm>
                    <a:prstGeom prst="rect">
                      <a:avLst/>
                    </a:prstGeom>
                  </pic:spPr>
                </pic:pic>
              </a:graphicData>
            </a:graphic>
          </wp:inline>
        </w:drawing>
      </w:r>
      <w:r w:rsidR="009120E7" w:rsidRPr="009120E7">
        <w:rPr>
          <w:rFonts w:ascii="Calibri" w:eastAsiaTheme="minorEastAsia" w:hAnsi="Calibri" w:cs="Calibri"/>
          <w:noProof/>
        </w:rPr>
        <w:t xml:space="preserve"> </w:t>
      </w:r>
      <w:r w:rsidR="00A149FD">
        <w:rPr>
          <w:rFonts w:ascii="Calibri" w:eastAsiaTheme="minorEastAsia" w:hAnsi="Calibri" w:cs="Calibri"/>
        </w:rPr>
        <w:t xml:space="preserve"> </w:t>
      </w:r>
      <w:r w:rsidR="00D2612F">
        <w:rPr>
          <w:rFonts w:ascii="Calibri" w:eastAsiaTheme="minorEastAsia" w:hAnsi="Calibri" w:cs="Calibri"/>
        </w:rPr>
        <w:t xml:space="preserve">      </w:t>
      </w:r>
    </w:p>
    <w:p w14:paraId="61FFB90B" w14:textId="1FB8AECE" w:rsidR="00A149FD" w:rsidRDefault="00D2612F" w:rsidP="00AA4BA2">
      <w:pPr>
        <w:ind w:left="283"/>
        <w:rPr>
          <w:rFonts w:ascii="Calibri" w:eastAsiaTheme="minorEastAsia" w:hAnsi="Calibri" w:cs="Calibri"/>
          <w:sz w:val="22"/>
          <w:szCs w:val="22"/>
        </w:rPr>
      </w:pPr>
      <w:r>
        <w:rPr>
          <w:rFonts w:ascii="Calibri" w:eastAsiaTheme="minorEastAsia" w:hAnsi="Calibri" w:cs="Calibri"/>
        </w:rPr>
        <w:t xml:space="preserve">         </w:t>
      </w:r>
      <w:r w:rsidRPr="00D2612F">
        <w:rPr>
          <w:rFonts w:ascii="Calibri" w:eastAsiaTheme="minorEastAsia" w:hAnsi="Calibri" w:cs="Calibri"/>
          <w:b/>
          <w:bCs/>
          <w:sz w:val="22"/>
          <w:szCs w:val="22"/>
        </w:rPr>
        <w:t xml:space="preserve">Figure </w:t>
      </w:r>
      <w:r w:rsidR="00941E7D">
        <w:rPr>
          <w:rFonts w:ascii="Calibri" w:eastAsiaTheme="minorEastAsia" w:hAnsi="Calibri" w:cs="Calibri"/>
          <w:b/>
          <w:bCs/>
          <w:sz w:val="22"/>
          <w:szCs w:val="22"/>
        </w:rPr>
        <w:t>2</w:t>
      </w:r>
      <w:r w:rsidR="006451F5">
        <w:rPr>
          <w:rFonts w:ascii="Calibri" w:eastAsiaTheme="minorEastAsia" w:hAnsi="Calibri" w:cs="Calibri"/>
          <w:b/>
          <w:bCs/>
          <w:sz w:val="22"/>
          <w:szCs w:val="22"/>
        </w:rPr>
        <w:t>1</w:t>
      </w:r>
      <w:r w:rsidRPr="00D2612F">
        <w:rPr>
          <w:rFonts w:ascii="Calibri" w:eastAsiaTheme="minorEastAsia" w:hAnsi="Calibri" w:cs="Calibri"/>
          <w:b/>
          <w:bCs/>
          <w:sz w:val="22"/>
          <w:szCs w:val="22"/>
        </w:rPr>
        <w:t>. Coverage Metric on the best Horizon with Hyperparameter Tunning Parameters</w:t>
      </w:r>
      <w:r w:rsidR="00A149FD" w:rsidRPr="00AA4BA2">
        <w:rPr>
          <w:rFonts w:ascii="Calibri" w:eastAsiaTheme="minorEastAsia" w:hAnsi="Calibri" w:cs="Calibri"/>
          <w:sz w:val="22"/>
          <w:szCs w:val="22"/>
        </w:rPr>
        <w:t xml:space="preserve"> </w:t>
      </w:r>
    </w:p>
    <w:p w14:paraId="3605F8E5" w14:textId="77777777" w:rsidR="0076463E" w:rsidRPr="00AA4BA2" w:rsidRDefault="0076463E" w:rsidP="00AA4BA2">
      <w:pPr>
        <w:ind w:left="283"/>
        <w:rPr>
          <w:rFonts w:ascii="Calibri" w:eastAsiaTheme="minorEastAsia" w:hAnsi="Calibri" w:cs="Calibri"/>
        </w:rPr>
      </w:pPr>
    </w:p>
    <w:p w14:paraId="4F2B4499" w14:textId="343C74B9" w:rsidR="00226E05" w:rsidRDefault="000B56B2" w:rsidP="0028149A">
      <w:pPr>
        <w:ind w:left="283"/>
        <w:rPr>
          <w:rFonts w:ascii="Calibri" w:eastAsiaTheme="minorEastAsia" w:hAnsi="Calibri" w:cs="Calibri"/>
          <w:sz w:val="22"/>
          <w:szCs w:val="22"/>
        </w:rPr>
      </w:pPr>
      <w:r w:rsidRPr="000B56B2">
        <w:rPr>
          <w:rFonts w:ascii="Calibri" w:eastAsiaTheme="minorEastAsia" w:hAnsi="Calibri" w:cs="Calibri"/>
          <w:sz w:val="22"/>
          <w:szCs w:val="22"/>
        </w:rPr>
        <w:t>The figure shows how the model’s coverage behaves at different horizons. In the context of cross-validation, the "horizon" refers to the length of the further period of time when the model has predictions after the model is trained on the training dataset.  The model performance is considered acceptable because of the high coverage rate on the test set for a specific period of time. Despite model coverage decreasing from 1.00 to 0.5, the model has a 0.845 coverage rate for a month when other days are included. Briefly, an 85% coverage rate is an indication of how well the model performs on the training data. Cross-validation on the training data tests how well the model generalizes the knowledge learned during the training process. 85% coverage of the training data indicates that the model can make reliable predictions on this dataset. This means that the model does not overfit during the training process and performs well on the data overall.</w:t>
      </w:r>
    </w:p>
    <w:tbl>
      <w:tblPr>
        <w:tblW w:w="8840" w:type="dxa"/>
        <w:tblLook w:val="04A0" w:firstRow="1" w:lastRow="0" w:firstColumn="1" w:lastColumn="0" w:noHBand="0" w:noVBand="1"/>
      </w:tblPr>
      <w:tblGrid>
        <w:gridCol w:w="960"/>
        <w:gridCol w:w="1280"/>
        <w:gridCol w:w="1260"/>
        <w:gridCol w:w="1420"/>
        <w:gridCol w:w="980"/>
        <w:gridCol w:w="980"/>
        <w:gridCol w:w="980"/>
        <w:gridCol w:w="980"/>
      </w:tblGrid>
      <w:tr w:rsidR="00B620AC" w:rsidRPr="00B620AC" w14:paraId="56254C39" w14:textId="77777777" w:rsidTr="00B620AC">
        <w:trPr>
          <w:trHeight w:val="300"/>
        </w:trPr>
        <w:tc>
          <w:tcPr>
            <w:tcW w:w="960" w:type="dxa"/>
            <w:tcBorders>
              <w:top w:val="single" w:sz="4" w:space="0" w:color="7F7F7F"/>
              <w:left w:val="single" w:sz="4" w:space="0" w:color="7F7F7F"/>
              <w:bottom w:val="single" w:sz="4" w:space="0" w:color="7F7F7F"/>
              <w:right w:val="single" w:sz="4" w:space="0" w:color="7F7F7F"/>
            </w:tcBorders>
            <w:shd w:val="clear" w:color="000000" w:fill="FFCC99"/>
            <w:noWrap/>
            <w:vAlign w:val="bottom"/>
            <w:hideMark/>
          </w:tcPr>
          <w:p w14:paraId="26F5E59C" w14:textId="77777777" w:rsidR="00B620AC" w:rsidRPr="00B620AC" w:rsidRDefault="00B620AC" w:rsidP="00B620AC">
            <w:pPr>
              <w:spacing w:after="0" w:line="240" w:lineRule="auto"/>
              <w:rPr>
                <w:rFonts w:ascii="Aptos Narrow" w:eastAsia="Times New Roman" w:hAnsi="Aptos Narrow" w:cs="Times New Roman"/>
                <w:color w:val="3F3F76"/>
                <w:kern w:val="0"/>
                <w:sz w:val="18"/>
                <w:szCs w:val="18"/>
                <w:lang w:eastAsia="en-GB"/>
                <w14:ligatures w14:val="none"/>
              </w:rPr>
            </w:pPr>
            <w:r w:rsidRPr="00B620AC">
              <w:rPr>
                <w:rFonts w:ascii="Aptos Narrow" w:eastAsia="Times New Roman" w:hAnsi="Aptos Narrow" w:cs="Times New Roman"/>
                <w:color w:val="3F3F76"/>
                <w:kern w:val="0"/>
                <w:sz w:val="18"/>
                <w:szCs w:val="18"/>
                <w:lang w:eastAsia="en-GB"/>
                <w14:ligatures w14:val="none"/>
              </w:rPr>
              <w:t>horizon</w:t>
            </w:r>
          </w:p>
        </w:tc>
        <w:tc>
          <w:tcPr>
            <w:tcW w:w="1280" w:type="dxa"/>
            <w:tcBorders>
              <w:top w:val="single" w:sz="4" w:space="0" w:color="7F7F7F"/>
              <w:left w:val="nil"/>
              <w:bottom w:val="single" w:sz="4" w:space="0" w:color="7F7F7F"/>
              <w:right w:val="single" w:sz="4" w:space="0" w:color="7F7F7F"/>
            </w:tcBorders>
            <w:shd w:val="clear" w:color="000000" w:fill="FFCC99"/>
            <w:noWrap/>
            <w:vAlign w:val="bottom"/>
            <w:hideMark/>
          </w:tcPr>
          <w:p w14:paraId="4276679D" w14:textId="77777777" w:rsidR="00B620AC" w:rsidRPr="00B620AC" w:rsidRDefault="00B620AC" w:rsidP="00B620AC">
            <w:pPr>
              <w:spacing w:after="0" w:line="240" w:lineRule="auto"/>
              <w:rPr>
                <w:rFonts w:ascii="Aptos Narrow" w:eastAsia="Times New Roman" w:hAnsi="Aptos Narrow" w:cs="Times New Roman"/>
                <w:color w:val="3F3F76"/>
                <w:kern w:val="0"/>
                <w:sz w:val="18"/>
                <w:szCs w:val="18"/>
                <w:lang w:eastAsia="en-GB"/>
                <w14:ligatures w14:val="none"/>
              </w:rPr>
            </w:pPr>
            <w:r w:rsidRPr="00B620AC">
              <w:rPr>
                <w:rFonts w:ascii="Aptos Narrow" w:eastAsia="Times New Roman" w:hAnsi="Aptos Narrow" w:cs="Times New Roman"/>
                <w:color w:val="3F3F76"/>
                <w:kern w:val="0"/>
                <w:sz w:val="18"/>
                <w:szCs w:val="18"/>
                <w:lang w:eastAsia="en-GB"/>
                <w14:ligatures w14:val="none"/>
              </w:rPr>
              <w:t>mse</w:t>
            </w:r>
          </w:p>
        </w:tc>
        <w:tc>
          <w:tcPr>
            <w:tcW w:w="1260" w:type="dxa"/>
            <w:tcBorders>
              <w:top w:val="single" w:sz="4" w:space="0" w:color="7F7F7F"/>
              <w:left w:val="nil"/>
              <w:bottom w:val="single" w:sz="4" w:space="0" w:color="7F7F7F"/>
              <w:right w:val="single" w:sz="4" w:space="0" w:color="7F7F7F"/>
            </w:tcBorders>
            <w:shd w:val="clear" w:color="000000" w:fill="FFCC99"/>
            <w:noWrap/>
            <w:vAlign w:val="bottom"/>
            <w:hideMark/>
          </w:tcPr>
          <w:p w14:paraId="5371D8FC" w14:textId="77777777" w:rsidR="00B620AC" w:rsidRPr="00B620AC" w:rsidRDefault="00B620AC" w:rsidP="00B620AC">
            <w:pPr>
              <w:spacing w:after="0" w:line="240" w:lineRule="auto"/>
              <w:rPr>
                <w:rFonts w:ascii="Aptos Narrow" w:eastAsia="Times New Roman" w:hAnsi="Aptos Narrow" w:cs="Times New Roman"/>
                <w:color w:val="3F3F76"/>
                <w:kern w:val="0"/>
                <w:sz w:val="18"/>
                <w:szCs w:val="18"/>
                <w:lang w:eastAsia="en-GB"/>
                <w14:ligatures w14:val="none"/>
              </w:rPr>
            </w:pPr>
            <w:r w:rsidRPr="00B620AC">
              <w:rPr>
                <w:rFonts w:ascii="Aptos Narrow" w:eastAsia="Times New Roman" w:hAnsi="Aptos Narrow" w:cs="Times New Roman"/>
                <w:color w:val="3F3F76"/>
                <w:kern w:val="0"/>
                <w:sz w:val="18"/>
                <w:szCs w:val="18"/>
                <w:lang w:eastAsia="en-GB"/>
                <w14:ligatures w14:val="none"/>
              </w:rPr>
              <w:t>rmse</w:t>
            </w:r>
          </w:p>
        </w:tc>
        <w:tc>
          <w:tcPr>
            <w:tcW w:w="1420" w:type="dxa"/>
            <w:tcBorders>
              <w:top w:val="single" w:sz="4" w:space="0" w:color="7F7F7F"/>
              <w:left w:val="nil"/>
              <w:bottom w:val="single" w:sz="4" w:space="0" w:color="7F7F7F"/>
              <w:right w:val="single" w:sz="4" w:space="0" w:color="7F7F7F"/>
            </w:tcBorders>
            <w:shd w:val="clear" w:color="000000" w:fill="FFCC99"/>
            <w:noWrap/>
            <w:vAlign w:val="bottom"/>
            <w:hideMark/>
          </w:tcPr>
          <w:p w14:paraId="519E2B6A" w14:textId="77777777" w:rsidR="00B620AC" w:rsidRPr="00B620AC" w:rsidRDefault="00B620AC" w:rsidP="00B620AC">
            <w:pPr>
              <w:spacing w:after="0" w:line="240" w:lineRule="auto"/>
              <w:rPr>
                <w:rFonts w:ascii="Aptos Narrow" w:eastAsia="Times New Roman" w:hAnsi="Aptos Narrow" w:cs="Times New Roman"/>
                <w:color w:val="3F3F76"/>
                <w:kern w:val="0"/>
                <w:sz w:val="18"/>
                <w:szCs w:val="18"/>
                <w:lang w:eastAsia="en-GB"/>
                <w14:ligatures w14:val="none"/>
              </w:rPr>
            </w:pPr>
            <w:r w:rsidRPr="00B620AC">
              <w:rPr>
                <w:rFonts w:ascii="Aptos Narrow" w:eastAsia="Times New Roman" w:hAnsi="Aptos Narrow" w:cs="Times New Roman"/>
                <w:color w:val="3F3F76"/>
                <w:kern w:val="0"/>
                <w:sz w:val="18"/>
                <w:szCs w:val="18"/>
                <w:lang w:eastAsia="en-GB"/>
                <w14:ligatures w14:val="none"/>
              </w:rPr>
              <w:t>mae</w:t>
            </w:r>
          </w:p>
        </w:tc>
        <w:tc>
          <w:tcPr>
            <w:tcW w:w="980" w:type="dxa"/>
            <w:tcBorders>
              <w:top w:val="single" w:sz="4" w:space="0" w:color="7F7F7F"/>
              <w:left w:val="nil"/>
              <w:bottom w:val="single" w:sz="4" w:space="0" w:color="7F7F7F"/>
              <w:right w:val="single" w:sz="4" w:space="0" w:color="7F7F7F"/>
            </w:tcBorders>
            <w:shd w:val="clear" w:color="000000" w:fill="FFCC99"/>
            <w:noWrap/>
            <w:vAlign w:val="bottom"/>
            <w:hideMark/>
          </w:tcPr>
          <w:p w14:paraId="3BF4629E" w14:textId="77777777" w:rsidR="00B620AC" w:rsidRPr="00B620AC" w:rsidRDefault="00B620AC" w:rsidP="00B620AC">
            <w:pPr>
              <w:spacing w:after="0" w:line="240" w:lineRule="auto"/>
              <w:rPr>
                <w:rFonts w:ascii="Aptos Narrow" w:eastAsia="Times New Roman" w:hAnsi="Aptos Narrow" w:cs="Times New Roman"/>
                <w:color w:val="3F3F76"/>
                <w:kern w:val="0"/>
                <w:sz w:val="18"/>
                <w:szCs w:val="18"/>
                <w:lang w:eastAsia="en-GB"/>
                <w14:ligatures w14:val="none"/>
              </w:rPr>
            </w:pPr>
            <w:r w:rsidRPr="00B620AC">
              <w:rPr>
                <w:rFonts w:ascii="Aptos Narrow" w:eastAsia="Times New Roman" w:hAnsi="Aptos Narrow" w:cs="Times New Roman"/>
                <w:color w:val="3F3F76"/>
                <w:kern w:val="0"/>
                <w:sz w:val="18"/>
                <w:szCs w:val="18"/>
                <w:lang w:eastAsia="en-GB"/>
                <w14:ligatures w14:val="none"/>
              </w:rPr>
              <w:t>mape</w:t>
            </w:r>
          </w:p>
        </w:tc>
        <w:tc>
          <w:tcPr>
            <w:tcW w:w="980" w:type="dxa"/>
            <w:tcBorders>
              <w:top w:val="single" w:sz="4" w:space="0" w:color="7F7F7F"/>
              <w:left w:val="nil"/>
              <w:bottom w:val="single" w:sz="4" w:space="0" w:color="7F7F7F"/>
              <w:right w:val="single" w:sz="4" w:space="0" w:color="7F7F7F"/>
            </w:tcBorders>
            <w:shd w:val="clear" w:color="000000" w:fill="FFCC99"/>
            <w:noWrap/>
            <w:vAlign w:val="bottom"/>
            <w:hideMark/>
          </w:tcPr>
          <w:p w14:paraId="29780A76" w14:textId="77777777" w:rsidR="00B620AC" w:rsidRPr="00B620AC" w:rsidRDefault="00B620AC" w:rsidP="00B620AC">
            <w:pPr>
              <w:spacing w:after="0" w:line="240" w:lineRule="auto"/>
              <w:rPr>
                <w:rFonts w:ascii="Aptos Narrow" w:eastAsia="Times New Roman" w:hAnsi="Aptos Narrow" w:cs="Times New Roman"/>
                <w:color w:val="3F3F76"/>
                <w:kern w:val="0"/>
                <w:sz w:val="18"/>
                <w:szCs w:val="18"/>
                <w:lang w:eastAsia="en-GB"/>
                <w14:ligatures w14:val="none"/>
              </w:rPr>
            </w:pPr>
            <w:r w:rsidRPr="00B620AC">
              <w:rPr>
                <w:rFonts w:ascii="Aptos Narrow" w:eastAsia="Times New Roman" w:hAnsi="Aptos Narrow" w:cs="Times New Roman"/>
                <w:color w:val="3F3F76"/>
                <w:kern w:val="0"/>
                <w:sz w:val="18"/>
                <w:szCs w:val="18"/>
                <w:lang w:eastAsia="en-GB"/>
                <w14:ligatures w14:val="none"/>
              </w:rPr>
              <w:t>mdape</w:t>
            </w:r>
          </w:p>
        </w:tc>
        <w:tc>
          <w:tcPr>
            <w:tcW w:w="980" w:type="dxa"/>
            <w:tcBorders>
              <w:top w:val="single" w:sz="4" w:space="0" w:color="7F7F7F"/>
              <w:left w:val="nil"/>
              <w:bottom w:val="single" w:sz="4" w:space="0" w:color="7F7F7F"/>
              <w:right w:val="single" w:sz="4" w:space="0" w:color="7F7F7F"/>
            </w:tcBorders>
            <w:shd w:val="clear" w:color="000000" w:fill="FFCC99"/>
            <w:noWrap/>
            <w:vAlign w:val="bottom"/>
            <w:hideMark/>
          </w:tcPr>
          <w:p w14:paraId="7D361A25" w14:textId="77777777" w:rsidR="00B620AC" w:rsidRPr="00B620AC" w:rsidRDefault="00B620AC" w:rsidP="00B620AC">
            <w:pPr>
              <w:spacing w:after="0" w:line="240" w:lineRule="auto"/>
              <w:rPr>
                <w:rFonts w:ascii="Aptos Narrow" w:eastAsia="Times New Roman" w:hAnsi="Aptos Narrow" w:cs="Times New Roman"/>
                <w:color w:val="3F3F76"/>
                <w:kern w:val="0"/>
                <w:sz w:val="18"/>
                <w:szCs w:val="18"/>
                <w:lang w:eastAsia="en-GB"/>
                <w14:ligatures w14:val="none"/>
              </w:rPr>
            </w:pPr>
            <w:r w:rsidRPr="00B620AC">
              <w:rPr>
                <w:rFonts w:ascii="Aptos Narrow" w:eastAsia="Times New Roman" w:hAnsi="Aptos Narrow" w:cs="Times New Roman"/>
                <w:color w:val="3F3F76"/>
                <w:kern w:val="0"/>
                <w:sz w:val="18"/>
                <w:szCs w:val="18"/>
                <w:lang w:eastAsia="en-GB"/>
                <w14:ligatures w14:val="none"/>
              </w:rPr>
              <w:t>smape</w:t>
            </w:r>
          </w:p>
        </w:tc>
        <w:tc>
          <w:tcPr>
            <w:tcW w:w="980" w:type="dxa"/>
            <w:tcBorders>
              <w:top w:val="single" w:sz="4" w:space="0" w:color="7F7F7F"/>
              <w:left w:val="nil"/>
              <w:bottom w:val="single" w:sz="4" w:space="0" w:color="7F7F7F"/>
              <w:right w:val="single" w:sz="4" w:space="0" w:color="7F7F7F"/>
            </w:tcBorders>
            <w:shd w:val="clear" w:color="000000" w:fill="FFCC99"/>
            <w:noWrap/>
            <w:vAlign w:val="bottom"/>
            <w:hideMark/>
          </w:tcPr>
          <w:p w14:paraId="1F95F002" w14:textId="77777777" w:rsidR="00B620AC" w:rsidRPr="00B620AC" w:rsidRDefault="00B620AC" w:rsidP="00B620AC">
            <w:pPr>
              <w:spacing w:after="0" w:line="240" w:lineRule="auto"/>
              <w:rPr>
                <w:rFonts w:ascii="Aptos Narrow" w:eastAsia="Times New Roman" w:hAnsi="Aptos Narrow" w:cs="Times New Roman"/>
                <w:color w:val="3F3F76"/>
                <w:kern w:val="0"/>
                <w:sz w:val="18"/>
                <w:szCs w:val="18"/>
                <w:lang w:eastAsia="en-GB"/>
                <w14:ligatures w14:val="none"/>
              </w:rPr>
            </w:pPr>
            <w:r w:rsidRPr="00B620AC">
              <w:rPr>
                <w:rFonts w:ascii="Aptos Narrow" w:eastAsia="Times New Roman" w:hAnsi="Aptos Narrow" w:cs="Times New Roman"/>
                <w:color w:val="3F3F76"/>
                <w:kern w:val="0"/>
                <w:sz w:val="18"/>
                <w:szCs w:val="18"/>
                <w:lang w:eastAsia="en-GB"/>
                <w14:ligatures w14:val="none"/>
              </w:rPr>
              <w:t>coverage</w:t>
            </w:r>
          </w:p>
        </w:tc>
      </w:tr>
      <w:tr w:rsidR="00B620AC" w:rsidRPr="00B620AC" w14:paraId="71357E4E" w14:textId="77777777" w:rsidTr="00B620AC">
        <w:trPr>
          <w:trHeight w:val="300"/>
        </w:trPr>
        <w:tc>
          <w:tcPr>
            <w:tcW w:w="960" w:type="dxa"/>
            <w:tcBorders>
              <w:top w:val="nil"/>
              <w:left w:val="single" w:sz="4" w:space="0" w:color="7F7F7F"/>
              <w:bottom w:val="single" w:sz="4" w:space="0" w:color="7F7F7F"/>
              <w:right w:val="single" w:sz="4" w:space="0" w:color="7F7F7F"/>
            </w:tcBorders>
            <w:shd w:val="clear" w:color="000000" w:fill="FFCC99"/>
            <w:noWrap/>
            <w:vAlign w:val="bottom"/>
            <w:hideMark/>
          </w:tcPr>
          <w:p w14:paraId="6FEA1C31" w14:textId="77777777" w:rsidR="00B620AC" w:rsidRPr="00B620AC" w:rsidRDefault="00B620AC" w:rsidP="00B620AC">
            <w:pPr>
              <w:spacing w:after="0" w:line="240" w:lineRule="auto"/>
              <w:rPr>
                <w:rFonts w:ascii="Aptos Narrow" w:eastAsia="Times New Roman" w:hAnsi="Aptos Narrow" w:cs="Times New Roman"/>
                <w:color w:val="3F3F76"/>
                <w:kern w:val="0"/>
                <w:sz w:val="18"/>
                <w:szCs w:val="18"/>
                <w:lang w:eastAsia="en-GB"/>
                <w14:ligatures w14:val="none"/>
              </w:rPr>
            </w:pPr>
            <w:r w:rsidRPr="00B620AC">
              <w:rPr>
                <w:rFonts w:ascii="Aptos Narrow" w:eastAsia="Times New Roman" w:hAnsi="Aptos Narrow" w:cs="Times New Roman"/>
                <w:color w:val="3F3F76"/>
                <w:kern w:val="0"/>
                <w:sz w:val="18"/>
                <w:szCs w:val="18"/>
                <w:lang w:eastAsia="en-GB"/>
                <w14:ligatures w14:val="none"/>
              </w:rPr>
              <w:t>2 days</w:t>
            </w:r>
          </w:p>
        </w:tc>
        <w:tc>
          <w:tcPr>
            <w:tcW w:w="1280" w:type="dxa"/>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14:paraId="03487CD0"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1.30212E+11</w:t>
            </w:r>
          </w:p>
        </w:tc>
        <w:tc>
          <w:tcPr>
            <w:tcW w:w="1260" w:type="dxa"/>
            <w:tcBorders>
              <w:top w:val="single" w:sz="4" w:space="0" w:color="3F3F3F"/>
              <w:left w:val="nil"/>
              <w:bottom w:val="single" w:sz="4" w:space="0" w:color="3F3F3F"/>
              <w:right w:val="single" w:sz="4" w:space="0" w:color="3F3F3F"/>
            </w:tcBorders>
            <w:shd w:val="clear" w:color="000000" w:fill="F2F2F2"/>
            <w:noWrap/>
            <w:vAlign w:val="bottom"/>
            <w:hideMark/>
          </w:tcPr>
          <w:p w14:paraId="0EE8F887"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360849.1467</w:t>
            </w:r>
          </w:p>
        </w:tc>
        <w:tc>
          <w:tcPr>
            <w:tcW w:w="1420" w:type="dxa"/>
            <w:tcBorders>
              <w:top w:val="single" w:sz="4" w:space="0" w:color="3F3F3F"/>
              <w:left w:val="nil"/>
              <w:bottom w:val="single" w:sz="4" w:space="0" w:color="3F3F3F"/>
              <w:right w:val="single" w:sz="4" w:space="0" w:color="3F3F3F"/>
            </w:tcBorders>
            <w:shd w:val="clear" w:color="000000" w:fill="F2F2F2"/>
            <w:noWrap/>
            <w:vAlign w:val="bottom"/>
            <w:hideMark/>
          </w:tcPr>
          <w:p w14:paraId="1A931908"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281208.6361</w:t>
            </w:r>
          </w:p>
        </w:tc>
        <w:tc>
          <w:tcPr>
            <w:tcW w:w="980" w:type="dxa"/>
            <w:tcBorders>
              <w:top w:val="single" w:sz="4" w:space="0" w:color="3F3F3F"/>
              <w:left w:val="nil"/>
              <w:bottom w:val="single" w:sz="4" w:space="0" w:color="3F3F3F"/>
              <w:right w:val="single" w:sz="4" w:space="0" w:color="3F3F3F"/>
            </w:tcBorders>
            <w:shd w:val="clear" w:color="000000" w:fill="F2F2F2"/>
            <w:noWrap/>
            <w:vAlign w:val="bottom"/>
            <w:hideMark/>
          </w:tcPr>
          <w:p w14:paraId="1834050D"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0.012551</w:t>
            </w:r>
          </w:p>
        </w:tc>
        <w:tc>
          <w:tcPr>
            <w:tcW w:w="980" w:type="dxa"/>
            <w:tcBorders>
              <w:top w:val="single" w:sz="4" w:space="0" w:color="3F3F3F"/>
              <w:left w:val="nil"/>
              <w:bottom w:val="single" w:sz="4" w:space="0" w:color="3F3F3F"/>
              <w:right w:val="single" w:sz="4" w:space="0" w:color="3F3F3F"/>
            </w:tcBorders>
            <w:shd w:val="clear" w:color="000000" w:fill="F2F2F2"/>
            <w:noWrap/>
            <w:vAlign w:val="bottom"/>
            <w:hideMark/>
          </w:tcPr>
          <w:p w14:paraId="1EB27F98"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0.008877</w:t>
            </w:r>
          </w:p>
        </w:tc>
        <w:tc>
          <w:tcPr>
            <w:tcW w:w="980" w:type="dxa"/>
            <w:tcBorders>
              <w:top w:val="single" w:sz="4" w:space="0" w:color="3F3F3F"/>
              <w:left w:val="nil"/>
              <w:bottom w:val="single" w:sz="4" w:space="0" w:color="3F3F3F"/>
              <w:right w:val="single" w:sz="4" w:space="0" w:color="3F3F3F"/>
            </w:tcBorders>
            <w:shd w:val="clear" w:color="000000" w:fill="F2F2F2"/>
            <w:noWrap/>
            <w:vAlign w:val="bottom"/>
            <w:hideMark/>
          </w:tcPr>
          <w:p w14:paraId="40D5A2B7"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0.012432</w:t>
            </w:r>
          </w:p>
        </w:tc>
        <w:tc>
          <w:tcPr>
            <w:tcW w:w="980" w:type="dxa"/>
            <w:tcBorders>
              <w:top w:val="single" w:sz="4" w:space="0" w:color="3F3F3F"/>
              <w:left w:val="nil"/>
              <w:bottom w:val="single" w:sz="4" w:space="0" w:color="3F3F3F"/>
              <w:right w:val="single" w:sz="4" w:space="0" w:color="3F3F3F"/>
            </w:tcBorders>
            <w:shd w:val="clear" w:color="000000" w:fill="F2F2F2"/>
            <w:noWrap/>
            <w:vAlign w:val="bottom"/>
            <w:hideMark/>
          </w:tcPr>
          <w:p w14:paraId="5ED01EAB"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0.727273</w:t>
            </w:r>
          </w:p>
        </w:tc>
      </w:tr>
      <w:tr w:rsidR="00B620AC" w:rsidRPr="00B620AC" w14:paraId="21698F7A" w14:textId="77777777" w:rsidTr="00B620AC">
        <w:trPr>
          <w:trHeight w:val="300"/>
        </w:trPr>
        <w:tc>
          <w:tcPr>
            <w:tcW w:w="960" w:type="dxa"/>
            <w:tcBorders>
              <w:top w:val="nil"/>
              <w:left w:val="single" w:sz="4" w:space="0" w:color="7F7F7F"/>
              <w:bottom w:val="single" w:sz="4" w:space="0" w:color="7F7F7F"/>
              <w:right w:val="single" w:sz="4" w:space="0" w:color="7F7F7F"/>
            </w:tcBorders>
            <w:shd w:val="clear" w:color="000000" w:fill="FFCC99"/>
            <w:noWrap/>
            <w:vAlign w:val="bottom"/>
            <w:hideMark/>
          </w:tcPr>
          <w:p w14:paraId="2C3B5DAA" w14:textId="77777777" w:rsidR="00B620AC" w:rsidRPr="00B620AC" w:rsidRDefault="00B620AC" w:rsidP="00B620AC">
            <w:pPr>
              <w:spacing w:after="0" w:line="240" w:lineRule="auto"/>
              <w:rPr>
                <w:rFonts w:ascii="Aptos Narrow" w:eastAsia="Times New Roman" w:hAnsi="Aptos Narrow" w:cs="Times New Roman"/>
                <w:color w:val="3F3F76"/>
                <w:kern w:val="0"/>
                <w:sz w:val="18"/>
                <w:szCs w:val="18"/>
                <w:lang w:eastAsia="en-GB"/>
                <w14:ligatures w14:val="none"/>
              </w:rPr>
            </w:pPr>
            <w:r w:rsidRPr="00B620AC">
              <w:rPr>
                <w:rFonts w:ascii="Aptos Narrow" w:eastAsia="Times New Roman" w:hAnsi="Aptos Narrow" w:cs="Times New Roman"/>
                <w:color w:val="3F3F76"/>
                <w:kern w:val="0"/>
                <w:sz w:val="18"/>
                <w:szCs w:val="18"/>
                <w:lang w:eastAsia="en-GB"/>
                <w14:ligatures w14:val="none"/>
              </w:rPr>
              <w:t>3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7C8508D0"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1.41042E+11</w:t>
            </w:r>
          </w:p>
        </w:tc>
        <w:tc>
          <w:tcPr>
            <w:tcW w:w="1260" w:type="dxa"/>
            <w:tcBorders>
              <w:top w:val="nil"/>
              <w:left w:val="nil"/>
              <w:bottom w:val="single" w:sz="4" w:space="0" w:color="3F3F3F"/>
              <w:right w:val="single" w:sz="4" w:space="0" w:color="3F3F3F"/>
            </w:tcBorders>
            <w:shd w:val="clear" w:color="000000" w:fill="F2F2F2"/>
            <w:noWrap/>
            <w:vAlign w:val="bottom"/>
            <w:hideMark/>
          </w:tcPr>
          <w:p w14:paraId="16B00D66"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375555.7594</w:t>
            </w:r>
          </w:p>
        </w:tc>
        <w:tc>
          <w:tcPr>
            <w:tcW w:w="1420" w:type="dxa"/>
            <w:tcBorders>
              <w:top w:val="nil"/>
              <w:left w:val="nil"/>
              <w:bottom w:val="single" w:sz="4" w:space="0" w:color="3F3F3F"/>
              <w:right w:val="single" w:sz="4" w:space="0" w:color="3F3F3F"/>
            </w:tcBorders>
            <w:shd w:val="clear" w:color="000000" w:fill="F2F2F2"/>
            <w:noWrap/>
            <w:vAlign w:val="bottom"/>
            <w:hideMark/>
          </w:tcPr>
          <w:p w14:paraId="7AFEC304"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293318.38</w:t>
            </w:r>
          </w:p>
        </w:tc>
        <w:tc>
          <w:tcPr>
            <w:tcW w:w="980" w:type="dxa"/>
            <w:tcBorders>
              <w:top w:val="nil"/>
              <w:left w:val="nil"/>
              <w:bottom w:val="single" w:sz="4" w:space="0" w:color="3F3F3F"/>
              <w:right w:val="single" w:sz="4" w:space="0" w:color="3F3F3F"/>
            </w:tcBorders>
            <w:shd w:val="clear" w:color="000000" w:fill="F2F2F2"/>
            <w:noWrap/>
            <w:vAlign w:val="bottom"/>
            <w:hideMark/>
          </w:tcPr>
          <w:p w14:paraId="1A8C5CCD"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0.013089</w:t>
            </w:r>
          </w:p>
        </w:tc>
        <w:tc>
          <w:tcPr>
            <w:tcW w:w="980" w:type="dxa"/>
            <w:tcBorders>
              <w:top w:val="nil"/>
              <w:left w:val="nil"/>
              <w:bottom w:val="single" w:sz="4" w:space="0" w:color="3F3F3F"/>
              <w:right w:val="single" w:sz="4" w:space="0" w:color="3F3F3F"/>
            </w:tcBorders>
            <w:shd w:val="clear" w:color="000000" w:fill="F2F2F2"/>
            <w:noWrap/>
            <w:vAlign w:val="bottom"/>
            <w:hideMark/>
          </w:tcPr>
          <w:p w14:paraId="15D0F121"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0.009181</w:t>
            </w:r>
          </w:p>
        </w:tc>
        <w:tc>
          <w:tcPr>
            <w:tcW w:w="980" w:type="dxa"/>
            <w:tcBorders>
              <w:top w:val="nil"/>
              <w:left w:val="nil"/>
              <w:bottom w:val="single" w:sz="4" w:space="0" w:color="3F3F3F"/>
              <w:right w:val="single" w:sz="4" w:space="0" w:color="3F3F3F"/>
            </w:tcBorders>
            <w:shd w:val="clear" w:color="000000" w:fill="F2F2F2"/>
            <w:noWrap/>
            <w:vAlign w:val="bottom"/>
            <w:hideMark/>
          </w:tcPr>
          <w:p w14:paraId="0BBF2B80"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0.01296</w:t>
            </w:r>
          </w:p>
        </w:tc>
        <w:tc>
          <w:tcPr>
            <w:tcW w:w="980" w:type="dxa"/>
            <w:tcBorders>
              <w:top w:val="nil"/>
              <w:left w:val="nil"/>
              <w:bottom w:val="single" w:sz="4" w:space="0" w:color="3F3F3F"/>
              <w:right w:val="single" w:sz="4" w:space="0" w:color="3F3F3F"/>
            </w:tcBorders>
            <w:shd w:val="clear" w:color="000000" w:fill="F2F2F2"/>
            <w:noWrap/>
            <w:vAlign w:val="bottom"/>
            <w:hideMark/>
          </w:tcPr>
          <w:p w14:paraId="3FF47CEE"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0.727273</w:t>
            </w:r>
          </w:p>
        </w:tc>
      </w:tr>
      <w:tr w:rsidR="00B620AC" w:rsidRPr="00B620AC" w14:paraId="7C5AFC06" w14:textId="77777777" w:rsidTr="00B620AC">
        <w:trPr>
          <w:trHeight w:val="300"/>
        </w:trPr>
        <w:tc>
          <w:tcPr>
            <w:tcW w:w="960" w:type="dxa"/>
            <w:tcBorders>
              <w:top w:val="nil"/>
              <w:left w:val="single" w:sz="4" w:space="0" w:color="7F7F7F"/>
              <w:bottom w:val="single" w:sz="4" w:space="0" w:color="7F7F7F"/>
              <w:right w:val="single" w:sz="4" w:space="0" w:color="7F7F7F"/>
            </w:tcBorders>
            <w:shd w:val="clear" w:color="000000" w:fill="FFCC99"/>
            <w:noWrap/>
            <w:vAlign w:val="bottom"/>
            <w:hideMark/>
          </w:tcPr>
          <w:p w14:paraId="69B20D11" w14:textId="77777777" w:rsidR="00B620AC" w:rsidRPr="00B620AC" w:rsidRDefault="00B620AC" w:rsidP="00B620AC">
            <w:pPr>
              <w:spacing w:after="0" w:line="240" w:lineRule="auto"/>
              <w:rPr>
                <w:rFonts w:ascii="Aptos Narrow" w:eastAsia="Times New Roman" w:hAnsi="Aptos Narrow" w:cs="Times New Roman"/>
                <w:color w:val="3F3F76"/>
                <w:kern w:val="0"/>
                <w:sz w:val="18"/>
                <w:szCs w:val="18"/>
                <w:lang w:eastAsia="en-GB"/>
                <w14:ligatures w14:val="none"/>
              </w:rPr>
            </w:pPr>
            <w:r w:rsidRPr="00B620AC">
              <w:rPr>
                <w:rFonts w:ascii="Aptos Narrow" w:eastAsia="Times New Roman" w:hAnsi="Aptos Narrow" w:cs="Times New Roman"/>
                <w:color w:val="3F3F76"/>
                <w:kern w:val="0"/>
                <w:sz w:val="18"/>
                <w:szCs w:val="18"/>
                <w:lang w:eastAsia="en-GB"/>
                <w14:ligatures w14:val="none"/>
              </w:rPr>
              <w:t>4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6EAC2588"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1.5199E+11</w:t>
            </w:r>
          </w:p>
        </w:tc>
        <w:tc>
          <w:tcPr>
            <w:tcW w:w="1260" w:type="dxa"/>
            <w:tcBorders>
              <w:top w:val="nil"/>
              <w:left w:val="nil"/>
              <w:bottom w:val="single" w:sz="4" w:space="0" w:color="3F3F3F"/>
              <w:right w:val="single" w:sz="4" w:space="0" w:color="3F3F3F"/>
            </w:tcBorders>
            <w:shd w:val="clear" w:color="000000" w:fill="F2F2F2"/>
            <w:noWrap/>
            <w:vAlign w:val="bottom"/>
            <w:hideMark/>
          </w:tcPr>
          <w:p w14:paraId="5D28C2DF"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389858.3269</w:t>
            </w:r>
          </w:p>
        </w:tc>
        <w:tc>
          <w:tcPr>
            <w:tcW w:w="1420" w:type="dxa"/>
            <w:tcBorders>
              <w:top w:val="nil"/>
              <w:left w:val="nil"/>
              <w:bottom w:val="single" w:sz="4" w:space="0" w:color="3F3F3F"/>
              <w:right w:val="single" w:sz="4" w:space="0" w:color="3F3F3F"/>
            </w:tcBorders>
            <w:shd w:val="clear" w:color="000000" w:fill="F2F2F2"/>
            <w:noWrap/>
            <w:vAlign w:val="bottom"/>
            <w:hideMark/>
          </w:tcPr>
          <w:p w14:paraId="7FC8D793"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305989.4366</w:t>
            </w:r>
          </w:p>
        </w:tc>
        <w:tc>
          <w:tcPr>
            <w:tcW w:w="980" w:type="dxa"/>
            <w:tcBorders>
              <w:top w:val="nil"/>
              <w:left w:val="nil"/>
              <w:bottom w:val="single" w:sz="4" w:space="0" w:color="3F3F3F"/>
              <w:right w:val="single" w:sz="4" w:space="0" w:color="3F3F3F"/>
            </w:tcBorders>
            <w:shd w:val="clear" w:color="000000" w:fill="F2F2F2"/>
            <w:noWrap/>
            <w:vAlign w:val="bottom"/>
            <w:hideMark/>
          </w:tcPr>
          <w:p w14:paraId="57031830"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0.013652</w:t>
            </w:r>
          </w:p>
        </w:tc>
        <w:tc>
          <w:tcPr>
            <w:tcW w:w="980" w:type="dxa"/>
            <w:tcBorders>
              <w:top w:val="nil"/>
              <w:left w:val="nil"/>
              <w:bottom w:val="single" w:sz="4" w:space="0" w:color="3F3F3F"/>
              <w:right w:val="single" w:sz="4" w:space="0" w:color="3F3F3F"/>
            </w:tcBorders>
            <w:shd w:val="clear" w:color="000000" w:fill="F2F2F2"/>
            <w:noWrap/>
            <w:vAlign w:val="bottom"/>
            <w:hideMark/>
          </w:tcPr>
          <w:p w14:paraId="2CC3D7F5"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0.009658</w:t>
            </w:r>
          </w:p>
        </w:tc>
        <w:tc>
          <w:tcPr>
            <w:tcW w:w="980" w:type="dxa"/>
            <w:tcBorders>
              <w:top w:val="nil"/>
              <w:left w:val="nil"/>
              <w:bottom w:val="single" w:sz="4" w:space="0" w:color="3F3F3F"/>
              <w:right w:val="single" w:sz="4" w:space="0" w:color="3F3F3F"/>
            </w:tcBorders>
            <w:shd w:val="clear" w:color="000000" w:fill="F2F2F2"/>
            <w:noWrap/>
            <w:vAlign w:val="bottom"/>
            <w:hideMark/>
          </w:tcPr>
          <w:p w14:paraId="7040A8C5"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0.013514</w:t>
            </w:r>
          </w:p>
        </w:tc>
        <w:tc>
          <w:tcPr>
            <w:tcW w:w="980" w:type="dxa"/>
            <w:tcBorders>
              <w:top w:val="nil"/>
              <w:left w:val="nil"/>
              <w:bottom w:val="single" w:sz="4" w:space="0" w:color="3F3F3F"/>
              <w:right w:val="single" w:sz="4" w:space="0" w:color="3F3F3F"/>
            </w:tcBorders>
            <w:shd w:val="clear" w:color="000000" w:fill="F2F2F2"/>
            <w:noWrap/>
            <w:vAlign w:val="bottom"/>
            <w:hideMark/>
          </w:tcPr>
          <w:p w14:paraId="7B977471"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0.727273</w:t>
            </w:r>
          </w:p>
        </w:tc>
      </w:tr>
      <w:tr w:rsidR="00B620AC" w:rsidRPr="00B620AC" w14:paraId="2ED34AC2" w14:textId="77777777" w:rsidTr="00B620AC">
        <w:trPr>
          <w:trHeight w:val="300"/>
        </w:trPr>
        <w:tc>
          <w:tcPr>
            <w:tcW w:w="960" w:type="dxa"/>
            <w:tcBorders>
              <w:top w:val="nil"/>
              <w:left w:val="single" w:sz="4" w:space="0" w:color="7F7F7F"/>
              <w:bottom w:val="single" w:sz="4" w:space="0" w:color="7F7F7F"/>
              <w:right w:val="single" w:sz="4" w:space="0" w:color="7F7F7F"/>
            </w:tcBorders>
            <w:shd w:val="clear" w:color="000000" w:fill="FFCC99"/>
            <w:noWrap/>
            <w:vAlign w:val="bottom"/>
            <w:hideMark/>
          </w:tcPr>
          <w:p w14:paraId="49835E73" w14:textId="77777777" w:rsidR="00B620AC" w:rsidRPr="00B620AC" w:rsidRDefault="00B620AC" w:rsidP="00B620AC">
            <w:pPr>
              <w:spacing w:after="0" w:line="240" w:lineRule="auto"/>
              <w:rPr>
                <w:rFonts w:ascii="Aptos Narrow" w:eastAsia="Times New Roman" w:hAnsi="Aptos Narrow" w:cs="Times New Roman"/>
                <w:color w:val="3F3F76"/>
                <w:kern w:val="0"/>
                <w:sz w:val="18"/>
                <w:szCs w:val="18"/>
                <w:lang w:eastAsia="en-GB"/>
                <w14:ligatures w14:val="none"/>
              </w:rPr>
            </w:pPr>
            <w:r w:rsidRPr="00B620AC">
              <w:rPr>
                <w:rFonts w:ascii="Aptos Narrow" w:eastAsia="Times New Roman" w:hAnsi="Aptos Narrow" w:cs="Times New Roman"/>
                <w:color w:val="3F3F76"/>
                <w:kern w:val="0"/>
                <w:sz w:val="18"/>
                <w:szCs w:val="18"/>
                <w:lang w:eastAsia="en-GB"/>
                <w14:ligatures w14:val="none"/>
              </w:rPr>
              <w:t>5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4FCB4DC0"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1.62674E+11</w:t>
            </w:r>
          </w:p>
        </w:tc>
        <w:tc>
          <w:tcPr>
            <w:tcW w:w="1260" w:type="dxa"/>
            <w:tcBorders>
              <w:top w:val="nil"/>
              <w:left w:val="nil"/>
              <w:bottom w:val="single" w:sz="4" w:space="0" w:color="3F3F3F"/>
              <w:right w:val="single" w:sz="4" w:space="0" w:color="3F3F3F"/>
            </w:tcBorders>
            <w:shd w:val="clear" w:color="000000" w:fill="F2F2F2"/>
            <w:noWrap/>
            <w:vAlign w:val="bottom"/>
            <w:hideMark/>
          </w:tcPr>
          <w:p w14:paraId="45728EC6"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403329.0393</w:t>
            </w:r>
          </w:p>
        </w:tc>
        <w:tc>
          <w:tcPr>
            <w:tcW w:w="1420" w:type="dxa"/>
            <w:tcBorders>
              <w:top w:val="nil"/>
              <w:left w:val="nil"/>
              <w:bottom w:val="single" w:sz="4" w:space="0" w:color="3F3F3F"/>
              <w:right w:val="single" w:sz="4" w:space="0" w:color="3F3F3F"/>
            </w:tcBorders>
            <w:shd w:val="clear" w:color="000000" w:fill="F2F2F2"/>
            <w:noWrap/>
            <w:vAlign w:val="bottom"/>
            <w:hideMark/>
          </w:tcPr>
          <w:p w14:paraId="56DC1B78"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318471.5226</w:t>
            </w:r>
          </w:p>
        </w:tc>
        <w:tc>
          <w:tcPr>
            <w:tcW w:w="980" w:type="dxa"/>
            <w:tcBorders>
              <w:top w:val="nil"/>
              <w:left w:val="nil"/>
              <w:bottom w:val="single" w:sz="4" w:space="0" w:color="3F3F3F"/>
              <w:right w:val="single" w:sz="4" w:space="0" w:color="3F3F3F"/>
            </w:tcBorders>
            <w:shd w:val="clear" w:color="000000" w:fill="F2F2F2"/>
            <w:noWrap/>
            <w:vAlign w:val="bottom"/>
            <w:hideMark/>
          </w:tcPr>
          <w:p w14:paraId="5516A6C1"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0.014207</w:t>
            </w:r>
          </w:p>
        </w:tc>
        <w:tc>
          <w:tcPr>
            <w:tcW w:w="980" w:type="dxa"/>
            <w:tcBorders>
              <w:top w:val="nil"/>
              <w:left w:val="nil"/>
              <w:bottom w:val="single" w:sz="4" w:space="0" w:color="3F3F3F"/>
              <w:right w:val="single" w:sz="4" w:space="0" w:color="3F3F3F"/>
            </w:tcBorders>
            <w:shd w:val="clear" w:color="000000" w:fill="F2F2F2"/>
            <w:noWrap/>
            <w:vAlign w:val="bottom"/>
            <w:hideMark/>
          </w:tcPr>
          <w:p w14:paraId="610823FC"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0.010433</w:t>
            </w:r>
          </w:p>
        </w:tc>
        <w:tc>
          <w:tcPr>
            <w:tcW w:w="980" w:type="dxa"/>
            <w:tcBorders>
              <w:top w:val="nil"/>
              <w:left w:val="nil"/>
              <w:bottom w:val="single" w:sz="4" w:space="0" w:color="3F3F3F"/>
              <w:right w:val="single" w:sz="4" w:space="0" w:color="3F3F3F"/>
            </w:tcBorders>
            <w:shd w:val="clear" w:color="000000" w:fill="F2F2F2"/>
            <w:noWrap/>
            <w:vAlign w:val="bottom"/>
            <w:hideMark/>
          </w:tcPr>
          <w:p w14:paraId="10596DA4"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0.01406</w:t>
            </w:r>
          </w:p>
        </w:tc>
        <w:tc>
          <w:tcPr>
            <w:tcW w:w="980" w:type="dxa"/>
            <w:tcBorders>
              <w:top w:val="nil"/>
              <w:left w:val="nil"/>
              <w:bottom w:val="single" w:sz="4" w:space="0" w:color="3F3F3F"/>
              <w:right w:val="single" w:sz="4" w:space="0" w:color="3F3F3F"/>
            </w:tcBorders>
            <w:shd w:val="clear" w:color="000000" w:fill="F2F2F2"/>
            <w:noWrap/>
            <w:vAlign w:val="bottom"/>
            <w:hideMark/>
          </w:tcPr>
          <w:p w14:paraId="51CFE00E"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0.681818</w:t>
            </w:r>
          </w:p>
        </w:tc>
      </w:tr>
      <w:tr w:rsidR="00B620AC" w:rsidRPr="00B620AC" w14:paraId="46E65A73" w14:textId="77777777" w:rsidTr="00B620AC">
        <w:trPr>
          <w:trHeight w:val="300"/>
        </w:trPr>
        <w:tc>
          <w:tcPr>
            <w:tcW w:w="960" w:type="dxa"/>
            <w:tcBorders>
              <w:top w:val="nil"/>
              <w:left w:val="single" w:sz="4" w:space="0" w:color="7F7F7F"/>
              <w:bottom w:val="single" w:sz="4" w:space="0" w:color="7F7F7F"/>
              <w:right w:val="single" w:sz="4" w:space="0" w:color="7F7F7F"/>
            </w:tcBorders>
            <w:shd w:val="clear" w:color="000000" w:fill="FFCC99"/>
            <w:noWrap/>
            <w:vAlign w:val="bottom"/>
            <w:hideMark/>
          </w:tcPr>
          <w:p w14:paraId="7AE7CDDD" w14:textId="77777777" w:rsidR="00B620AC" w:rsidRPr="00B620AC" w:rsidRDefault="00B620AC" w:rsidP="00B620AC">
            <w:pPr>
              <w:spacing w:after="0" w:line="240" w:lineRule="auto"/>
              <w:rPr>
                <w:rFonts w:ascii="Aptos Narrow" w:eastAsia="Times New Roman" w:hAnsi="Aptos Narrow" w:cs="Times New Roman"/>
                <w:color w:val="3F3F76"/>
                <w:kern w:val="0"/>
                <w:sz w:val="18"/>
                <w:szCs w:val="18"/>
                <w:lang w:eastAsia="en-GB"/>
                <w14:ligatures w14:val="none"/>
              </w:rPr>
            </w:pPr>
            <w:r w:rsidRPr="00B620AC">
              <w:rPr>
                <w:rFonts w:ascii="Aptos Narrow" w:eastAsia="Times New Roman" w:hAnsi="Aptos Narrow" w:cs="Times New Roman"/>
                <w:color w:val="3F3F76"/>
                <w:kern w:val="0"/>
                <w:sz w:val="18"/>
                <w:szCs w:val="18"/>
                <w:lang w:eastAsia="en-GB"/>
                <w14:ligatures w14:val="none"/>
              </w:rPr>
              <w:t>6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29D18BE0"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1.73586E+11</w:t>
            </w:r>
          </w:p>
        </w:tc>
        <w:tc>
          <w:tcPr>
            <w:tcW w:w="1260" w:type="dxa"/>
            <w:tcBorders>
              <w:top w:val="nil"/>
              <w:left w:val="nil"/>
              <w:bottom w:val="single" w:sz="4" w:space="0" w:color="3F3F3F"/>
              <w:right w:val="single" w:sz="4" w:space="0" w:color="3F3F3F"/>
            </w:tcBorders>
            <w:shd w:val="clear" w:color="000000" w:fill="F2F2F2"/>
            <w:noWrap/>
            <w:vAlign w:val="bottom"/>
            <w:hideMark/>
          </w:tcPr>
          <w:p w14:paraId="66EFDC20"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416636.1493</w:t>
            </w:r>
          </w:p>
        </w:tc>
        <w:tc>
          <w:tcPr>
            <w:tcW w:w="1420" w:type="dxa"/>
            <w:tcBorders>
              <w:top w:val="nil"/>
              <w:left w:val="nil"/>
              <w:bottom w:val="single" w:sz="4" w:space="0" w:color="3F3F3F"/>
              <w:right w:val="single" w:sz="4" w:space="0" w:color="3F3F3F"/>
            </w:tcBorders>
            <w:shd w:val="clear" w:color="000000" w:fill="F2F2F2"/>
            <w:noWrap/>
            <w:vAlign w:val="bottom"/>
            <w:hideMark/>
          </w:tcPr>
          <w:p w14:paraId="1ADCA9F8"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330482.9035</w:t>
            </w:r>
          </w:p>
        </w:tc>
        <w:tc>
          <w:tcPr>
            <w:tcW w:w="980" w:type="dxa"/>
            <w:tcBorders>
              <w:top w:val="nil"/>
              <w:left w:val="nil"/>
              <w:bottom w:val="single" w:sz="4" w:space="0" w:color="3F3F3F"/>
              <w:right w:val="single" w:sz="4" w:space="0" w:color="3F3F3F"/>
            </w:tcBorders>
            <w:shd w:val="clear" w:color="000000" w:fill="F2F2F2"/>
            <w:noWrap/>
            <w:vAlign w:val="bottom"/>
            <w:hideMark/>
          </w:tcPr>
          <w:p w14:paraId="1E71499D"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0.014741</w:t>
            </w:r>
          </w:p>
        </w:tc>
        <w:tc>
          <w:tcPr>
            <w:tcW w:w="980" w:type="dxa"/>
            <w:tcBorders>
              <w:top w:val="nil"/>
              <w:left w:val="nil"/>
              <w:bottom w:val="single" w:sz="4" w:space="0" w:color="3F3F3F"/>
              <w:right w:val="single" w:sz="4" w:space="0" w:color="3F3F3F"/>
            </w:tcBorders>
            <w:shd w:val="clear" w:color="000000" w:fill="F2F2F2"/>
            <w:noWrap/>
            <w:vAlign w:val="bottom"/>
            <w:hideMark/>
          </w:tcPr>
          <w:p w14:paraId="7B21E08D"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0.011064</w:t>
            </w:r>
          </w:p>
        </w:tc>
        <w:tc>
          <w:tcPr>
            <w:tcW w:w="980" w:type="dxa"/>
            <w:tcBorders>
              <w:top w:val="nil"/>
              <w:left w:val="nil"/>
              <w:bottom w:val="single" w:sz="4" w:space="0" w:color="3F3F3F"/>
              <w:right w:val="single" w:sz="4" w:space="0" w:color="3F3F3F"/>
            </w:tcBorders>
            <w:shd w:val="clear" w:color="000000" w:fill="F2F2F2"/>
            <w:noWrap/>
            <w:vAlign w:val="bottom"/>
            <w:hideMark/>
          </w:tcPr>
          <w:p w14:paraId="5DB07D3A"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0.014585</w:t>
            </w:r>
          </w:p>
        </w:tc>
        <w:tc>
          <w:tcPr>
            <w:tcW w:w="980" w:type="dxa"/>
            <w:tcBorders>
              <w:top w:val="nil"/>
              <w:left w:val="nil"/>
              <w:bottom w:val="single" w:sz="4" w:space="0" w:color="3F3F3F"/>
              <w:right w:val="single" w:sz="4" w:space="0" w:color="3F3F3F"/>
            </w:tcBorders>
            <w:shd w:val="clear" w:color="000000" w:fill="F2F2F2"/>
            <w:noWrap/>
            <w:vAlign w:val="bottom"/>
            <w:hideMark/>
          </w:tcPr>
          <w:p w14:paraId="56C10B96"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0.590909</w:t>
            </w:r>
          </w:p>
        </w:tc>
      </w:tr>
      <w:tr w:rsidR="00B620AC" w:rsidRPr="00B620AC" w14:paraId="5E0A3E36" w14:textId="77777777" w:rsidTr="00B620AC">
        <w:trPr>
          <w:trHeight w:val="300"/>
        </w:trPr>
        <w:tc>
          <w:tcPr>
            <w:tcW w:w="960" w:type="dxa"/>
            <w:tcBorders>
              <w:top w:val="nil"/>
              <w:left w:val="single" w:sz="4" w:space="0" w:color="7F7F7F"/>
              <w:bottom w:val="single" w:sz="4" w:space="0" w:color="7F7F7F"/>
              <w:right w:val="single" w:sz="4" w:space="0" w:color="7F7F7F"/>
            </w:tcBorders>
            <w:shd w:val="clear" w:color="000000" w:fill="FFCC99"/>
            <w:noWrap/>
            <w:vAlign w:val="bottom"/>
            <w:hideMark/>
          </w:tcPr>
          <w:p w14:paraId="0E28C945" w14:textId="77777777" w:rsidR="00B620AC" w:rsidRPr="00B620AC" w:rsidRDefault="00B620AC" w:rsidP="00B620AC">
            <w:pPr>
              <w:spacing w:after="0" w:line="240" w:lineRule="auto"/>
              <w:rPr>
                <w:rFonts w:ascii="Aptos Narrow" w:eastAsia="Times New Roman" w:hAnsi="Aptos Narrow" w:cs="Times New Roman"/>
                <w:color w:val="3F3F76"/>
                <w:kern w:val="0"/>
                <w:sz w:val="18"/>
                <w:szCs w:val="18"/>
                <w:lang w:eastAsia="en-GB"/>
                <w14:ligatures w14:val="none"/>
              </w:rPr>
            </w:pPr>
            <w:r w:rsidRPr="00B620AC">
              <w:rPr>
                <w:rFonts w:ascii="Aptos Narrow" w:eastAsia="Times New Roman" w:hAnsi="Aptos Narrow" w:cs="Times New Roman"/>
                <w:color w:val="3F3F76"/>
                <w:kern w:val="0"/>
                <w:sz w:val="18"/>
                <w:szCs w:val="18"/>
                <w:lang w:eastAsia="en-GB"/>
                <w14:ligatures w14:val="none"/>
              </w:rPr>
              <w:t>7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4DBE0739"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1.84891E+11</w:t>
            </w:r>
          </w:p>
        </w:tc>
        <w:tc>
          <w:tcPr>
            <w:tcW w:w="1260" w:type="dxa"/>
            <w:tcBorders>
              <w:top w:val="nil"/>
              <w:left w:val="nil"/>
              <w:bottom w:val="single" w:sz="4" w:space="0" w:color="3F3F3F"/>
              <w:right w:val="single" w:sz="4" w:space="0" w:color="3F3F3F"/>
            </w:tcBorders>
            <w:shd w:val="clear" w:color="000000" w:fill="F2F2F2"/>
            <w:noWrap/>
            <w:vAlign w:val="bottom"/>
            <w:hideMark/>
          </w:tcPr>
          <w:p w14:paraId="0E280787"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429989.7059</w:t>
            </w:r>
          </w:p>
        </w:tc>
        <w:tc>
          <w:tcPr>
            <w:tcW w:w="1420" w:type="dxa"/>
            <w:tcBorders>
              <w:top w:val="nil"/>
              <w:left w:val="nil"/>
              <w:bottom w:val="single" w:sz="4" w:space="0" w:color="3F3F3F"/>
              <w:right w:val="single" w:sz="4" w:space="0" w:color="3F3F3F"/>
            </w:tcBorders>
            <w:shd w:val="clear" w:color="000000" w:fill="F2F2F2"/>
            <w:noWrap/>
            <w:vAlign w:val="bottom"/>
            <w:hideMark/>
          </w:tcPr>
          <w:p w14:paraId="30B57626"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342477.2343</w:t>
            </w:r>
          </w:p>
        </w:tc>
        <w:tc>
          <w:tcPr>
            <w:tcW w:w="980" w:type="dxa"/>
            <w:tcBorders>
              <w:top w:val="nil"/>
              <w:left w:val="nil"/>
              <w:bottom w:val="single" w:sz="4" w:space="0" w:color="3F3F3F"/>
              <w:right w:val="single" w:sz="4" w:space="0" w:color="3F3F3F"/>
            </w:tcBorders>
            <w:shd w:val="clear" w:color="000000" w:fill="F2F2F2"/>
            <w:noWrap/>
            <w:vAlign w:val="bottom"/>
            <w:hideMark/>
          </w:tcPr>
          <w:p w14:paraId="3C825ACF"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0.015273</w:t>
            </w:r>
          </w:p>
        </w:tc>
        <w:tc>
          <w:tcPr>
            <w:tcW w:w="980" w:type="dxa"/>
            <w:tcBorders>
              <w:top w:val="nil"/>
              <w:left w:val="nil"/>
              <w:bottom w:val="single" w:sz="4" w:space="0" w:color="3F3F3F"/>
              <w:right w:val="single" w:sz="4" w:space="0" w:color="3F3F3F"/>
            </w:tcBorders>
            <w:shd w:val="clear" w:color="000000" w:fill="F2F2F2"/>
            <w:noWrap/>
            <w:vAlign w:val="bottom"/>
            <w:hideMark/>
          </w:tcPr>
          <w:p w14:paraId="6FE28A38"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0.011389</w:t>
            </w:r>
          </w:p>
        </w:tc>
        <w:tc>
          <w:tcPr>
            <w:tcW w:w="980" w:type="dxa"/>
            <w:tcBorders>
              <w:top w:val="nil"/>
              <w:left w:val="nil"/>
              <w:bottom w:val="single" w:sz="4" w:space="0" w:color="3F3F3F"/>
              <w:right w:val="single" w:sz="4" w:space="0" w:color="3F3F3F"/>
            </w:tcBorders>
            <w:shd w:val="clear" w:color="000000" w:fill="F2F2F2"/>
            <w:noWrap/>
            <w:vAlign w:val="bottom"/>
            <w:hideMark/>
          </w:tcPr>
          <w:p w14:paraId="60DD6A12"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0.015107</w:t>
            </w:r>
          </w:p>
        </w:tc>
        <w:tc>
          <w:tcPr>
            <w:tcW w:w="980" w:type="dxa"/>
            <w:tcBorders>
              <w:top w:val="nil"/>
              <w:left w:val="nil"/>
              <w:bottom w:val="single" w:sz="4" w:space="0" w:color="3F3F3F"/>
              <w:right w:val="single" w:sz="4" w:space="0" w:color="3F3F3F"/>
            </w:tcBorders>
            <w:shd w:val="clear" w:color="000000" w:fill="F2F2F2"/>
            <w:noWrap/>
            <w:vAlign w:val="bottom"/>
            <w:hideMark/>
          </w:tcPr>
          <w:p w14:paraId="293B2BC0"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0.545455</w:t>
            </w:r>
          </w:p>
        </w:tc>
      </w:tr>
      <w:tr w:rsidR="00B620AC" w:rsidRPr="00B620AC" w14:paraId="3BBA8E08" w14:textId="77777777" w:rsidTr="00B620AC">
        <w:trPr>
          <w:trHeight w:val="300"/>
        </w:trPr>
        <w:tc>
          <w:tcPr>
            <w:tcW w:w="960" w:type="dxa"/>
            <w:tcBorders>
              <w:top w:val="nil"/>
              <w:left w:val="single" w:sz="4" w:space="0" w:color="7F7F7F"/>
              <w:bottom w:val="single" w:sz="4" w:space="0" w:color="7F7F7F"/>
              <w:right w:val="single" w:sz="4" w:space="0" w:color="7F7F7F"/>
            </w:tcBorders>
            <w:shd w:val="clear" w:color="000000" w:fill="FFCC99"/>
            <w:noWrap/>
            <w:vAlign w:val="bottom"/>
            <w:hideMark/>
          </w:tcPr>
          <w:p w14:paraId="4A01992C" w14:textId="77777777" w:rsidR="00B620AC" w:rsidRPr="00B620AC" w:rsidRDefault="00B620AC" w:rsidP="00B620AC">
            <w:pPr>
              <w:spacing w:after="0" w:line="240" w:lineRule="auto"/>
              <w:rPr>
                <w:rFonts w:ascii="Aptos Narrow" w:eastAsia="Times New Roman" w:hAnsi="Aptos Narrow" w:cs="Times New Roman"/>
                <w:color w:val="3F3F76"/>
                <w:kern w:val="0"/>
                <w:sz w:val="18"/>
                <w:szCs w:val="18"/>
                <w:lang w:eastAsia="en-GB"/>
                <w14:ligatures w14:val="none"/>
              </w:rPr>
            </w:pPr>
            <w:r w:rsidRPr="00B620AC">
              <w:rPr>
                <w:rFonts w:ascii="Aptos Narrow" w:eastAsia="Times New Roman" w:hAnsi="Aptos Narrow" w:cs="Times New Roman"/>
                <w:color w:val="3F3F76"/>
                <w:kern w:val="0"/>
                <w:sz w:val="18"/>
                <w:szCs w:val="18"/>
                <w:lang w:eastAsia="en-GB"/>
                <w14:ligatures w14:val="none"/>
              </w:rPr>
              <w:t>8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3A5E1AFB"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1.97236E+11</w:t>
            </w:r>
          </w:p>
        </w:tc>
        <w:tc>
          <w:tcPr>
            <w:tcW w:w="1260" w:type="dxa"/>
            <w:tcBorders>
              <w:top w:val="nil"/>
              <w:left w:val="nil"/>
              <w:bottom w:val="single" w:sz="4" w:space="0" w:color="3F3F3F"/>
              <w:right w:val="single" w:sz="4" w:space="0" w:color="3F3F3F"/>
            </w:tcBorders>
            <w:shd w:val="clear" w:color="000000" w:fill="F2F2F2"/>
            <w:noWrap/>
            <w:vAlign w:val="bottom"/>
            <w:hideMark/>
          </w:tcPr>
          <w:p w14:paraId="473DDB89"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444112.8158</w:t>
            </w:r>
          </w:p>
        </w:tc>
        <w:tc>
          <w:tcPr>
            <w:tcW w:w="1420" w:type="dxa"/>
            <w:tcBorders>
              <w:top w:val="nil"/>
              <w:left w:val="nil"/>
              <w:bottom w:val="single" w:sz="4" w:space="0" w:color="3F3F3F"/>
              <w:right w:val="single" w:sz="4" w:space="0" w:color="3F3F3F"/>
            </w:tcBorders>
            <w:shd w:val="clear" w:color="000000" w:fill="F2F2F2"/>
            <w:noWrap/>
            <w:vAlign w:val="bottom"/>
            <w:hideMark/>
          </w:tcPr>
          <w:p w14:paraId="2B1BF422"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354547.8982</w:t>
            </w:r>
          </w:p>
        </w:tc>
        <w:tc>
          <w:tcPr>
            <w:tcW w:w="980" w:type="dxa"/>
            <w:tcBorders>
              <w:top w:val="nil"/>
              <w:left w:val="nil"/>
              <w:bottom w:val="single" w:sz="4" w:space="0" w:color="3F3F3F"/>
              <w:right w:val="single" w:sz="4" w:space="0" w:color="3F3F3F"/>
            </w:tcBorders>
            <w:shd w:val="clear" w:color="000000" w:fill="F2F2F2"/>
            <w:noWrap/>
            <w:vAlign w:val="bottom"/>
            <w:hideMark/>
          </w:tcPr>
          <w:p w14:paraId="6A717C43"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0.015808</w:t>
            </w:r>
          </w:p>
        </w:tc>
        <w:tc>
          <w:tcPr>
            <w:tcW w:w="980" w:type="dxa"/>
            <w:tcBorders>
              <w:top w:val="nil"/>
              <w:left w:val="nil"/>
              <w:bottom w:val="single" w:sz="4" w:space="0" w:color="3F3F3F"/>
              <w:right w:val="single" w:sz="4" w:space="0" w:color="3F3F3F"/>
            </w:tcBorders>
            <w:shd w:val="clear" w:color="000000" w:fill="F2F2F2"/>
            <w:noWrap/>
            <w:vAlign w:val="bottom"/>
            <w:hideMark/>
          </w:tcPr>
          <w:p w14:paraId="1EB91439"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0.011725</w:t>
            </w:r>
          </w:p>
        </w:tc>
        <w:tc>
          <w:tcPr>
            <w:tcW w:w="980" w:type="dxa"/>
            <w:tcBorders>
              <w:top w:val="nil"/>
              <w:left w:val="nil"/>
              <w:bottom w:val="single" w:sz="4" w:space="0" w:color="3F3F3F"/>
              <w:right w:val="single" w:sz="4" w:space="0" w:color="3F3F3F"/>
            </w:tcBorders>
            <w:shd w:val="clear" w:color="000000" w:fill="F2F2F2"/>
            <w:noWrap/>
            <w:vAlign w:val="bottom"/>
            <w:hideMark/>
          </w:tcPr>
          <w:p w14:paraId="3D49882D"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0.015632</w:t>
            </w:r>
          </w:p>
        </w:tc>
        <w:tc>
          <w:tcPr>
            <w:tcW w:w="980" w:type="dxa"/>
            <w:tcBorders>
              <w:top w:val="nil"/>
              <w:left w:val="nil"/>
              <w:bottom w:val="single" w:sz="4" w:space="0" w:color="3F3F3F"/>
              <w:right w:val="single" w:sz="4" w:space="0" w:color="3F3F3F"/>
            </w:tcBorders>
            <w:shd w:val="clear" w:color="000000" w:fill="F2F2F2"/>
            <w:noWrap/>
            <w:vAlign w:val="bottom"/>
            <w:hideMark/>
          </w:tcPr>
          <w:p w14:paraId="48FA0C66"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0.5</w:t>
            </w:r>
          </w:p>
        </w:tc>
      </w:tr>
      <w:tr w:rsidR="00B620AC" w:rsidRPr="00B620AC" w14:paraId="79EDAAE1" w14:textId="77777777" w:rsidTr="00B620AC">
        <w:trPr>
          <w:trHeight w:val="300"/>
        </w:trPr>
        <w:tc>
          <w:tcPr>
            <w:tcW w:w="960" w:type="dxa"/>
            <w:tcBorders>
              <w:top w:val="nil"/>
              <w:left w:val="single" w:sz="4" w:space="0" w:color="7F7F7F"/>
              <w:bottom w:val="single" w:sz="4" w:space="0" w:color="7F7F7F"/>
              <w:right w:val="single" w:sz="4" w:space="0" w:color="7F7F7F"/>
            </w:tcBorders>
            <w:shd w:val="clear" w:color="000000" w:fill="FFCC99"/>
            <w:noWrap/>
            <w:vAlign w:val="bottom"/>
            <w:hideMark/>
          </w:tcPr>
          <w:p w14:paraId="7EE78EBC" w14:textId="77777777" w:rsidR="00B620AC" w:rsidRPr="00B620AC" w:rsidRDefault="00B620AC" w:rsidP="00B620AC">
            <w:pPr>
              <w:spacing w:after="0" w:line="240" w:lineRule="auto"/>
              <w:rPr>
                <w:rFonts w:ascii="Aptos Narrow" w:eastAsia="Times New Roman" w:hAnsi="Aptos Narrow" w:cs="Times New Roman"/>
                <w:color w:val="3F3F76"/>
                <w:kern w:val="0"/>
                <w:sz w:val="18"/>
                <w:szCs w:val="18"/>
                <w:lang w:eastAsia="en-GB"/>
                <w14:ligatures w14:val="none"/>
              </w:rPr>
            </w:pPr>
            <w:r w:rsidRPr="00B620AC">
              <w:rPr>
                <w:rFonts w:ascii="Aptos Narrow" w:eastAsia="Times New Roman" w:hAnsi="Aptos Narrow" w:cs="Times New Roman"/>
                <w:color w:val="3F3F76"/>
                <w:kern w:val="0"/>
                <w:sz w:val="18"/>
                <w:szCs w:val="18"/>
                <w:lang w:eastAsia="en-GB"/>
                <w14:ligatures w14:val="none"/>
              </w:rPr>
              <w:t>9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145BCD97"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2.09845E+11</w:t>
            </w:r>
          </w:p>
        </w:tc>
        <w:tc>
          <w:tcPr>
            <w:tcW w:w="1260" w:type="dxa"/>
            <w:tcBorders>
              <w:top w:val="nil"/>
              <w:left w:val="nil"/>
              <w:bottom w:val="single" w:sz="4" w:space="0" w:color="3F3F3F"/>
              <w:right w:val="single" w:sz="4" w:space="0" w:color="3F3F3F"/>
            </w:tcBorders>
            <w:shd w:val="clear" w:color="000000" w:fill="F2F2F2"/>
            <w:noWrap/>
            <w:vAlign w:val="bottom"/>
            <w:hideMark/>
          </w:tcPr>
          <w:p w14:paraId="20EAE71C"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458088.659</w:t>
            </w:r>
          </w:p>
        </w:tc>
        <w:tc>
          <w:tcPr>
            <w:tcW w:w="1420" w:type="dxa"/>
            <w:tcBorders>
              <w:top w:val="nil"/>
              <w:left w:val="nil"/>
              <w:bottom w:val="single" w:sz="4" w:space="0" w:color="3F3F3F"/>
              <w:right w:val="single" w:sz="4" w:space="0" w:color="3F3F3F"/>
            </w:tcBorders>
            <w:shd w:val="clear" w:color="000000" w:fill="F2F2F2"/>
            <w:noWrap/>
            <w:vAlign w:val="bottom"/>
            <w:hideMark/>
          </w:tcPr>
          <w:p w14:paraId="6EB0DB0F"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365401.6965</w:t>
            </w:r>
          </w:p>
        </w:tc>
        <w:tc>
          <w:tcPr>
            <w:tcW w:w="980" w:type="dxa"/>
            <w:tcBorders>
              <w:top w:val="nil"/>
              <w:left w:val="nil"/>
              <w:bottom w:val="single" w:sz="4" w:space="0" w:color="3F3F3F"/>
              <w:right w:val="single" w:sz="4" w:space="0" w:color="3F3F3F"/>
            </w:tcBorders>
            <w:shd w:val="clear" w:color="000000" w:fill="F2F2F2"/>
            <w:noWrap/>
            <w:vAlign w:val="bottom"/>
            <w:hideMark/>
          </w:tcPr>
          <w:p w14:paraId="11D0D001"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0.016289</w:t>
            </w:r>
          </w:p>
        </w:tc>
        <w:tc>
          <w:tcPr>
            <w:tcW w:w="980" w:type="dxa"/>
            <w:tcBorders>
              <w:top w:val="nil"/>
              <w:left w:val="nil"/>
              <w:bottom w:val="single" w:sz="4" w:space="0" w:color="3F3F3F"/>
              <w:right w:val="single" w:sz="4" w:space="0" w:color="3F3F3F"/>
            </w:tcBorders>
            <w:shd w:val="clear" w:color="000000" w:fill="F2F2F2"/>
            <w:noWrap/>
            <w:vAlign w:val="bottom"/>
            <w:hideMark/>
          </w:tcPr>
          <w:p w14:paraId="12C86C17"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0.011998</w:t>
            </w:r>
          </w:p>
        </w:tc>
        <w:tc>
          <w:tcPr>
            <w:tcW w:w="980" w:type="dxa"/>
            <w:tcBorders>
              <w:top w:val="nil"/>
              <w:left w:val="nil"/>
              <w:bottom w:val="single" w:sz="4" w:space="0" w:color="3F3F3F"/>
              <w:right w:val="single" w:sz="4" w:space="0" w:color="3F3F3F"/>
            </w:tcBorders>
            <w:shd w:val="clear" w:color="000000" w:fill="F2F2F2"/>
            <w:noWrap/>
            <w:vAlign w:val="bottom"/>
            <w:hideMark/>
          </w:tcPr>
          <w:p w14:paraId="2DE76AE6"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0.016104</w:t>
            </w:r>
          </w:p>
        </w:tc>
        <w:tc>
          <w:tcPr>
            <w:tcW w:w="980" w:type="dxa"/>
            <w:tcBorders>
              <w:top w:val="nil"/>
              <w:left w:val="nil"/>
              <w:bottom w:val="single" w:sz="4" w:space="0" w:color="3F3F3F"/>
              <w:right w:val="single" w:sz="4" w:space="0" w:color="3F3F3F"/>
            </w:tcBorders>
            <w:shd w:val="clear" w:color="000000" w:fill="F2F2F2"/>
            <w:noWrap/>
            <w:vAlign w:val="bottom"/>
            <w:hideMark/>
          </w:tcPr>
          <w:p w14:paraId="21FCCA68"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0.5</w:t>
            </w:r>
          </w:p>
        </w:tc>
      </w:tr>
      <w:tr w:rsidR="00B620AC" w:rsidRPr="00B620AC" w14:paraId="6BF4D272" w14:textId="77777777" w:rsidTr="00B620AC">
        <w:trPr>
          <w:trHeight w:val="300"/>
        </w:trPr>
        <w:tc>
          <w:tcPr>
            <w:tcW w:w="960" w:type="dxa"/>
            <w:tcBorders>
              <w:top w:val="nil"/>
              <w:left w:val="single" w:sz="4" w:space="0" w:color="7F7F7F"/>
              <w:bottom w:val="single" w:sz="4" w:space="0" w:color="7F7F7F"/>
              <w:right w:val="single" w:sz="4" w:space="0" w:color="7F7F7F"/>
            </w:tcBorders>
            <w:shd w:val="clear" w:color="000000" w:fill="FFCC99"/>
            <w:noWrap/>
            <w:vAlign w:val="bottom"/>
            <w:hideMark/>
          </w:tcPr>
          <w:p w14:paraId="2DC1754C" w14:textId="77777777" w:rsidR="00B620AC" w:rsidRPr="00B620AC" w:rsidRDefault="00B620AC" w:rsidP="00B620AC">
            <w:pPr>
              <w:spacing w:after="0" w:line="240" w:lineRule="auto"/>
              <w:rPr>
                <w:rFonts w:ascii="Aptos Narrow" w:eastAsia="Times New Roman" w:hAnsi="Aptos Narrow" w:cs="Times New Roman"/>
                <w:color w:val="3F3F76"/>
                <w:kern w:val="0"/>
                <w:sz w:val="18"/>
                <w:szCs w:val="18"/>
                <w:lang w:eastAsia="en-GB"/>
                <w14:ligatures w14:val="none"/>
              </w:rPr>
            </w:pPr>
            <w:r w:rsidRPr="00B620AC">
              <w:rPr>
                <w:rFonts w:ascii="Aptos Narrow" w:eastAsia="Times New Roman" w:hAnsi="Aptos Narrow" w:cs="Times New Roman"/>
                <w:color w:val="3F3F76"/>
                <w:kern w:val="0"/>
                <w:sz w:val="18"/>
                <w:szCs w:val="18"/>
                <w:lang w:eastAsia="en-GB"/>
                <w14:ligatures w14:val="none"/>
              </w:rPr>
              <w:lastRenderedPageBreak/>
              <w:t>10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71BDAC50"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2.21454E+11</w:t>
            </w:r>
          </w:p>
        </w:tc>
        <w:tc>
          <w:tcPr>
            <w:tcW w:w="1260" w:type="dxa"/>
            <w:tcBorders>
              <w:top w:val="nil"/>
              <w:left w:val="nil"/>
              <w:bottom w:val="single" w:sz="4" w:space="0" w:color="3F3F3F"/>
              <w:right w:val="single" w:sz="4" w:space="0" w:color="3F3F3F"/>
            </w:tcBorders>
            <w:shd w:val="clear" w:color="000000" w:fill="F2F2F2"/>
            <w:noWrap/>
            <w:vAlign w:val="bottom"/>
            <w:hideMark/>
          </w:tcPr>
          <w:p w14:paraId="148872C0"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470589.2905</w:t>
            </w:r>
          </w:p>
        </w:tc>
        <w:tc>
          <w:tcPr>
            <w:tcW w:w="1420" w:type="dxa"/>
            <w:tcBorders>
              <w:top w:val="nil"/>
              <w:left w:val="nil"/>
              <w:bottom w:val="single" w:sz="4" w:space="0" w:color="3F3F3F"/>
              <w:right w:val="single" w:sz="4" w:space="0" w:color="3F3F3F"/>
            </w:tcBorders>
            <w:shd w:val="clear" w:color="000000" w:fill="F2F2F2"/>
            <w:noWrap/>
            <w:vAlign w:val="bottom"/>
            <w:hideMark/>
          </w:tcPr>
          <w:p w14:paraId="51A6E2A0"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374433.6264</w:t>
            </w:r>
          </w:p>
        </w:tc>
        <w:tc>
          <w:tcPr>
            <w:tcW w:w="980" w:type="dxa"/>
            <w:tcBorders>
              <w:top w:val="nil"/>
              <w:left w:val="nil"/>
              <w:bottom w:val="single" w:sz="4" w:space="0" w:color="3F3F3F"/>
              <w:right w:val="single" w:sz="4" w:space="0" w:color="3F3F3F"/>
            </w:tcBorders>
            <w:shd w:val="clear" w:color="000000" w:fill="F2F2F2"/>
            <w:noWrap/>
            <w:vAlign w:val="bottom"/>
            <w:hideMark/>
          </w:tcPr>
          <w:p w14:paraId="0A50FAC8"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0.016689</w:t>
            </w:r>
          </w:p>
        </w:tc>
        <w:tc>
          <w:tcPr>
            <w:tcW w:w="980" w:type="dxa"/>
            <w:tcBorders>
              <w:top w:val="nil"/>
              <w:left w:val="nil"/>
              <w:bottom w:val="single" w:sz="4" w:space="0" w:color="3F3F3F"/>
              <w:right w:val="single" w:sz="4" w:space="0" w:color="3F3F3F"/>
            </w:tcBorders>
            <w:shd w:val="clear" w:color="000000" w:fill="F2F2F2"/>
            <w:noWrap/>
            <w:vAlign w:val="bottom"/>
            <w:hideMark/>
          </w:tcPr>
          <w:p w14:paraId="5FB17849"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0.012532</w:t>
            </w:r>
          </w:p>
        </w:tc>
        <w:tc>
          <w:tcPr>
            <w:tcW w:w="980" w:type="dxa"/>
            <w:tcBorders>
              <w:top w:val="nil"/>
              <w:left w:val="nil"/>
              <w:bottom w:val="single" w:sz="4" w:space="0" w:color="3F3F3F"/>
              <w:right w:val="single" w:sz="4" w:space="0" w:color="3F3F3F"/>
            </w:tcBorders>
            <w:shd w:val="clear" w:color="000000" w:fill="F2F2F2"/>
            <w:noWrap/>
            <w:vAlign w:val="bottom"/>
            <w:hideMark/>
          </w:tcPr>
          <w:p w14:paraId="36607A1D"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0.016495</w:t>
            </w:r>
          </w:p>
        </w:tc>
        <w:tc>
          <w:tcPr>
            <w:tcW w:w="980" w:type="dxa"/>
            <w:tcBorders>
              <w:top w:val="nil"/>
              <w:left w:val="nil"/>
              <w:bottom w:val="single" w:sz="4" w:space="0" w:color="3F3F3F"/>
              <w:right w:val="single" w:sz="4" w:space="0" w:color="3F3F3F"/>
            </w:tcBorders>
            <w:shd w:val="clear" w:color="000000" w:fill="F2F2F2"/>
            <w:noWrap/>
            <w:vAlign w:val="bottom"/>
            <w:hideMark/>
          </w:tcPr>
          <w:p w14:paraId="2E396C19"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0.545455</w:t>
            </w:r>
          </w:p>
        </w:tc>
      </w:tr>
      <w:tr w:rsidR="00B620AC" w:rsidRPr="00B620AC" w14:paraId="403E06E8" w14:textId="77777777" w:rsidTr="00B620AC">
        <w:trPr>
          <w:trHeight w:val="300"/>
        </w:trPr>
        <w:tc>
          <w:tcPr>
            <w:tcW w:w="960" w:type="dxa"/>
            <w:tcBorders>
              <w:top w:val="nil"/>
              <w:left w:val="single" w:sz="4" w:space="0" w:color="7F7F7F"/>
              <w:bottom w:val="single" w:sz="4" w:space="0" w:color="7F7F7F"/>
              <w:right w:val="single" w:sz="4" w:space="0" w:color="7F7F7F"/>
            </w:tcBorders>
            <w:shd w:val="clear" w:color="000000" w:fill="FFCC99"/>
            <w:noWrap/>
            <w:vAlign w:val="bottom"/>
            <w:hideMark/>
          </w:tcPr>
          <w:p w14:paraId="2A3A57AD" w14:textId="77777777" w:rsidR="00B620AC" w:rsidRPr="00B620AC" w:rsidRDefault="00B620AC" w:rsidP="00B620AC">
            <w:pPr>
              <w:spacing w:after="0" w:line="240" w:lineRule="auto"/>
              <w:rPr>
                <w:rFonts w:ascii="Aptos Narrow" w:eastAsia="Times New Roman" w:hAnsi="Aptos Narrow" w:cs="Times New Roman"/>
                <w:color w:val="3F3F76"/>
                <w:kern w:val="0"/>
                <w:sz w:val="18"/>
                <w:szCs w:val="18"/>
                <w:lang w:eastAsia="en-GB"/>
                <w14:ligatures w14:val="none"/>
              </w:rPr>
            </w:pPr>
            <w:r w:rsidRPr="00B620AC">
              <w:rPr>
                <w:rFonts w:ascii="Aptos Narrow" w:eastAsia="Times New Roman" w:hAnsi="Aptos Narrow" w:cs="Times New Roman"/>
                <w:color w:val="3F3F76"/>
                <w:kern w:val="0"/>
                <w:sz w:val="18"/>
                <w:szCs w:val="18"/>
                <w:lang w:eastAsia="en-GB"/>
                <w14:ligatures w14:val="none"/>
              </w:rPr>
              <w:t>11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1B424FDB"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2.33852E+11</w:t>
            </w:r>
          </w:p>
        </w:tc>
        <w:tc>
          <w:tcPr>
            <w:tcW w:w="1260" w:type="dxa"/>
            <w:tcBorders>
              <w:top w:val="nil"/>
              <w:left w:val="nil"/>
              <w:bottom w:val="single" w:sz="4" w:space="0" w:color="3F3F3F"/>
              <w:right w:val="single" w:sz="4" w:space="0" w:color="3F3F3F"/>
            </w:tcBorders>
            <w:shd w:val="clear" w:color="000000" w:fill="F2F2F2"/>
            <w:noWrap/>
            <w:vAlign w:val="bottom"/>
            <w:hideMark/>
          </w:tcPr>
          <w:p w14:paraId="59FE4D63"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483582.0488</w:t>
            </w:r>
          </w:p>
        </w:tc>
        <w:tc>
          <w:tcPr>
            <w:tcW w:w="1420" w:type="dxa"/>
            <w:tcBorders>
              <w:top w:val="nil"/>
              <w:left w:val="nil"/>
              <w:bottom w:val="single" w:sz="4" w:space="0" w:color="3F3F3F"/>
              <w:right w:val="single" w:sz="4" w:space="0" w:color="3F3F3F"/>
            </w:tcBorders>
            <w:shd w:val="clear" w:color="000000" w:fill="F2F2F2"/>
            <w:noWrap/>
            <w:vAlign w:val="bottom"/>
            <w:hideMark/>
          </w:tcPr>
          <w:p w14:paraId="0BEBBE16"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383728.8775</w:t>
            </w:r>
          </w:p>
        </w:tc>
        <w:tc>
          <w:tcPr>
            <w:tcW w:w="980" w:type="dxa"/>
            <w:tcBorders>
              <w:top w:val="nil"/>
              <w:left w:val="nil"/>
              <w:bottom w:val="single" w:sz="4" w:space="0" w:color="3F3F3F"/>
              <w:right w:val="single" w:sz="4" w:space="0" w:color="3F3F3F"/>
            </w:tcBorders>
            <w:shd w:val="clear" w:color="000000" w:fill="F2F2F2"/>
            <w:noWrap/>
            <w:vAlign w:val="bottom"/>
            <w:hideMark/>
          </w:tcPr>
          <w:p w14:paraId="6DE813C7"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0.017101</w:t>
            </w:r>
          </w:p>
        </w:tc>
        <w:tc>
          <w:tcPr>
            <w:tcW w:w="980" w:type="dxa"/>
            <w:tcBorders>
              <w:top w:val="nil"/>
              <w:left w:val="nil"/>
              <w:bottom w:val="single" w:sz="4" w:space="0" w:color="3F3F3F"/>
              <w:right w:val="single" w:sz="4" w:space="0" w:color="3F3F3F"/>
            </w:tcBorders>
            <w:shd w:val="clear" w:color="000000" w:fill="F2F2F2"/>
            <w:noWrap/>
            <w:vAlign w:val="bottom"/>
            <w:hideMark/>
          </w:tcPr>
          <w:p w14:paraId="7B4BA590"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0.013257</w:t>
            </w:r>
          </w:p>
        </w:tc>
        <w:tc>
          <w:tcPr>
            <w:tcW w:w="980" w:type="dxa"/>
            <w:tcBorders>
              <w:top w:val="nil"/>
              <w:left w:val="nil"/>
              <w:bottom w:val="single" w:sz="4" w:space="0" w:color="3F3F3F"/>
              <w:right w:val="single" w:sz="4" w:space="0" w:color="3F3F3F"/>
            </w:tcBorders>
            <w:shd w:val="clear" w:color="000000" w:fill="F2F2F2"/>
            <w:noWrap/>
            <w:vAlign w:val="bottom"/>
            <w:hideMark/>
          </w:tcPr>
          <w:p w14:paraId="201B7149"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0.016897</w:t>
            </w:r>
          </w:p>
        </w:tc>
        <w:tc>
          <w:tcPr>
            <w:tcW w:w="980" w:type="dxa"/>
            <w:tcBorders>
              <w:top w:val="nil"/>
              <w:left w:val="nil"/>
              <w:bottom w:val="single" w:sz="4" w:space="0" w:color="3F3F3F"/>
              <w:right w:val="single" w:sz="4" w:space="0" w:color="3F3F3F"/>
            </w:tcBorders>
            <w:shd w:val="clear" w:color="000000" w:fill="F2F2F2"/>
            <w:noWrap/>
            <w:vAlign w:val="bottom"/>
            <w:hideMark/>
          </w:tcPr>
          <w:p w14:paraId="57D5CD9E"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0.545455</w:t>
            </w:r>
          </w:p>
        </w:tc>
      </w:tr>
      <w:tr w:rsidR="00B620AC" w:rsidRPr="00B620AC" w14:paraId="1951C0C6" w14:textId="77777777" w:rsidTr="00B620AC">
        <w:trPr>
          <w:trHeight w:val="300"/>
        </w:trPr>
        <w:tc>
          <w:tcPr>
            <w:tcW w:w="960" w:type="dxa"/>
            <w:tcBorders>
              <w:top w:val="nil"/>
              <w:left w:val="single" w:sz="4" w:space="0" w:color="7F7F7F"/>
              <w:bottom w:val="single" w:sz="4" w:space="0" w:color="7F7F7F"/>
              <w:right w:val="single" w:sz="4" w:space="0" w:color="7F7F7F"/>
            </w:tcBorders>
            <w:shd w:val="clear" w:color="000000" w:fill="FFCC99"/>
            <w:noWrap/>
            <w:vAlign w:val="bottom"/>
            <w:hideMark/>
          </w:tcPr>
          <w:p w14:paraId="269BCA53" w14:textId="77777777" w:rsidR="00B620AC" w:rsidRPr="00B620AC" w:rsidRDefault="00B620AC" w:rsidP="00B620AC">
            <w:pPr>
              <w:spacing w:after="0" w:line="240" w:lineRule="auto"/>
              <w:rPr>
                <w:rFonts w:ascii="Aptos Narrow" w:eastAsia="Times New Roman" w:hAnsi="Aptos Narrow" w:cs="Times New Roman"/>
                <w:color w:val="3F3F76"/>
                <w:kern w:val="0"/>
                <w:sz w:val="18"/>
                <w:szCs w:val="18"/>
                <w:lang w:eastAsia="en-GB"/>
                <w14:ligatures w14:val="none"/>
              </w:rPr>
            </w:pPr>
            <w:r w:rsidRPr="00B620AC">
              <w:rPr>
                <w:rFonts w:ascii="Aptos Narrow" w:eastAsia="Times New Roman" w:hAnsi="Aptos Narrow" w:cs="Times New Roman"/>
                <w:color w:val="3F3F76"/>
                <w:kern w:val="0"/>
                <w:sz w:val="18"/>
                <w:szCs w:val="18"/>
                <w:lang w:eastAsia="en-GB"/>
                <w14:ligatures w14:val="none"/>
              </w:rPr>
              <w:t>12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41AD960A"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2.46987E+11</w:t>
            </w:r>
          </w:p>
        </w:tc>
        <w:tc>
          <w:tcPr>
            <w:tcW w:w="1260" w:type="dxa"/>
            <w:tcBorders>
              <w:top w:val="nil"/>
              <w:left w:val="nil"/>
              <w:bottom w:val="single" w:sz="4" w:space="0" w:color="3F3F3F"/>
              <w:right w:val="single" w:sz="4" w:space="0" w:color="3F3F3F"/>
            </w:tcBorders>
            <w:shd w:val="clear" w:color="000000" w:fill="F2F2F2"/>
            <w:noWrap/>
            <w:vAlign w:val="bottom"/>
            <w:hideMark/>
          </w:tcPr>
          <w:p w14:paraId="3B61C6D7"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496977.4854</w:t>
            </w:r>
          </w:p>
        </w:tc>
        <w:tc>
          <w:tcPr>
            <w:tcW w:w="1420" w:type="dxa"/>
            <w:tcBorders>
              <w:top w:val="nil"/>
              <w:left w:val="nil"/>
              <w:bottom w:val="single" w:sz="4" w:space="0" w:color="3F3F3F"/>
              <w:right w:val="single" w:sz="4" w:space="0" w:color="3F3F3F"/>
            </w:tcBorders>
            <w:shd w:val="clear" w:color="000000" w:fill="F2F2F2"/>
            <w:noWrap/>
            <w:vAlign w:val="bottom"/>
            <w:hideMark/>
          </w:tcPr>
          <w:p w14:paraId="3115EB57"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393192.8826</w:t>
            </w:r>
          </w:p>
        </w:tc>
        <w:tc>
          <w:tcPr>
            <w:tcW w:w="980" w:type="dxa"/>
            <w:tcBorders>
              <w:top w:val="nil"/>
              <w:left w:val="nil"/>
              <w:bottom w:val="single" w:sz="4" w:space="0" w:color="3F3F3F"/>
              <w:right w:val="single" w:sz="4" w:space="0" w:color="3F3F3F"/>
            </w:tcBorders>
            <w:shd w:val="clear" w:color="000000" w:fill="F2F2F2"/>
            <w:noWrap/>
            <w:vAlign w:val="bottom"/>
            <w:hideMark/>
          </w:tcPr>
          <w:p w14:paraId="30F23C27"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0.01752</w:t>
            </w:r>
          </w:p>
        </w:tc>
        <w:tc>
          <w:tcPr>
            <w:tcW w:w="980" w:type="dxa"/>
            <w:tcBorders>
              <w:top w:val="nil"/>
              <w:left w:val="nil"/>
              <w:bottom w:val="single" w:sz="4" w:space="0" w:color="3F3F3F"/>
              <w:right w:val="single" w:sz="4" w:space="0" w:color="3F3F3F"/>
            </w:tcBorders>
            <w:shd w:val="clear" w:color="000000" w:fill="F2F2F2"/>
            <w:noWrap/>
            <w:vAlign w:val="bottom"/>
            <w:hideMark/>
          </w:tcPr>
          <w:p w14:paraId="57FA6BF3"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0.013967</w:t>
            </w:r>
          </w:p>
        </w:tc>
        <w:tc>
          <w:tcPr>
            <w:tcW w:w="980" w:type="dxa"/>
            <w:tcBorders>
              <w:top w:val="nil"/>
              <w:left w:val="nil"/>
              <w:bottom w:val="single" w:sz="4" w:space="0" w:color="3F3F3F"/>
              <w:right w:val="single" w:sz="4" w:space="0" w:color="3F3F3F"/>
            </w:tcBorders>
            <w:shd w:val="clear" w:color="000000" w:fill="F2F2F2"/>
            <w:noWrap/>
            <w:vAlign w:val="bottom"/>
            <w:hideMark/>
          </w:tcPr>
          <w:p w14:paraId="3D0C2391"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0.017306</w:t>
            </w:r>
          </w:p>
        </w:tc>
        <w:tc>
          <w:tcPr>
            <w:tcW w:w="980" w:type="dxa"/>
            <w:tcBorders>
              <w:top w:val="nil"/>
              <w:left w:val="nil"/>
              <w:bottom w:val="single" w:sz="4" w:space="0" w:color="3F3F3F"/>
              <w:right w:val="single" w:sz="4" w:space="0" w:color="3F3F3F"/>
            </w:tcBorders>
            <w:shd w:val="clear" w:color="000000" w:fill="F2F2F2"/>
            <w:noWrap/>
            <w:vAlign w:val="bottom"/>
            <w:hideMark/>
          </w:tcPr>
          <w:p w14:paraId="15BD46CC"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0.545455</w:t>
            </w:r>
          </w:p>
        </w:tc>
      </w:tr>
      <w:tr w:rsidR="00B620AC" w:rsidRPr="00B620AC" w14:paraId="7DCA489D" w14:textId="77777777" w:rsidTr="00B620AC">
        <w:trPr>
          <w:trHeight w:val="300"/>
        </w:trPr>
        <w:tc>
          <w:tcPr>
            <w:tcW w:w="960" w:type="dxa"/>
            <w:tcBorders>
              <w:top w:val="nil"/>
              <w:left w:val="single" w:sz="4" w:space="0" w:color="7F7F7F"/>
              <w:bottom w:val="single" w:sz="4" w:space="0" w:color="7F7F7F"/>
              <w:right w:val="single" w:sz="4" w:space="0" w:color="7F7F7F"/>
            </w:tcBorders>
            <w:shd w:val="clear" w:color="000000" w:fill="FFCC99"/>
            <w:noWrap/>
            <w:vAlign w:val="bottom"/>
            <w:hideMark/>
          </w:tcPr>
          <w:p w14:paraId="705D3C66" w14:textId="77777777" w:rsidR="00B620AC" w:rsidRPr="00B620AC" w:rsidRDefault="00B620AC" w:rsidP="00B620AC">
            <w:pPr>
              <w:spacing w:after="0" w:line="240" w:lineRule="auto"/>
              <w:rPr>
                <w:rFonts w:ascii="Aptos Narrow" w:eastAsia="Times New Roman" w:hAnsi="Aptos Narrow" w:cs="Times New Roman"/>
                <w:color w:val="3F3F76"/>
                <w:kern w:val="0"/>
                <w:sz w:val="18"/>
                <w:szCs w:val="18"/>
                <w:lang w:eastAsia="en-GB"/>
                <w14:ligatures w14:val="none"/>
              </w:rPr>
            </w:pPr>
            <w:r w:rsidRPr="00B620AC">
              <w:rPr>
                <w:rFonts w:ascii="Aptos Narrow" w:eastAsia="Times New Roman" w:hAnsi="Aptos Narrow" w:cs="Times New Roman"/>
                <w:color w:val="3F3F76"/>
                <w:kern w:val="0"/>
                <w:sz w:val="18"/>
                <w:szCs w:val="18"/>
                <w:lang w:eastAsia="en-GB"/>
                <w14:ligatures w14:val="none"/>
              </w:rPr>
              <w:t>13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43E31867"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2.51695E+11</w:t>
            </w:r>
          </w:p>
        </w:tc>
        <w:tc>
          <w:tcPr>
            <w:tcW w:w="1260" w:type="dxa"/>
            <w:tcBorders>
              <w:top w:val="nil"/>
              <w:left w:val="nil"/>
              <w:bottom w:val="single" w:sz="4" w:space="0" w:color="3F3F3F"/>
              <w:right w:val="single" w:sz="4" w:space="0" w:color="3F3F3F"/>
            </w:tcBorders>
            <w:shd w:val="clear" w:color="000000" w:fill="F2F2F2"/>
            <w:noWrap/>
            <w:vAlign w:val="bottom"/>
            <w:hideMark/>
          </w:tcPr>
          <w:p w14:paraId="7A2C114A"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501691.866</w:t>
            </w:r>
          </w:p>
        </w:tc>
        <w:tc>
          <w:tcPr>
            <w:tcW w:w="1420" w:type="dxa"/>
            <w:tcBorders>
              <w:top w:val="nil"/>
              <w:left w:val="nil"/>
              <w:bottom w:val="single" w:sz="4" w:space="0" w:color="3F3F3F"/>
              <w:right w:val="single" w:sz="4" w:space="0" w:color="3F3F3F"/>
            </w:tcBorders>
            <w:shd w:val="clear" w:color="000000" w:fill="F2F2F2"/>
            <w:noWrap/>
            <w:vAlign w:val="bottom"/>
            <w:hideMark/>
          </w:tcPr>
          <w:p w14:paraId="07A036FA"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397489.5367</w:t>
            </w:r>
          </w:p>
        </w:tc>
        <w:tc>
          <w:tcPr>
            <w:tcW w:w="980" w:type="dxa"/>
            <w:tcBorders>
              <w:top w:val="nil"/>
              <w:left w:val="nil"/>
              <w:bottom w:val="single" w:sz="4" w:space="0" w:color="3F3F3F"/>
              <w:right w:val="single" w:sz="4" w:space="0" w:color="3F3F3F"/>
            </w:tcBorders>
            <w:shd w:val="clear" w:color="000000" w:fill="F2F2F2"/>
            <w:noWrap/>
            <w:vAlign w:val="bottom"/>
            <w:hideMark/>
          </w:tcPr>
          <w:p w14:paraId="2869C84C"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0.01771</w:t>
            </w:r>
          </w:p>
        </w:tc>
        <w:tc>
          <w:tcPr>
            <w:tcW w:w="980" w:type="dxa"/>
            <w:tcBorders>
              <w:top w:val="nil"/>
              <w:left w:val="nil"/>
              <w:bottom w:val="single" w:sz="4" w:space="0" w:color="3F3F3F"/>
              <w:right w:val="single" w:sz="4" w:space="0" w:color="3F3F3F"/>
            </w:tcBorders>
            <w:shd w:val="clear" w:color="000000" w:fill="F2F2F2"/>
            <w:noWrap/>
            <w:vAlign w:val="bottom"/>
            <w:hideMark/>
          </w:tcPr>
          <w:p w14:paraId="7D35DD47"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0.014502</w:t>
            </w:r>
          </w:p>
        </w:tc>
        <w:tc>
          <w:tcPr>
            <w:tcW w:w="980" w:type="dxa"/>
            <w:tcBorders>
              <w:top w:val="nil"/>
              <w:left w:val="nil"/>
              <w:bottom w:val="single" w:sz="4" w:space="0" w:color="3F3F3F"/>
              <w:right w:val="single" w:sz="4" w:space="0" w:color="3F3F3F"/>
            </w:tcBorders>
            <w:shd w:val="clear" w:color="000000" w:fill="F2F2F2"/>
            <w:noWrap/>
            <w:vAlign w:val="bottom"/>
            <w:hideMark/>
          </w:tcPr>
          <w:p w14:paraId="1676EC8C"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0.017492</w:t>
            </w:r>
          </w:p>
        </w:tc>
        <w:tc>
          <w:tcPr>
            <w:tcW w:w="980" w:type="dxa"/>
            <w:tcBorders>
              <w:top w:val="nil"/>
              <w:left w:val="nil"/>
              <w:bottom w:val="single" w:sz="4" w:space="0" w:color="3F3F3F"/>
              <w:right w:val="single" w:sz="4" w:space="0" w:color="3F3F3F"/>
            </w:tcBorders>
            <w:shd w:val="clear" w:color="000000" w:fill="F2F2F2"/>
            <w:noWrap/>
            <w:vAlign w:val="bottom"/>
            <w:hideMark/>
          </w:tcPr>
          <w:p w14:paraId="6B5D8528"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0.5</w:t>
            </w:r>
          </w:p>
        </w:tc>
      </w:tr>
      <w:tr w:rsidR="00B620AC" w:rsidRPr="00B620AC" w14:paraId="3A1AF8FF" w14:textId="77777777" w:rsidTr="00B620AC">
        <w:trPr>
          <w:trHeight w:val="300"/>
        </w:trPr>
        <w:tc>
          <w:tcPr>
            <w:tcW w:w="960" w:type="dxa"/>
            <w:tcBorders>
              <w:top w:val="nil"/>
              <w:left w:val="single" w:sz="4" w:space="0" w:color="7F7F7F"/>
              <w:bottom w:val="single" w:sz="4" w:space="0" w:color="7F7F7F"/>
              <w:right w:val="single" w:sz="4" w:space="0" w:color="7F7F7F"/>
            </w:tcBorders>
            <w:shd w:val="clear" w:color="000000" w:fill="FFCC99"/>
            <w:noWrap/>
            <w:vAlign w:val="bottom"/>
            <w:hideMark/>
          </w:tcPr>
          <w:p w14:paraId="54509D41" w14:textId="77777777" w:rsidR="00B620AC" w:rsidRPr="00B620AC" w:rsidRDefault="00B620AC" w:rsidP="00B620AC">
            <w:pPr>
              <w:spacing w:after="0" w:line="240" w:lineRule="auto"/>
              <w:rPr>
                <w:rFonts w:ascii="Aptos Narrow" w:eastAsia="Times New Roman" w:hAnsi="Aptos Narrow" w:cs="Times New Roman"/>
                <w:color w:val="3F3F76"/>
                <w:kern w:val="0"/>
                <w:sz w:val="18"/>
                <w:szCs w:val="18"/>
                <w:lang w:eastAsia="en-GB"/>
                <w14:ligatures w14:val="none"/>
              </w:rPr>
            </w:pPr>
            <w:r w:rsidRPr="00B620AC">
              <w:rPr>
                <w:rFonts w:ascii="Aptos Narrow" w:eastAsia="Times New Roman" w:hAnsi="Aptos Narrow" w:cs="Times New Roman"/>
                <w:color w:val="3F3F76"/>
                <w:kern w:val="0"/>
                <w:sz w:val="18"/>
                <w:szCs w:val="18"/>
                <w:lang w:eastAsia="en-GB"/>
                <w14:ligatures w14:val="none"/>
              </w:rPr>
              <w:t>14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33ADA7F2"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2.53393E+11</w:t>
            </w:r>
          </w:p>
        </w:tc>
        <w:tc>
          <w:tcPr>
            <w:tcW w:w="1260" w:type="dxa"/>
            <w:tcBorders>
              <w:top w:val="nil"/>
              <w:left w:val="nil"/>
              <w:bottom w:val="single" w:sz="4" w:space="0" w:color="3F3F3F"/>
              <w:right w:val="single" w:sz="4" w:space="0" w:color="3F3F3F"/>
            </w:tcBorders>
            <w:shd w:val="clear" w:color="000000" w:fill="F2F2F2"/>
            <w:noWrap/>
            <w:vAlign w:val="bottom"/>
            <w:hideMark/>
          </w:tcPr>
          <w:p w14:paraId="2810C6E2"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503381.5578</w:t>
            </w:r>
          </w:p>
        </w:tc>
        <w:tc>
          <w:tcPr>
            <w:tcW w:w="1420" w:type="dxa"/>
            <w:tcBorders>
              <w:top w:val="nil"/>
              <w:left w:val="nil"/>
              <w:bottom w:val="single" w:sz="4" w:space="0" w:color="3F3F3F"/>
              <w:right w:val="single" w:sz="4" w:space="0" w:color="3F3F3F"/>
            </w:tcBorders>
            <w:shd w:val="clear" w:color="000000" w:fill="F2F2F2"/>
            <w:noWrap/>
            <w:vAlign w:val="bottom"/>
            <w:hideMark/>
          </w:tcPr>
          <w:p w14:paraId="26AA8905"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400414.361</w:t>
            </w:r>
          </w:p>
        </w:tc>
        <w:tc>
          <w:tcPr>
            <w:tcW w:w="980" w:type="dxa"/>
            <w:tcBorders>
              <w:top w:val="nil"/>
              <w:left w:val="nil"/>
              <w:bottom w:val="single" w:sz="4" w:space="0" w:color="3F3F3F"/>
              <w:right w:val="single" w:sz="4" w:space="0" w:color="3F3F3F"/>
            </w:tcBorders>
            <w:shd w:val="clear" w:color="000000" w:fill="F2F2F2"/>
            <w:noWrap/>
            <w:vAlign w:val="bottom"/>
            <w:hideMark/>
          </w:tcPr>
          <w:p w14:paraId="77575224"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0.017838</w:t>
            </w:r>
          </w:p>
        </w:tc>
        <w:tc>
          <w:tcPr>
            <w:tcW w:w="980" w:type="dxa"/>
            <w:tcBorders>
              <w:top w:val="nil"/>
              <w:left w:val="nil"/>
              <w:bottom w:val="single" w:sz="4" w:space="0" w:color="3F3F3F"/>
              <w:right w:val="single" w:sz="4" w:space="0" w:color="3F3F3F"/>
            </w:tcBorders>
            <w:shd w:val="clear" w:color="000000" w:fill="F2F2F2"/>
            <w:noWrap/>
            <w:vAlign w:val="bottom"/>
            <w:hideMark/>
          </w:tcPr>
          <w:p w14:paraId="6BF71A4C"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0.014828</w:t>
            </w:r>
          </w:p>
        </w:tc>
        <w:tc>
          <w:tcPr>
            <w:tcW w:w="980" w:type="dxa"/>
            <w:tcBorders>
              <w:top w:val="nil"/>
              <w:left w:val="nil"/>
              <w:bottom w:val="single" w:sz="4" w:space="0" w:color="3F3F3F"/>
              <w:right w:val="single" w:sz="4" w:space="0" w:color="3F3F3F"/>
            </w:tcBorders>
            <w:shd w:val="clear" w:color="000000" w:fill="F2F2F2"/>
            <w:noWrap/>
            <w:vAlign w:val="bottom"/>
            <w:hideMark/>
          </w:tcPr>
          <w:p w14:paraId="01B8D31E"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0.017621</w:t>
            </w:r>
          </w:p>
        </w:tc>
        <w:tc>
          <w:tcPr>
            <w:tcW w:w="980" w:type="dxa"/>
            <w:tcBorders>
              <w:top w:val="nil"/>
              <w:left w:val="nil"/>
              <w:bottom w:val="single" w:sz="4" w:space="0" w:color="3F3F3F"/>
              <w:right w:val="single" w:sz="4" w:space="0" w:color="3F3F3F"/>
            </w:tcBorders>
            <w:shd w:val="clear" w:color="000000" w:fill="F2F2F2"/>
            <w:noWrap/>
            <w:vAlign w:val="bottom"/>
            <w:hideMark/>
          </w:tcPr>
          <w:p w14:paraId="2A87E2F7"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0.454545</w:t>
            </w:r>
          </w:p>
        </w:tc>
      </w:tr>
      <w:tr w:rsidR="00B620AC" w:rsidRPr="00B620AC" w14:paraId="4A667F4D" w14:textId="77777777" w:rsidTr="00B620AC">
        <w:trPr>
          <w:trHeight w:val="300"/>
        </w:trPr>
        <w:tc>
          <w:tcPr>
            <w:tcW w:w="960" w:type="dxa"/>
            <w:tcBorders>
              <w:top w:val="nil"/>
              <w:left w:val="single" w:sz="4" w:space="0" w:color="7F7F7F"/>
              <w:bottom w:val="single" w:sz="4" w:space="0" w:color="7F7F7F"/>
              <w:right w:val="single" w:sz="4" w:space="0" w:color="7F7F7F"/>
            </w:tcBorders>
            <w:shd w:val="clear" w:color="000000" w:fill="FFCC99"/>
            <w:noWrap/>
            <w:vAlign w:val="bottom"/>
            <w:hideMark/>
          </w:tcPr>
          <w:p w14:paraId="37CF2242" w14:textId="77777777" w:rsidR="00B620AC" w:rsidRPr="00B620AC" w:rsidRDefault="00B620AC" w:rsidP="00B620AC">
            <w:pPr>
              <w:spacing w:after="0" w:line="240" w:lineRule="auto"/>
              <w:rPr>
                <w:rFonts w:ascii="Aptos Narrow" w:eastAsia="Times New Roman" w:hAnsi="Aptos Narrow" w:cs="Times New Roman"/>
                <w:color w:val="3F3F76"/>
                <w:kern w:val="0"/>
                <w:sz w:val="18"/>
                <w:szCs w:val="18"/>
                <w:lang w:eastAsia="en-GB"/>
                <w14:ligatures w14:val="none"/>
              </w:rPr>
            </w:pPr>
            <w:r w:rsidRPr="00B620AC">
              <w:rPr>
                <w:rFonts w:ascii="Aptos Narrow" w:eastAsia="Times New Roman" w:hAnsi="Aptos Narrow" w:cs="Times New Roman"/>
                <w:color w:val="3F3F76"/>
                <w:kern w:val="0"/>
                <w:sz w:val="18"/>
                <w:szCs w:val="18"/>
                <w:lang w:eastAsia="en-GB"/>
                <w14:ligatures w14:val="none"/>
              </w:rPr>
              <w:t>15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20620CBA"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2.5511E+11</w:t>
            </w:r>
          </w:p>
        </w:tc>
        <w:tc>
          <w:tcPr>
            <w:tcW w:w="1260" w:type="dxa"/>
            <w:tcBorders>
              <w:top w:val="nil"/>
              <w:left w:val="nil"/>
              <w:bottom w:val="single" w:sz="4" w:space="0" w:color="3F3F3F"/>
              <w:right w:val="single" w:sz="4" w:space="0" w:color="3F3F3F"/>
            </w:tcBorders>
            <w:shd w:val="clear" w:color="000000" w:fill="F2F2F2"/>
            <w:noWrap/>
            <w:vAlign w:val="bottom"/>
            <w:hideMark/>
          </w:tcPr>
          <w:p w14:paraId="6C8F11BC"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505083.9482</w:t>
            </w:r>
          </w:p>
        </w:tc>
        <w:tc>
          <w:tcPr>
            <w:tcW w:w="1420" w:type="dxa"/>
            <w:tcBorders>
              <w:top w:val="nil"/>
              <w:left w:val="nil"/>
              <w:bottom w:val="single" w:sz="4" w:space="0" w:color="3F3F3F"/>
              <w:right w:val="single" w:sz="4" w:space="0" w:color="3F3F3F"/>
            </w:tcBorders>
            <w:shd w:val="clear" w:color="000000" w:fill="F2F2F2"/>
            <w:noWrap/>
            <w:vAlign w:val="bottom"/>
            <w:hideMark/>
          </w:tcPr>
          <w:p w14:paraId="47A85527"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403096.6566</w:t>
            </w:r>
          </w:p>
        </w:tc>
        <w:tc>
          <w:tcPr>
            <w:tcW w:w="980" w:type="dxa"/>
            <w:tcBorders>
              <w:top w:val="nil"/>
              <w:left w:val="nil"/>
              <w:bottom w:val="single" w:sz="4" w:space="0" w:color="3F3F3F"/>
              <w:right w:val="single" w:sz="4" w:space="0" w:color="3F3F3F"/>
            </w:tcBorders>
            <w:shd w:val="clear" w:color="000000" w:fill="F2F2F2"/>
            <w:noWrap/>
            <w:vAlign w:val="bottom"/>
            <w:hideMark/>
          </w:tcPr>
          <w:p w14:paraId="1FD79CC0"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0.017954</w:t>
            </w:r>
          </w:p>
        </w:tc>
        <w:tc>
          <w:tcPr>
            <w:tcW w:w="980" w:type="dxa"/>
            <w:tcBorders>
              <w:top w:val="nil"/>
              <w:left w:val="nil"/>
              <w:bottom w:val="single" w:sz="4" w:space="0" w:color="3F3F3F"/>
              <w:right w:val="single" w:sz="4" w:space="0" w:color="3F3F3F"/>
            </w:tcBorders>
            <w:shd w:val="clear" w:color="000000" w:fill="F2F2F2"/>
            <w:noWrap/>
            <w:vAlign w:val="bottom"/>
            <w:hideMark/>
          </w:tcPr>
          <w:p w14:paraId="2DA53496"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0.015309</w:t>
            </w:r>
          </w:p>
        </w:tc>
        <w:tc>
          <w:tcPr>
            <w:tcW w:w="980" w:type="dxa"/>
            <w:tcBorders>
              <w:top w:val="nil"/>
              <w:left w:val="nil"/>
              <w:bottom w:val="single" w:sz="4" w:space="0" w:color="3F3F3F"/>
              <w:right w:val="single" w:sz="4" w:space="0" w:color="3F3F3F"/>
            </w:tcBorders>
            <w:shd w:val="clear" w:color="000000" w:fill="F2F2F2"/>
            <w:noWrap/>
            <w:vAlign w:val="bottom"/>
            <w:hideMark/>
          </w:tcPr>
          <w:p w14:paraId="35DF393B"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0.017738</w:t>
            </w:r>
          </w:p>
        </w:tc>
        <w:tc>
          <w:tcPr>
            <w:tcW w:w="980" w:type="dxa"/>
            <w:tcBorders>
              <w:top w:val="nil"/>
              <w:left w:val="nil"/>
              <w:bottom w:val="single" w:sz="4" w:space="0" w:color="3F3F3F"/>
              <w:right w:val="single" w:sz="4" w:space="0" w:color="3F3F3F"/>
            </w:tcBorders>
            <w:shd w:val="clear" w:color="000000" w:fill="F2F2F2"/>
            <w:noWrap/>
            <w:vAlign w:val="bottom"/>
            <w:hideMark/>
          </w:tcPr>
          <w:p w14:paraId="4FA36500"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0.454545</w:t>
            </w:r>
          </w:p>
        </w:tc>
      </w:tr>
      <w:tr w:rsidR="00B620AC" w:rsidRPr="00B620AC" w14:paraId="50849DD0" w14:textId="77777777" w:rsidTr="00B620AC">
        <w:trPr>
          <w:trHeight w:val="300"/>
        </w:trPr>
        <w:tc>
          <w:tcPr>
            <w:tcW w:w="960" w:type="dxa"/>
            <w:tcBorders>
              <w:top w:val="nil"/>
              <w:left w:val="single" w:sz="4" w:space="0" w:color="7F7F7F"/>
              <w:bottom w:val="single" w:sz="4" w:space="0" w:color="7F7F7F"/>
              <w:right w:val="single" w:sz="4" w:space="0" w:color="7F7F7F"/>
            </w:tcBorders>
            <w:shd w:val="clear" w:color="000000" w:fill="FFCC99"/>
            <w:noWrap/>
            <w:vAlign w:val="bottom"/>
            <w:hideMark/>
          </w:tcPr>
          <w:p w14:paraId="592E7FB1" w14:textId="77777777" w:rsidR="00B620AC" w:rsidRPr="00B620AC" w:rsidRDefault="00B620AC" w:rsidP="00B620AC">
            <w:pPr>
              <w:spacing w:after="0" w:line="240" w:lineRule="auto"/>
              <w:rPr>
                <w:rFonts w:ascii="Aptos Narrow" w:eastAsia="Times New Roman" w:hAnsi="Aptos Narrow" w:cs="Times New Roman"/>
                <w:color w:val="3F3F76"/>
                <w:kern w:val="0"/>
                <w:sz w:val="18"/>
                <w:szCs w:val="18"/>
                <w:lang w:eastAsia="en-GB"/>
                <w14:ligatures w14:val="none"/>
              </w:rPr>
            </w:pPr>
            <w:r w:rsidRPr="00B620AC">
              <w:rPr>
                <w:rFonts w:ascii="Aptos Narrow" w:eastAsia="Times New Roman" w:hAnsi="Aptos Narrow" w:cs="Times New Roman"/>
                <w:color w:val="3F3F76"/>
                <w:kern w:val="0"/>
                <w:sz w:val="18"/>
                <w:szCs w:val="18"/>
                <w:lang w:eastAsia="en-GB"/>
                <w14:ligatures w14:val="none"/>
              </w:rPr>
              <w:t>16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67E59785"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2.87387E+11</w:t>
            </w:r>
          </w:p>
        </w:tc>
        <w:tc>
          <w:tcPr>
            <w:tcW w:w="1260" w:type="dxa"/>
            <w:tcBorders>
              <w:top w:val="nil"/>
              <w:left w:val="nil"/>
              <w:bottom w:val="single" w:sz="4" w:space="0" w:color="3F3F3F"/>
              <w:right w:val="single" w:sz="4" w:space="0" w:color="3F3F3F"/>
            </w:tcBorders>
            <w:shd w:val="clear" w:color="000000" w:fill="F2F2F2"/>
            <w:noWrap/>
            <w:vAlign w:val="bottom"/>
            <w:hideMark/>
          </w:tcPr>
          <w:p w14:paraId="6DF2AA92"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536084.5288</w:t>
            </w:r>
          </w:p>
        </w:tc>
        <w:tc>
          <w:tcPr>
            <w:tcW w:w="1420" w:type="dxa"/>
            <w:tcBorders>
              <w:top w:val="nil"/>
              <w:left w:val="nil"/>
              <w:bottom w:val="single" w:sz="4" w:space="0" w:color="3F3F3F"/>
              <w:right w:val="single" w:sz="4" w:space="0" w:color="3F3F3F"/>
            </w:tcBorders>
            <w:shd w:val="clear" w:color="000000" w:fill="F2F2F2"/>
            <w:noWrap/>
            <w:vAlign w:val="bottom"/>
            <w:hideMark/>
          </w:tcPr>
          <w:p w14:paraId="11869A67"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423678.758</w:t>
            </w:r>
          </w:p>
        </w:tc>
        <w:tc>
          <w:tcPr>
            <w:tcW w:w="980" w:type="dxa"/>
            <w:tcBorders>
              <w:top w:val="nil"/>
              <w:left w:val="nil"/>
              <w:bottom w:val="single" w:sz="4" w:space="0" w:color="3F3F3F"/>
              <w:right w:val="single" w:sz="4" w:space="0" w:color="3F3F3F"/>
            </w:tcBorders>
            <w:shd w:val="clear" w:color="000000" w:fill="F2F2F2"/>
            <w:noWrap/>
            <w:vAlign w:val="bottom"/>
            <w:hideMark/>
          </w:tcPr>
          <w:p w14:paraId="73DE2287"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0.018862</w:t>
            </w:r>
          </w:p>
        </w:tc>
        <w:tc>
          <w:tcPr>
            <w:tcW w:w="980" w:type="dxa"/>
            <w:tcBorders>
              <w:top w:val="nil"/>
              <w:left w:val="nil"/>
              <w:bottom w:val="single" w:sz="4" w:space="0" w:color="3F3F3F"/>
              <w:right w:val="single" w:sz="4" w:space="0" w:color="3F3F3F"/>
            </w:tcBorders>
            <w:shd w:val="clear" w:color="000000" w:fill="F2F2F2"/>
            <w:noWrap/>
            <w:vAlign w:val="bottom"/>
            <w:hideMark/>
          </w:tcPr>
          <w:p w14:paraId="2BDF8F54"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0.015846</w:t>
            </w:r>
          </w:p>
        </w:tc>
        <w:tc>
          <w:tcPr>
            <w:tcW w:w="980" w:type="dxa"/>
            <w:tcBorders>
              <w:top w:val="nil"/>
              <w:left w:val="nil"/>
              <w:bottom w:val="single" w:sz="4" w:space="0" w:color="3F3F3F"/>
              <w:right w:val="single" w:sz="4" w:space="0" w:color="3F3F3F"/>
            </w:tcBorders>
            <w:shd w:val="clear" w:color="000000" w:fill="F2F2F2"/>
            <w:noWrap/>
            <w:vAlign w:val="bottom"/>
            <w:hideMark/>
          </w:tcPr>
          <w:p w14:paraId="3A8A4DC7"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0.018619</w:t>
            </w:r>
          </w:p>
        </w:tc>
        <w:tc>
          <w:tcPr>
            <w:tcW w:w="980" w:type="dxa"/>
            <w:tcBorders>
              <w:top w:val="nil"/>
              <w:left w:val="nil"/>
              <w:bottom w:val="single" w:sz="4" w:space="0" w:color="3F3F3F"/>
              <w:right w:val="single" w:sz="4" w:space="0" w:color="3F3F3F"/>
            </w:tcBorders>
            <w:shd w:val="clear" w:color="000000" w:fill="F2F2F2"/>
            <w:noWrap/>
            <w:vAlign w:val="bottom"/>
            <w:hideMark/>
          </w:tcPr>
          <w:p w14:paraId="66D690F9"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0.454545</w:t>
            </w:r>
          </w:p>
        </w:tc>
      </w:tr>
      <w:tr w:rsidR="00B620AC" w:rsidRPr="00B620AC" w14:paraId="72A7C521" w14:textId="77777777" w:rsidTr="00B620AC">
        <w:trPr>
          <w:trHeight w:val="300"/>
        </w:trPr>
        <w:tc>
          <w:tcPr>
            <w:tcW w:w="960" w:type="dxa"/>
            <w:tcBorders>
              <w:top w:val="nil"/>
              <w:left w:val="single" w:sz="4" w:space="0" w:color="7F7F7F"/>
              <w:bottom w:val="single" w:sz="4" w:space="0" w:color="7F7F7F"/>
              <w:right w:val="single" w:sz="4" w:space="0" w:color="7F7F7F"/>
            </w:tcBorders>
            <w:shd w:val="clear" w:color="000000" w:fill="FFCC99"/>
            <w:noWrap/>
            <w:vAlign w:val="bottom"/>
            <w:hideMark/>
          </w:tcPr>
          <w:p w14:paraId="0AA709FC" w14:textId="77777777" w:rsidR="00B620AC" w:rsidRPr="00B620AC" w:rsidRDefault="00B620AC" w:rsidP="00B620AC">
            <w:pPr>
              <w:spacing w:after="0" w:line="240" w:lineRule="auto"/>
              <w:rPr>
                <w:rFonts w:ascii="Aptos Narrow" w:eastAsia="Times New Roman" w:hAnsi="Aptos Narrow" w:cs="Times New Roman"/>
                <w:color w:val="3F3F76"/>
                <w:kern w:val="0"/>
                <w:sz w:val="18"/>
                <w:szCs w:val="18"/>
                <w:lang w:eastAsia="en-GB"/>
                <w14:ligatures w14:val="none"/>
              </w:rPr>
            </w:pPr>
            <w:r w:rsidRPr="00B620AC">
              <w:rPr>
                <w:rFonts w:ascii="Aptos Narrow" w:eastAsia="Times New Roman" w:hAnsi="Aptos Narrow" w:cs="Times New Roman"/>
                <w:color w:val="3F3F76"/>
                <w:kern w:val="0"/>
                <w:sz w:val="18"/>
                <w:szCs w:val="18"/>
                <w:lang w:eastAsia="en-GB"/>
                <w14:ligatures w14:val="none"/>
              </w:rPr>
              <w:t>17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4536BEB8"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3.30603E+11</w:t>
            </w:r>
          </w:p>
        </w:tc>
        <w:tc>
          <w:tcPr>
            <w:tcW w:w="1260" w:type="dxa"/>
            <w:tcBorders>
              <w:top w:val="nil"/>
              <w:left w:val="nil"/>
              <w:bottom w:val="single" w:sz="4" w:space="0" w:color="3F3F3F"/>
              <w:right w:val="single" w:sz="4" w:space="0" w:color="3F3F3F"/>
            </w:tcBorders>
            <w:shd w:val="clear" w:color="000000" w:fill="F2F2F2"/>
            <w:noWrap/>
            <w:vAlign w:val="bottom"/>
            <w:hideMark/>
          </w:tcPr>
          <w:p w14:paraId="603F7F32"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574981.2032</w:t>
            </w:r>
          </w:p>
        </w:tc>
        <w:tc>
          <w:tcPr>
            <w:tcW w:w="1420" w:type="dxa"/>
            <w:tcBorders>
              <w:top w:val="nil"/>
              <w:left w:val="nil"/>
              <w:bottom w:val="single" w:sz="4" w:space="0" w:color="3F3F3F"/>
              <w:right w:val="single" w:sz="4" w:space="0" w:color="3F3F3F"/>
            </w:tcBorders>
            <w:shd w:val="clear" w:color="000000" w:fill="F2F2F2"/>
            <w:noWrap/>
            <w:vAlign w:val="bottom"/>
            <w:hideMark/>
          </w:tcPr>
          <w:p w14:paraId="7EFF7FA5"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449801.1812</w:t>
            </w:r>
          </w:p>
        </w:tc>
        <w:tc>
          <w:tcPr>
            <w:tcW w:w="980" w:type="dxa"/>
            <w:tcBorders>
              <w:top w:val="nil"/>
              <w:left w:val="nil"/>
              <w:bottom w:val="single" w:sz="4" w:space="0" w:color="3F3F3F"/>
              <w:right w:val="single" w:sz="4" w:space="0" w:color="3F3F3F"/>
            </w:tcBorders>
            <w:shd w:val="clear" w:color="000000" w:fill="F2F2F2"/>
            <w:noWrap/>
            <w:vAlign w:val="bottom"/>
            <w:hideMark/>
          </w:tcPr>
          <w:p w14:paraId="2AD0DF05"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0.020015</w:t>
            </w:r>
          </w:p>
        </w:tc>
        <w:tc>
          <w:tcPr>
            <w:tcW w:w="980" w:type="dxa"/>
            <w:tcBorders>
              <w:top w:val="nil"/>
              <w:left w:val="nil"/>
              <w:bottom w:val="single" w:sz="4" w:space="0" w:color="3F3F3F"/>
              <w:right w:val="single" w:sz="4" w:space="0" w:color="3F3F3F"/>
            </w:tcBorders>
            <w:shd w:val="clear" w:color="000000" w:fill="F2F2F2"/>
            <w:noWrap/>
            <w:vAlign w:val="bottom"/>
            <w:hideMark/>
          </w:tcPr>
          <w:p w14:paraId="2A0882E2"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0.016353</w:t>
            </w:r>
          </w:p>
        </w:tc>
        <w:tc>
          <w:tcPr>
            <w:tcW w:w="980" w:type="dxa"/>
            <w:tcBorders>
              <w:top w:val="nil"/>
              <w:left w:val="nil"/>
              <w:bottom w:val="single" w:sz="4" w:space="0" w:color="3F3F3F"/>
              <w:right w:val="single" w:sz="4" w:space="0" w:color="3F3F3F"/>
            </w:tcBorders>
            <w:shd w:val="clear" w:color="000000" w:fill="F2F2F2"/>
            <w:noWrap/>
            <w:vAlign w:val="bottom"/>
            <w:hideMark/>
          </w:tcPr>
          <w:p w14:paraId="2391D731"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0.019734</w:t>
            </w:r>
          </w:p>
        </w:tc>
        <w:tc>
          <w:tcPr>
            <w:tcW w:w="980" w:type="dxa"/>
            <w:tcBorders>
              <w:top w:val="nil"/>
              <w:left w:val="nil"/>
              <w:bottom w:val="single" w:sz="4" w:space="0" w:color="3F3F3F"/>
              <w:right w:val="single" w:sz="4" w:space="0" w:color="3F3F3F"/>
            </w:tcBorders>
            <w:shd w:val="clear" w:color="000000" w:fill="F2F2F2"/>
            <w:noWrap/>
            <w:vAlign w:val="bottom"/>
            <w:hideMark/>
          </w:tcPr>
          <w:p w14:paraId="2CF94A65"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0.409091</w:t>
            </w:r>
          </w:p>
        </w:tc>
      </w:tr>
      <w:tr w:rsidR="00B620AC" w:rsidRPr="00B620AC" w14:paraId="73DB2AA7" w14:textId="77777777" w:rsidTr="00B620AC">
        <w:trPr>
          <w:trHeight w:val="300"/>
        </w:trPr>
        <w:tc>
          <w:tcPr>
            <w:tcW w:w="960" w:type="dxa"/>
            <w:tcBorders>
              <w:top w:val="nil"/>
              <w:left w:val="single" w:sz="4" w:space="0" w:color="7F7F7F"/>
              <w:bottom w:val="single" w:sz="4" w:space="0" w:color="7F7F7F"/>
              <w:right w:val="single" w:sz="4" w:space="0" w:color="7F7F7F"/>
            </w:tcBorders>
            <w:shd w:val="clear" w:color="000000" w:fill="FFCC99"/>
            <w:noWrap/>
            <w:vAlign w:val="bottom"/>
            <w:hideMark/>
          </w:tcPr>
          <w:p w14:paraId="294264EC" w14:textId="77777777" w:rsidR="00B620AC" w:rsidRPr="00B620AC" w:rsidRDefault="00B620AC" w:rsidP="00B620AC">
            <w:pPr>
              <w:spacing w:after="0" w:line="240" w:lineRule="auto"/>
              <w:rPr>
                <w:rFonts w:ascii="Aptos Narrow" w:eastAsia="Times New Roman" w:hAnsi="Aptos Narrow" w:cs="Times New Roman"/>
                <w:color w:val="3F3F76"/>
                <w:kern w:val="0"/>
                <w:sz w:val="18"/>
                <w:szCs w:val="18"/>
                <w:lang w:eastAsia="en-GB"/>
                <w14:ligatures w14:val="none"/>
              </w:rPr>
            </w:pPr>
            <w:r w:rsidRPr="00B620AC">
              <w:rPr>
                <w:rFonts w:ascii="Aptos Narrow" w:eastAsia="Times New Roman" w:hAnsi="Aptos Narrow" w:cs="Times New Roman"/>
                <w:color w:val="3F3F76"/>
                <w:kern w:val="0"/>
                <w:sz w:val="18"/>
                <w:szCs w:val="18"/>
                <w:lang w:eastAsia="en-GB"/>
                <w14:ligatures w14:val="none"/>
              </w:rPr>
              <w:t>18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732674CB"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3.50778E+11</w:t>
            </w:r>
          </w:p>
        </w:tc>
        <w:tc>
          <w:tcPr>
            <w:tcW w:w="1260" w:type="dxa"/>
            <w:tcBorders>
              <w:top w:val="nil"/>
              <w:left w:val="nil"/>
              <w:bottom w:val="single" w:sz="4" w:space="0" w:color="3F3F3F"/>
              <w:right w:val="single" w:sz="4" w:space="0" w:color="3F3F3F"/>
            </w:tcBorders>
            <w:shd w:val="clear" w:color="000000" w:fill="F2F2F2"/>
            <w:noWrap/>
            <w:vAlign w:val="bottom"/>
            <w:hideMark/>
          </w:tcPr>
          <w:p w14:paraId="255B7F64"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592265.0639</w:t>
            </w:r>
          </w:p>
        </w:tc>
        <w:tc>
          <w:tcPr>
            <w:tcW w:w="1420" w:type="dxa"/>
            <w:tcBorders>
              <w:top w:val="nil"/>
              <w:left w:val="nil"/>
              <w:bottom w:val="single" w:sz="4" w:space="0" w:color="3F3F3F"/>
              <w:right w:val="single" w:sz="4" w:space="0" w:color="3F3F3F"/>
            </w:tcBorders>
            <w:shd w:val="clear" w:color="000000" w:fill="F2F2F2"/>
            <w:noWrap/>
            <w:vAlign w:val="bottom"/>
            <w:hideMark/>
          </w:tcPr>
          <w:p w14:paraId="4232EBAE"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461150.0509</w:t>
            </w:r>
          </w:p>
        </w:tc>
        <w:tc>
          <w:tcPr>
            <w:tcW w:w="980" w:type="dxa"/>
            <w:tcBorders>
              <w:top w:val="nil"/>
              <w:left w:val="nil"/>
              <w:bottom w:val="single" w:sz="4" w:space="0" w:color="3F3F3F"/>
              <w:right w:val="single" w:sz="4" w:space="0" w:color="3F3F3F"/>
            </w:tcBorders>
            <w:shd w:val="clear" w:color="000000" w:fill="F2F2F2"/>
            <w:noWrap/>
            <w:vAlign w:val="bottom"/>
            <w:hideMark/>
          </w:tcPr>
          <w:p w14:paraId="36884F93"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0.020514</w:t>
            </w:r>
          </w:p>
        </w:tc>
        <w:tc>
          <w:tcPr>
            <w:tcW w:w="980" w:type="dxa"/>
            <w:tcBorders>
              <w:top w:val="nil"/>
              <w:left w:val="nil"/>
              <w:bottom w:val="single" w:sz="4" w:space="0" w:color="3F3F3F"/>
              <w:right w:val="single" w:sz="4" w:space="0" w:color="3F3F3F"/>
            </w:tcBorders>
            <w:shd w:val="clear" w:color="000000" w:fill="F2F2F2"/>
            <w:noWrap/>
            <w:vAlign w:val="bottom"/>
            <w:hideMark/>
          </w:tcPr>
          <w:p w14:paraId="26617A51"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0.017104</w:t>
            </w:r>
          </w:p>
        </w:tc>
        <w:tc>
          <w:tcPr>
            <w:tcW w:w="980" w:type="dxa"/>
            <w:tcBorders>
              <w:top w:val="nil"/>
              <w:left w:val="nil"/>
              <w:bottom w:val="single" w:sz="4" w:space="0" w:color="3F3F3F"/>
              <w:right w:val="single" w:sz="4" w:space="0" w:color="3F3F3F"/>
            </w:tcBorders>
            <w:shd w:val="clear" w:color="000000" w:fill="F2F2F2"/>
            <w:noWrap/>
            <w:vAlign w:val="bottom"/>
            <w:hideMark/>
          </w:tcPr>
          <w:p w14:paraId="049E4CF2"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0.020219</w:t>
            </w:r>
          </w:p>
        </w:tc>
        <w:tc>
          <w:tcPr>
            <w:tcW w:w="980" w:type="dxa"/>
            <w:tcBorders>
              <w:top w:val="nil"/>
              <w:left w:val="nil"/>
              <w:bottom w:val="single" w:sz="4" w:space="0" w:color="3F3F3F"/>
              <w:right w:val="single" w:sz="4" w:space="0" w:color="3F3F3F"/>
            </w:tcBorders>
            <w:shd w:val="clear" w:color="000000" w:fill="F2F2F2"/>
            <w:noWrap/>
            <w:vAlign w:val="bottom"/>
            <w:hideMark/>
          </w:tcPr>
          <w:p w14:paraId="47FA9962"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0.363636</w:t>
            </w:r>
          </w:p>
        </w:tc>
      </w:tr>
      <w:tr w:rsidR="00B620AC" w:rsidRPr="00B620AC" w14:paraId="46CD2844" w14:textId="77777777" w:rsidTr="00B620AC">
        <w:trPr>
          <w:trHeight w:val="300"/>
        </w:trPr>
        <w:tc>
          <w:tcPr>
            <w:tcW w:w="960" w:type="dxa"/>
            <w:tcBorders>
              <w:top w:val="nil"/>
              <w:left w:val="single" w:sz="4" w:space="0" w:color="7F7F7F"/>
              <w:bottom w:val="single" w:sz="4" w:space="0" w:color="7F7F7F"/>
              <w:right w:val="single" w:sz="4" w:space="0" w:color="7F7F7F"/>
            </w:tcBorders>
            <w:shd w:val="clear" w:color="000000" w:fill="FFCC99"/>
            <w:noWrap/>
            <w:vAlign w:val="bottom"/>
            <w:hideMark/>
          </w:tcPr>
          <w:p w14:paraId="3A0031A5" w14:textId="77777777" w:rsidR="00B620AC" w:rsidRPr="00B620AC" w:rsidRDefault="00B620AC" w:rsidP="00B620AC">
            <w:pPr>
              <w:spacing w:after="0" w:line="240" w:lineRule="auto"/>
              <w:rPr>
                <w:rFonts w:ascii="Aptos Narrow" w:eastAsia="Times New Roman" w:hAnsi="Aptos Narrow" w:cs="Times New Roman"/>
                <w:color w:val="3F3F76"/>
                <w:kern w:val="0"/>
                <w:sz w:val="18"/>
                <w:szCs w:val="18"/>
                <w:lang w:eastAsia="en-GB"/>
                <w14:ligatures w14:val="none"/>
              </w:rPr>
            </w:pPr>
            <w:r w:rsidRPr="00B620AC">
              <w:rPr>
                <w:rFonts w:ascii="Aptos Narrow" w:eastAsia="Times New Roman" w:hAnsi="Aptos Narrow" w:cs="Times New Roman"/>
                <w:color w:val="3F3F76"/>
                <w:kern w:val="0"/>
                <w:sz w:val="18"/>
                <w:szCs w:val="18"/>
                <w:lang w:eastAsia="en-GB"/>
                <w14:ligatures w14:val="none"/>
              </w:rPr>
              <w:t>19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347D4CDA"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3.69681E+11</w:t>
            </w:r>
          </w:p>
        </w:tc>
        <w:tc>
          <w:tcPr>
            <w:tcW w:w="1260" w:type="dxa"/>
            <w:tcBorders>
              <w:top w:val="nil"/>
              <w:left w:val="nil"/>
              <w:bottom w:val="single" w:sz="4" w:space="0" w:color="3F3F3F"/>
              <w:right w:val="single" w:sz="4" w:space="0" w:color="3F3F3F"/>
            </w:tcBorders>
            <w:shd w:val="clear" w:color="000000" w:fill="F2F2F2"/>
            <w:noWrap/>
            <w:vAlign w:val="bottom"/>
            <w:hideMark/>
          </w:tcPr>
          <w:p w14:paraId="45FA0CBB"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608014.2398</w:t>
            </w:r>
          </w:p>
        </w:tc>
        <w:tc>
          <w:tcPr>
            <w:tcW w:w="1420" w:type="dxa"/>
            <w:tcBorders>
              <w:top w:val="nil"/>
              <w:left w:val="nil"/>
              <w:bottom w:val="single" w:sz="4" w:space="0" w:color="3F3F3F"/>
              <w:right w:val="single" w:sz="4" w:space="0" w:color="3F3F3F"/>
            </w:tcBorders>
            <w:shd w:val="clear" w:color="000000" w:fill="F2F2F2"/>
            <w:noWrap/>
            <w:vAlign w:val="bottom"/>
            <w:hideMark/>
          </w:tcPr>
          <w:p w14:paraId="24C72AFE"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472048.4614</w:t>
            </w:r>
          </w:p>
        </w:tc>
        <w:tc>
          <w:tcPr>
            <w:tcW w:w="980" w:type="dxa"/>
            <w:tcBorders>
              <w:top w:val="nil"/>
              <w:left w:val="nil"/>
              <w:bottom w:val="single" w:sz="4" w:space="0" w:color="3F3F3F"/>
              <w:right w:val="single" w:sz="4" w:space="0" w:color="3F3F3F"/>
            </w:tcBorders>
            <w:shd w:val="clear" w:color="000000" w:fill="F2F2F2"/>
            <w:noWrap/>
            <w:vAlign w:val="bottom"/>
            <w:hideMark/>
          </w:tcPr>
          <w:p w14:paraId="07C90993"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0.020992</w:t>
            </w:r>
          </w:p>
        </w:tc>
        <w:tc>
          <w:tcPr>
            <w:tcW w:w="980" w:type="dxa"/>
            <w:tcBorders>
              <w:top w:val="nil"/>
              <w:left w:val="nil"/>
              <w:bottom w:val="single" w:sz="4" w:space="0" w:color="3F3F3F"/>
              <w:right w:val="single" w:sz="4" w:space="0" w:color="3F3F3F"/>
            </w:tcBorders>
            <w:shd w:val="clear" w:color="000000" w:fill="F2F2F2"/>
            <w:noWrap/>
            <w:vAlign w:val="bottom"/>
            <w:hideMark/>
          </w:tcPr>
          <w:p w14:paraId="468101D3"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0.017847</w:t>
            </w:r>
          </w:p>
        </w:tc>
        <w:tc>
          <w:tcPr>
            <w:tcW w:w="980" w:type="dxa"/>
            <w:tcBorders>
              <w:top w:val="nil"/>
              <w:left w:val="nil"/>
              <w:bottom w:val="single" w:sz="4" w:space="0" w:color="3F3F3F"/>
              <w:right w:val="single" w:sz="4" w:space="0" w:color="3F3F3F"/>
            </w:tcBorders>
            <w:shd w:val="clear" w:color="000000" w:fill="F2F2F2"/>
            <w:noWrap/>
            <w:vAlign w:val="bottom"/>
            <w:hideMark/>
          </w:tcPr>
          <w:p w14:paraId="5E2FE90C"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0.020681</w:t>
            </w:r>
          </w:p>
        </w:tc>
        <w:tc>
          <w:tcPr>
            <w:tcW w:w="980" w:type="dxa"/>
            <w:tcBorders>
              <w:top w:val="nil"/>
              <w:left w:val="nil"/>
              <w:bottom w:val="single" w:sz="4" w:space="0" w:color="3F3F3F"/>
              <w:right w:val="single" w:sz="4" w:space="0" w:color="3F3F3F"/>
            </w:tcBorders>
            <w:shd w:val="clear" w:color="000000" w:fill="F2F2F2"/>
            <w:noWrap/>
            <w:vAlign w:val="bottom"/>
            <w:hideMark/>
          </w:tcPr>
          <w:p w14:paraId="6F0C52B0"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0.409091</w:t>
            </w:r>
          </w:p>
        </w:tc>
      </w:tr>
      <w:tr w:rsidR="00B620AC" w:rsidRPr="00B620AC" w14:paraId="30201BF7" w14:textId="77777777" w:rsidTr="00B620AC">
        <w:trPr>
          <w:trHeight w:val="300"/>
        </w:trPr>
        <w:tc>
          <w:tcPr>
            <w:tcW w:w="960" w:type="dxa"/>
            <w:tcBorders>
              <w:top w:val="nil"/>
              <w:left w:val="single" w:sz="4" w:space="0" w:color="7F7F7F"/>
              <w:bottom w:val="single" w:sz="4" w:space="0" w:color="7F7F7F"/>
              <w:right w:val="single" w:sz="4" w:space="0" w:color="7F7F7F"/>
            </w:tcBorders>
            <w:shd w:val="clear" w:color="000000" w:fill="FFCC99"/>
            <w:noWrap/>
            <w:vAlign w:val="bottom"/>
            <w:hideMark/>
          </w:tcPr>
          <w:p w14:paraId="478E9C22" w14:textId="77777777" w:rsidR="00B620AC" w:rsidRPr="00B620AC" w:rsidRDefault="00B620AC" w:rsidP="00B620AC">
            <w:pPr>
              <w:spacing w:after="0" w:line="240" w:lineRule="auto"/>
              <w:rPr>
                <w:rFonts w:ascii="Aptos Narrow" w:eastAsia="Times New Roman" w:hAnsi="Aptos Narrow" w:cs="Times New Roman"/>
                <w:color w:val="3F3F76"/>
                <w:kern w:val="0"/>
                <w:sz w:val="18"/>
                <w:szCs w:val="18"/>
                <w:lang w:eastAsia="en-GB"/>
                <w14:ligatures w14:val="none"/>
              </w:rPr>
            </w:pPr>
            <w:r w:rsidRPr="00B620AC">
              <w:rPr>
                <w:rFonts w:ascii="Aptos Narrow" w:eastAsia="Times New Roman" w:hAnsi="Aptos Narrow" w:cs="Times New Roman"/>
                <w:color w:val="3F3F76"/>
                <w:kern w:val="0"/>
                <w:sz w:val="18"/>
                <w:szCs w:val="18"/>
                <w:lang w:eastAsia="en-GB"/>
                <w14:ligatures w14:val="none"/>
              </w:rPr>
              <w:t>20 days</w:t>
            </w:r>
          </w:p>
        </w:tc>
        <w:tc>
          <w:tcPr>
            <w:tcW w:w="1280" w:type="dxa"/>
            <w:tcBorders>
              <w:top w:val="nil"/>
              <w:left w:val="single" w:sz="4" w:space="0" w:color="3F3F3F"/>
              <w:bottom w:val="single" w:sz="4" w:space="0" w:color="3F3F3F"/>
              <w:right w:val="single" w:sz="4" w:space="0" w:color="3F3F3F"/>
            </w:tcBorders>
            <w:shd w:val="clear" w:color="000000" w:fill="F2F2F2"/>
            <w:noWrap/>
            <w:vAlign w:val="bottom"/>
            <w:hideMark/>
          </w:tcPr>
          <w:p w14:paraId="45089F9D"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3.6006E+11</w:t>
            </w:r>
          </w:p>
        </w:tc>
        <w:tc>
          <w:tcPr>
            <w:tcW w:w="1260" w:type="dxa"/>
            <w:tcBorders>
              <w:top w:val="nil"/>
              <w:left w:val="nil"/>
              <w:bottom w:val="single" w:sz="4" w:space="0" w:color="3F3F3F"/>
              <w:right w:val="single" w:sz="4" w:space="0" w:color="3F3F3F"/>
            </w:tcBorders>
            <w:shd w:val="clear" w:color="000000" w:fill="F2F2F2"/>
            <w:noWrap/>
            <w:vAlign w:val="bottom"/>
            <w:hideMark/>
          </w:tcPr>
          <w:p w14:paraId="76E02D03"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600050.0021</w:t>
            </w:r>
          </w:p>
        </w:tc>
        <w:tc>
          <w:tcPr>
            <w:tcW w:w="1420" w:type="dxa"/>
            <w:tcBorders>
              <w:top w:val="nil"/>
              <w:left w:val="nil"/>
              <w:bottom w:val="single" w:sz="4" w:space="0" w:color="3F3F3F"/>
              <w:right w:val="single" w:sz="4" w:space="0" w:color="3F3F3F"/>
            </w:tcBorders>
            <w:shd w:val="clear" w:color="000000" w:fill="F2F2F2"/>
            <w:noWrap/>
            <w:vAlign w:val="bottom"/>
            <w:hideMark/>
          </w:tcPr>
          <w:p w14:paraId="112BCA46"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470544.9841</w:t>
            </w:r>
          </w:p>
        </w:tc>
        <w:tc>
          <w:tcPr>
            <w:tcW w:w="980" w:type="dxa"/>
            <w:tcBorders>
              <w:top w:val="nil"/>
              <w:left w:val="nil"/>
              <w:bottom w:val="single" w:sz="4" w:space="0" w:color="3F3F3F"/>
              <w:right w:val="single" w:sz="4" w:space="0" w:color="3F3F3F"/>
            </w:tcBorders>
            <w:shd w:val="clear" w:color="000000" w:fill="F2F2F2"/>
            <w:noWrap/>
            <w:vAlign w:val="bottom"/>
            <w:hideMark/>
          </w:tcPr>
          <w:p w14:paraId="57FB8E69"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0.020923</w:t>
            </w:r>
          </w:p>
        </w:tc>
        <w:tc>
          <w:tcPr>
            <w:tcW w:w="980" w:type="dxa"/>
            <w:tcBorders>
              <w:top w:val="nil"/>
              <w:left w:val="nil"/>
              <w:bottom w:val="single" w:sz="4" w:space="0" w:color="3F3F3F"/>
              <w:right w:val="single" w:sz="4" w:space="0" w:color="3F3F3F"/>
            </w:tcBorders>
            <w:shd w:val="clear" w:color="000000" w:fill="F2F2F2"/>
            <w:noWrap/>
            <w:vAlign w:val="bottom"/>
            <w:hideMark/>
          </w:tcPr>
          <w:p w14:paraId="689327B6"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0.018461</w:t>
            </w:r>
          </w:p>
        </w:tc>
        <w:tc>
          <w:tcPr>
            <w:tcW w:w="980" w:type="dxa"/>
            <w:tcBorders>
              <w:top w:val="nil"/>
              <w:left w:val="nil"/>
              <w:bottom w:val="single" w:sz="4" w:space="0" w:color="3F3F3F"/>
              <w:right w:val="single" w:sz="4" w:space="0" w:color="3F3F3F"/>
            </w:tcBorders>
            <w:shd w:val="clear" w:color="000000" w:fill="F2F2F2"/>
            <w:noWrap/>
            <w:vAlign w:val="bottom"/>
            <w:hideMark/>
          </w:tcPr>
          <w:p w14:paraId="70675B96"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0.02062</w:t>
            </w:r>
          </w:p>
        </w:tc>
        <w:tc>
          <w:tcPr>
            <w:tcW w:w="980" w:type="dxa"/>
            <w:tcBorders>
              <w:top w:val="nil"/>
              <w:left w:val="nil"/>
              <w:bottom w:val="single" w:sz="4" w:space="0" w:color="3F3F3F"/>
              <w:right w:val="single" w:sz="4" w:space="0" w:color="3F3F3F"/>
            </w:tcBorders>
            <w:shd w:val="clear" w:color="000000" w:fill="F2F2F2"/>
            <w:noWrap/>
            <w:vAlign w:val="bottom"/>
            <w:hideMark/>
          </w:tcPr>
          <w:p w14:paraId="48318DF7"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0.409091</w:t>
            </w:r>
          </w:p>
        </w:tc>
      </w:tr>
      <w:tr w:rsidR="00B620AC" w:rsidRPr="00B620AC" w14:paraId="3F602CAD" w14:textId="77777777" w:rsidTr="00B620AC">
        <w:trPr>
          <w:trHeight w:val="300"/>
        </w:trPr>
        <w:tc>
          <w:tcPr>
            <w:tcW w:w="960" w:type="dxa"/>
            <w:tcBorders>
              <w:top w:val="nil"/>
              <w:left w:val="nil"/>
              <w:bottom w:val="nil"/>
              <w:right w:val="nil"/>
            </w:tcBorders>
            <w:shd w:val="clear" w:color="auto" w:fill="auto"/>
            <w:noWrap/>
            <w:vAlign w:val="bottom"/>
            <w:hideMark/>
          </w:tcPr>
          <w:p w14:paraId="5ADDA766"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p>
        </w:tc>
        <w:tc>
          <w:tcPr>
            <w:tcW w:w="1280" w:type="dxa"/>
            <w:tcBorders>
              <w:top w:val="single" w:sz="4" w:space="0" w:color="7F7F7F"/>
              <w:left w:val="single" w:sz="4" w:space="0" w:color="7F7F7F"/>
              <w:bottom w:val="single" w:sz="4" w:space="0" w:color="7F7F7F"/>
              <w:right w:val="single" w:sz="4" w:space="0" w:color="7F7F7F"/>
            </w:tcBorders>
            <w:shd w:val="clear" w:color="000000" w:fill="FFCC99"/>
            <w:noWrap/>
            <w:vAlign w:val="bottom"/>
            <w:hideMark/>
          </w:tcPr>
          <w:p w14:paraId="046BD7A3" w14:textId="77777777" w:rsidR="00B620AC" w:rsidRPr="00B620AC" w:rsidRDefault="00B620AC" w:rsidP="00B620AC">
            <w:pPr>
              <w:spacing w:after="0" w:line="240" w:lineRule="auto"/>
              <w:rPr>
                <w:rFonts w:ascii="Aptos Narrow" w:eastAsia="Times New Roman" w:hAnsi="Aptos Narrow" w:cs="Times New Roman"/>
                <w:color w:val="3F3F76"/>
                <w:kern w:val="0"/>
                <w:sz w:val="18"/>
                <w:szCs w:val="18"/>
                <w:lang w:eastAsia="en-GB"/>
                <w14:ligatures w14:val="none"/>
              </w:rPr>
            </w:pPr>
            <w:r w:rsidRPr="00B620AC">
              <w:rPr>
                <w:rFonts w:ascii="Aptos Narrow" w:eastAsia="Times New Roman" w:hAnsi="Aptos Narrow" w:cs="Times New Roman"/>
                <w:color w:val="3F3F76"/>
                <w:kern w:val="0"/>
                <w:sz w:val="18"/>
                <w:szCs w:val="18"/>
                <w:lang w:eastAsia="en-GB"/>
                <w14:ligatures w14:val="none"/>
              </w:rPr>
              <w:t>Best Period</w:t>
            </w:r>
          </w:p>
        </w:tc>
        <w:tc>
          <w:tcPr>
            <w:tcW w:w="1260" w:type="dxa"/>
            <w:tcBorders>
              <w:top w:val="single" w:sz="4" w:space="0" w:color="7F7F7F"/>
              <w:left w:val="nil"/>
              <w:bottom w:val="single" w:sz="4" w:space="0" w:color="7F7F7F"/>
              <w:right w:val="single" w:sz="4" w:space="0" w:color="7F7F7F"/>
            </w:tcBorders>
            <w:shd w:val="clear" w:color="000000" w:fill="FFCC99"/>
            <w:noWrap/>
            <w:vAlign w:val="bottom"/>
            <w:hideMark/>
          </w:tcPr>
          <w:p w14:paraId="383C4B0D" w14:textId="77777777" w:rsidR="00B620AC" w:rsidRPr="00B620AC" w:rsidRDefault="00B620AC" w:rsidP="00B620AC">
            <w:pPr>
              <w:spacing w:after="0" w:line="240" w:lineRule="auto"/>
              <w:rPr>
                <w:rFonts w:ascii="Aptos Narrow" w:eastAsia="Times New Roman" w:hAnsi="Aptos Narrow" w:cs="Times New Roman"/>
                <w:color w:val="3F3F76"/>
                <w:kern w:val="0"/>
                <w:sz w:val="18"/>
                <w:szCs w:val="18"/>
                <w:lang w:eastAsia="en-GB"/>
                <w14:ligatures w14:val="none"/>
              </w:rPr>
            </w:pPr>
            <w:r w:rsidRPr="00B620AC">
              <w:rPr>
                <w:rFonts w:ascii="Aptos Narrow" w:eastAsia="Times New Roman" w:hAnsi="Aptos Narrow" w:cs="Times New Roman"/>
                <w:color w:val="3F3F76"/>
                <w:kern w:val="0"/>
                <w:sz w:val="18"/>
                <w:szCs w:val="18"/>
                <w:lang w:eastAsia="en-GB"/>
                <w14:ligatures w14:val="none"/>
              </w:rPr>
              <w:t>Best Horizon</w:t>
            </w:r>
          </w:p>
        </w:tc>
        <w:tc>
          <w:tcPr>
            <w:tcW w:w="1420" w:type="dxa"/>
            <w:tcBorders>
              <w:top w:val="single" w:sz="4" w:space="0" w:color="7F7F7F"/>
              <w:left w:val="nil"/>
              <w:bottom w:val="single" w:sz="4" w:space="0" w:color="7F7F7F"/>
              <w:right w:val="single" w:sz="4" w:space="0" w:color="7F7F7F"/>
            </w:tcBorders>
            <w:shd w:val="clear" w:color="000000" w:fill="FFCC99"/>
            <w:noWrap/>
            <w:vAlign w:val="bottom"/>
            <w:hideMark/>
          </w:tcPr>
          <w:p w14:paraId="7C180C75" w14:textId="77777777" w:rsidR="00B620AC" w:rsidRPr="00B620AC" w:rsidRDefault="00B620AC" w:rsidP="00B620AC">
            <w:pPr>
              <w:spacing w:after="0" w:line="240" w:lineRule="auto"/>
              <w:rPr>
                <w:rFonts w:ascii="Aptos Narrow" w:eastAsia="Times New Roman" w:hAnsi="Aptos Narrow" w:cs="Times New Roman"/>
                <w:color w:val="3F3F76"/>
                <w:kern w:val="0"/>
                <w:sz w:val="18"/>
                <w:szCs w:val="18"/>
                <w:lang w:eastAsia="en-GB"/>
                <w14:ligatures w14:val="none"/>
              </w:rPr>
            </w:pPr>
            <w:r w:rsidRPr="00B620AC">
              <w:rPr>
                <w:rFonts w:ascii="Aptos Narrow" w:eastAsia="Times New Roman" w:hAnsi="Aptos Narrow" w:cs="Times New Roman"/>
                <w:color w:val="3F3F76"/>
                <w:kern w:val="0"/>
                <w:sz w:val="18"/>
                <w:szCs w:val="18"/>
                <w:lang w:eastAsia="en-GB"/>
                <w14:ligatures w14:val="none"/>
              </w:rPr>
              <w:t>Best Coverage</w:t>
            </w:r>
          </w:p>
        </w:tc>
        <w:tc>
          <w:tcPr>
            <w:tcW w:w="980" w:type="dxa"/>
            <w:tcBorders>
              <w:top w:val="nil"/>
              <w:left w:val="nil"/>
              <w:bottom w:val="nil"/>
              <w:right w:val="nil"/>
            </w:tcBorders>
            <w:shd w:val="clear" w:color="auto" w:fill="auto"/>
            <w:noWrap/>
            <w:vAlign w:val="bottom"/>
            <w:hideMark/>
          </w:tcPr>
          <w:p w14:paraId="41A2E36F" w14:textId="77777777" w:rsidR="00B620AC" w:rsidRPr="00B620AC" w:rsidRDefault="00B620AC" w:rsidP="00B620AC">
            <w:pPr>
              <w:spacing w:after="0" w:line="240" w:lineRule="auto"/>
              <w:rPr>
                <w:rFonts w:ascii="Aptos Narrow" w:eastAsia="Times New Roman" w:hAnsi="Aptos Narrow" w:cs="Times New Roman"/>
                <w:color w:val="3F3F76"/>
                <w:kern w:val="0"/>
                <w:sz w:val="18"/>
                <w:szCs w:val="18"/>
                <w:lang w:eastAsia="en-GB"/>
                <w14:ligatures w14:val="none"/>
              </w:rPr>
            </w:pPr>
          </w:p>
        </w:tc>
        <w:tc>
          <w:tcPr>
            <w:tcW w:w="980" w:type="dxa"/>
            <w:tcBorders>
              <w:top w:val="nil"/>
              <w:left w:val="nil"/>
              <w:bottom w:val="nil"/>
              <w:right w:val="nil"/>
            </w:tcBorders>
            <w:shd w:val="clear" w:color="auto" w:fill="auto"/>
            <w:noWrap/>
            <w:vAlign w:val="bottom"/>
            <w:hideMark/>
          </w:tcPr>
          <w:p w14:paraId="20FBE7C7" w14:textId="77777777" w:rsidR="00B620AC" w:rsidRPr="00B620AC" w:rsidRDefault="00B620AC" w:rsidP="00B620AC">
            <w:pPr>
              <w:spacing w:after="0" w:line="240" w:lineRule="auto"/>
              <w:rPr>
                <w:rFonts w:ascii="Times New Roman" w:eastAsia="Times New Roman" w:hAnsi="Times New Roman" w:cs="Times New Roman"/>
                <w:kern w:val="0"/>
                <w:sz w:val="18"/>
                <w:szCs w:val="18"/>
                <w:lang w:eastAsia="en-GB"/>
                <w14:ligatures w14:val="none"/>
              </w:rPr>
            </w:pPr>
          </w:p>
        </w:tc>
        <w:tc>
          <w:tcPr>
            <w:tcW w:w="980" w:type="dxa"/>
            <w:tcBorders>
              <w:top w:val="nil"/>
              <w:left w:val="nil"/>
              <w:bottom w:val="nil"/>
              <w:right w:val="nil"/>
            </w:tcBorders>
            <w:shd w:val="clear" w:color="auto" w:fill="auto"/>
            <w:noWrap/>
            <w:vAlign w:val="bottom"/>
            <w:hideMark/>
          </w:tcPr>
          <w:p w14:paraId="7AF77795" w14:textId="77777777" w:rsidR="00B620AC" w:rsidRPr="00B620AC" w:rsidRDefault="00B620AC" w:rsidP="00B620AC">
            <w:pPr>
              <w:spacing w:after="0" w:line="240" w:lineRule="auto"/>
              <w:rPr>
                <w:rFonts w:ascii="Times New Roman" w:eastAsia="Times New Roman" w:hAnsi="Times New Roman" w:cs="Times New Roman"/>
                <w:kern w:val="0"/>
                <w:sz w:val="18"/>
                <w:szCs w:val="18"/>
                <w:lang w:eastAsia="en-GB"/>
                <w14:ligatures w14:val="none"/>
              </w:rPr>
            </w:pPr>
          </w:p>
        </w:tc>
        <w:tc>
          <w:tcPr>
            <w:tcW w:w="980" w:type="dxa"/>
            <w:tcBorders>
              <w:top w:val="nil"/>
              <w:left w:val="nil"/>
              <w:bottom w:val="nil"/>
              <w:right w:val="nil"/>
            </w:tcBorders>
            <w:shd w:val="clear" w:color="auto" w:fill="auto"/>
            <w:noWrap/>
            <w:vAlign w:val="bottom"/>
            <w:hideMark/>
          </w:tcPr>
          <w:p w14:paraId="02B39B79" w14:textId="77777777" w:rsidR="00B620AC" w:rsidRPr="00B620AC" w:rsidRDefault="00B620AC" w:rsidP="00B620AC">
            <w:pPr>
              <w:spacing w:after="0" w:line="240" w:lineRule="auto"/>
              <w:rPr>
                <w:rFonts w:ascii="Times New Roman" w:eastAsia="Times New Roman" w:hAnsi="Times New Roman" w:cs="Times New Roman"/>
                <w:kern w:val="0"/>
                <w:sz w:val="18"/>
                <w:szCs w:val="18"/>
                <w:lang w:eastAsia="en-GB"/>
                <w14:ligatures w14:val="none"/>
              </w:rPr>
            </w:pPr>
          </w:p>
        </w:tc>
      </w:tr>
      <w:tr w:rsidR="00B620AC" w:rsidRPr="00B620AC" w14:paraId="3CF54290" w14:textId="77777777" w:rsidTr="00B620AC">
        <w:trPr>
          <w:trHeight w:val="300"/>
        </w:trPr>
        <w:tc>
          <w:tcPr>
            <w:tcW w:w="960" w:type="dxa"/>
            <w:tcBorders>
              <w:top w:val="nil"/>
              <w:left w:val="nil"/>
              <w:bottom w:val="nil"/>
              <w:right w:val="nil"/>
            </w:tcBorders>
            <w:shd w:val="clear" w:color="auto" w:fill="auto"/>
            <w:noWrap/>
            <w:vAlign w:val="bottom"/>
            <w:hideMark/>
          </w:tcPr>
          <w:p w14:paraId="679EB9C5" w14:textId="77777777" w:rsidR="00B620AC" w:rsidRPr="00B620AC" w:rsidRDefault="00B620AC" w:rsidP="00B620AC">
            <w:pPr>
              <w:spacing w:after="0" w:line="240" w:lineRule="auto"/>
              <w:rPr>
                <w:rFonts w:ascii="Times New Roman" w:eastAsia="Times New Roman" w:hAnsi="Times New Roman" w:cs="Times New Roman"/>
                <w:kern w:val="0"/>
                <w:sz w:val="18"/>
                <w:szCs w:val="18"/>
                <w:lang w:eastAsia="en-GB"/>
                <w14:ligatures w14:val="none"/>
              </w:rPr>
            </w:pPr>
          </w:p>
        </w:tc>
        <w:tc>
          <w:tcPr>
            <w:tcW w:w="1280" w:type="dxa"/>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14:paraId="4F49B200"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30</w:t>
            </w:r>
          </w:p>
        </w:tc>
        <w:tc>
          <w:tcPr>
            <w:tcW w:w="1260" w:type="dxa"/>
            <w:tcBorders>
              <w:top w:val="single" w:sz="4" w:space="0" w:color="3F3F3F"/>
              <w:left w:val="nil"/>
              <w:bottom w:val="single" w:sz="4" w:space="0" w:color="3F3F3F"/>
              <w:right w:val="single" w:sz="4" w:space="0" w:color="3F3F3F"/>
            </w:tcBorders>
            <w:shd w:val="clear" w:color="000000" w:fill="F2F2F2"/>
            <w:noWrap/>
            <w:vAlign w:val="bottom"/>
            <w:hideMark/>
          </w:tcPr>
          <w:p w14:paraId="593E985E"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20</w:t>
            </w:r>
          </w:p>
        </w:tc>
        <w:tc>
          <w:tcPr>
            <w:tcW w:w="1420" w:type="dxa"/>
            <w:tcBorders>
              <w:top w:val="single" w:sz="4" w:space="0" w:color="3F3F3F"/>
              <w:left w:val="nil"/>
              <w:bottom w:val="single" w:sz="4" w:space="0" w:color="3F3F3F"/>
              <w:right w:val="single" w:sz="4" w:space="0" w:color="3F3F3F"/>
            </w:tcBorders>
            <w:shd w:val="clear" w:color="000000" w:fill="F2F2F2"/>
            <w:noWrap/>
            <w:vAlign w:val="bottom"/>
            <w:hideMark/>
          </w:tcPr>
          <w:p w14:paraId="51683D57"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620AC">
              <w:rPr>
                <w:rFonts w:ascii="Aptos Narrow" w:eastAsia="Times New Roman" w:hAnsi="Aptos Narrow" w:cs="Times New Roman"/>
                <w:b/>
                <w:bCs/>
                <w:color w:val="3F3F3F"/>
                <w:kern w:val="0"/>
                <w:sz w:val="18"/>
                <w:szCs w:val="18"/>
                <w:lang w:eastAsia="en-GB"/>
                <w14:ligatures w14:val="none"/>
              </w:rPr>
              <w:t>0.5311</w:t>
            </w:r>
          </w:p>
        </w:tc>
        <w:tc>
          <w:tcPr>
            <w:tcW w:w="980" w:type="dxa"/>
            <w:tcBorders>
              <w:top w:val="nil"/>
              <w:left w:val="nil"/>
              <w:bottom w:val="nil"/>
              <w:right w:val="nil"/>
            </w:tcBorders>
            <w:shd w:val="clear" w:color="auto" w:fill="auto"/>
            <w:noWrap/>
            <w:vAlign w:val="bottom"/>
            <w:hideMark/>
          </w:tcPr>
          <w:p w14:paraId="270621BA" w14:textId="77777777" w:rsidR="00B620AC" w:rsidRPr="00B620AC" w:rsidRDefault="00B620AC" w:rsidP="00B620AC">
            <w:pPr>
              <w:spacing w:after="0" w:line="240" w:lineRule="auto"/>
              <w:jc w:val="right"/>
              <w:rPr>
                <w:rFonts w:ascii="Aptos Narrow" w:eastAsia="Times New Roman" w:hAnsi="Aptos Narrow" w:cs="Times New Roman"/>
                <w:b/>
                <w:bCs/>
                <w:color w:val="3F3F3F"/>
                <w:kern w:val="0"/>
                <w:sz w:val="18"/>
                <w:szCs w:val="18"/>
                <w:lang w:eastAsia="en-GB"/>
                <w14:ligatures w14:val="none"/>
              </w:rPr>
            </w:pPr>
          </w:p>
        </w:tc>
        <w:tc>
          <w:tcPr>
            <w:tcW w:w="980" w:type="dxa"/>
            <w:tcBorders>
              <w:top w:val="nil"/>
              <w:left w:val="nil"/>
              <w:bottom w:val="nil"/>
              <w:right w:val="nil"/>
            </w:tcBorders>
            <w:shd w:val="clear" w:color="auto" w:fill="auto"/>
            <w:noWrap/>
            <w:vAlign w:val="bottom"/>
            <w:hideMark/>
          </w:tcPr>
          <w:p w14:paraId="31489E5C" w14:textId="77777777" w:rsidR="00B620AC" w:rsidRPr="00B620AC" w:rsidRDefault="00B620AC" w:rsidP="00B620AC">
            <w:pPr>
              <w:spacing w:after="0" w:line="240" w:lineRule="auto"/>
              <w:rPr>
                <w:rFonts w:ascii="Times New Roman" w:eastAsia="Times New Roman" w:hAnsi="Times New Roman" w:cs="Times New Roman"/>
                <w:kern w:val="0"/>
                <w:sz w:val="18"/>
                <w:szCs w:val="18"/>
                <w:lang w:eastAsia="en-GB"/>
                <w14:ligatures w14:val="none"/>
              </w:rPr>
            </w:pPr>
          </w:p>
        </w:tc>
        <w:tc>
          <w:tcPr>
            <w:tcW w:w="980" w:type="dxa"/>
            <w:tcBorders>
              <w:top w:val="nil"/>
              <w:left w:val="nil"/>
              <w:bottom w:val="nil"/>
              <w:right w:val="nil"/>
            </w:tcBorders>
            <w:shd w:val="clear" w:color="auto" w:fill="auto"/>
            <w:noWrap/>
            <w:vAlign w:val="bottom"/>
            <w:hideMark/>
          </w:tcPr>
          <w:p w14:paraId="49EFF554" w14:textId="77777777" w:rsidR="00B620AC" w:rsidRPr="00B620AC" w:rsidRDefault="00B620AC" w:rsidP="00B620AC">
            <w:pPr>
              <w:spacing w:after="0" w:line="240" w:lineRule="auto"/>
              <w:rPr>
                <w:rFonts w:ascii="Times New Roman" w:eastAsia="Times New Roman" w:hAnsi="Times New Roman" w:cs="Times New Roman"/>
                <w:kern w:val="0"/>
                <w:sz w:val="18"/>
                <w:szCs w:val="18"/>
                <w:lang w:eastAsia="en-GB"/>
                <w14:ligatures w14:val="none"/>
              </w:rPr>
            </w:pPr>
          </w:p>
        </w:tc>
        <w:tc>
          <w:tcPr>
            <w:tcW w:w="980" w:type="dxa"/>
            <w:tcBorders>
              <w:top w:val="nil"/>
              <w:left w:val="nil"/>
              <w:bottom w:val="nil"/>
              <w:right w:val="nil"/>
            </w:tcBorders>
            <w:shd w:val="clear" w:color="auto" w:fill="auto"/>
            <w:noWrap/>
            <w:vAlign w:val="bottom"/>
            <w:hideMark/>
          </w:tcPr>
          <w:p w14:paraId="15A3836A" w14:textId="77777777" w:rsidR="00B620AC" w:rsidRPr="00B620AC" w:rsidRDefault="00B620AC" w:rsidP="00B620AC">
            <w:pPr>
              <w:spacing w:after="0" w:line="240" w:lineRule="auto"/>
              <w:rPr>
                <w:rFonts w:ascii="Times New Roman" w:eastAsia="Times New Roman" w:hAnsi="Times New Roman" w:cs="Times New Roman"/>
                <w:kern w:val="0"/>
                <w:sz w:val="18"/>
                <w:szCs w:val="18"/>
                <w:lang w:eastAsia="en-GB"/>
                <w14:ligatures w14:val="none"/>
              </w:rPr>
            </w:pPr>
          </w:p>
        </w:tc>
      </w:tr>
    </w:tbl>
    <w:p w14:paraId="6002EF10" w14:textId="77777777" w:rsidR="006D0F6B" w:rsidRDefault="006D0F6B" w:rsidP="0028149A">
      <w:pPr>
        <w:ind w:left="283"/>
        <w:rPr>
          <w:rFonts w:ascii="Calibri" w:eastAsiaTheme="minorEastAsia" w:hAnsi="Calibri" w:cs="Calibri"/>
          <w:sz w:val="22"/>
          <w:szCs w:val="22"/>
        </w:rPr>
      </w:pPr>
    </w:p>
    <w:p w14:paraId="5AB769FB" w14:textId="56B5FA67" w:rsidR="00A506BD" w:rsidRDefault="006451F5" w:rsidP="0028149A">
      <w:pPr>
        <w:ind w:left="283"/>
        <w:rPr>
          <w:rFonts w:ascii="Calibri" w:eastAsiaTheme="minorEastAsia" w:hAnsi="Calibri" w:cs="Calibri"/>
          <w:b/>
          <w:bCs/>
          <w:sz w:val="22"/>
          <w:szCs w:val="22"/>
        </w:rPr>
      </w:pPr>
      <w:r>
        <w:rPr>
          <w:rFonts w:ascii="Calibri" w:eastAsiaTheme="minorEastAsia" w:hAnsi="Calibri" w:cs="Calibri"/>
          <w:sz w:val="22"/>
          <w:szCs w:val="22"/>
        </w:rPr>
        <w:t xml:space="preserve">                    </w:t>
      </w:r>
      <w:r w:rsidR="00D40A0A" w:rsidRPr="00AA4BA2">
        <w:rPr>
          <w:rFonts w:ascii="Calibri" w:eastAsiaTheme="minorEastAsia" w:hAnsi="Calibri" w:cs="Calibri"/>
          <w:b/>
          <w:bCs/>
          <w:sz w:val="22"/>
          <w:szCs w:val="22"/>
        </w:rPr>
        <w:t xml:space="preserve">Figure </w:t>
      </w:r>
      <w:r w:rsidR="00574733">
        <w:rPr>
          <w:rFonts w:ascii="Calibri" w:eastAsiaTheme="minorEastAsia" w:hAnsi="Calibri" w:cs="Calibri"/>
          <w:b/>
          <w:bCs/>
          <w:sz w:val="22"/>
          <w:szCs w:val="22"/>
        </w:rPr>
        <w:t>22</w:t>
      </w:r>
      <w:r w:rsidR="00D40A0A" w:rsidRPr="00AA4BA2">
        <w:rPr>
          <w:rFonts w:ascii="Calibri" w:eastAsiaTheme="minorEastAsia" w:hAnsi="Calibri" w:cs="Calibri"/>
          <w:b/>
          <w:bCs/>
          <w:sz w:val="22"/>
          <w:szCs w:val="22"/>
        </w:rPr>
        <w:t>. Cross Validation Table with Default Internal Parameters</w:t>
      </w:r>
      <w:r w:rsidR="00D40A0A">
        <w:rPr>
          <w:rFonts w:ascii="Calibri" w:eastAsiaTheme="minorEastAsia" w:hAnsi="Calibri" w:cs="Calibri"/>
          <w:b/>
          <w:bCs/>
          <w:sz w:val="22"/>
          <w:szCs w:val="22"/>
        </w:rPr>
        <w:t xml:space="preserve"> with Test Data</w:t>
      </w:r>
    </w:p>
    <w:p w14:paraId="137A7A76" w14:textId="759DD844" w:rsidR="00156F8E" w:rsidRDefault="00D831CE" w:rsidP="0028149A">
      <w:pPr>
        <w:ind w:left="283"/>
        <w:rPr>
          <w:rFonts w:ascii="Calibri" w:eastAsiaTheme="minorEastAsia" w:hAnsi="Calibri" w:cs="Calibri"/>
          <w:sz w:val="22"/>
          <w:szCs w:val="22"/>
        </w:rPr>
      </w:pPr>
      <w:r w:rsidRPr="00D831CE">
        <w:rPr>
          <w:rFonts w:ascii="Calibri" w:eastAsiaTheme="minorEastAsia" w:hAnsi="Calibri" w:cs="Calibri"/>
          <w:noProof/>
          <w:sz w:val="22"/>
          <w:szCs w:val="22"/>
        </w:rPr>
        <w:drawing>
          <wp:inline distT="0" distB="0" distL="0" distR="0" wp14:anchorId="437EAC81" wp14:editId="71F158A5">
            <wp:extent cx="5324475" cy="3990975"/>
            <wp:effectExtent l="0" t="0" r="9525" b="9525"/>
            <wp:docPr id="340918569" name="Picture 1"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18569" name="Picture 1" descr="A graph with blue lines and numbers&#10;&#10;Description automatically generated"/>
                    <pic:cNvPicPr/>
                  </pic:nvPicPr>
                  <pic:blipFill>
                    <a:blip r:embed="rId40"/>
                    <a:stretch>
                      <a:fillRect/>
                    </a:stretch>
                  </pic:blipFill>
                  <pic:spPr>
                    <a:xfrm>
                      <a:off x="0" y="0"/>
                      <a:ext cx="5325220" cy="3991533"/>
                    </a:xfrm>
                    <a:prstGeom prst="rect">
                      <a:avLst/>
                    </a:prstGeom>
                  </pic:spPr>
                </pic:pic>
              </a:graphicData>
            </a:graphic>
          </wp:inline>
        </w:drawing>
      </w:r>
    </w:p>
    <w:p w14:paraId="02CBDA9B" w14:textId="797B5734" w:rsidR="00D831CE" w:rsidRDefault="00D831CE" w:rsidP="0028149A">
      <w:pPr>
        <w:ind w:left="283"/>
        <w:rPr>
          <w:rFonts w:ascii="Calibri" w:eastAsiaTheme="minorEastAsia" w:hAnsi="Calibri" w:cs="Calibri"/>
          <w:b/>
          <w:bCs/>
          <w:sz w:val="22"/>
          <w:szCs w:val="22"/>
        </w:rPr>
      </w:pPr>
      <w:r>
        <w:rPr>
          <w:rFonts w:ascii="Calibri" w:eastAsiaTheme="minorEastAsia" w:hAnsi="Calibri" w:cs="Calibri"/>
          <w:b/>
          <w:bCs/>
          <w:sz w:val="22"/>
          <w:szCs w:val="22"/>
        </w:rPr>
        <w:t xml:space="preserve">        </w:t>
      </w:r>
      <w:r w:rsidRPr="00AA4BA2">
        <w:rPr>
          <w:rFonts w:ascii="Calibri" w:eastAsiaTheme="minorEastAsia" w:hAnsi="Calibri" w:cs="Calibri"/>
          <w:b/>
          <w:bCs/>
          <w:sz w:val="22"/>
          <w:szCs w:val="22"/>
        </w:rPr>
        <w:t xml:space="preserve">Figure </w:t>
      </w:r>
      <w:r w:rsidR="00574733">
        <w:rPr>
          <w:rFonts w:ascii="Calibri" w:eastAsiaTheme="minorEastAsia" w:hAnsi="Calibri" w:cs="Calibri"/>
          <w:b/>
          <w:bCs/>
          <w:sz w:val="22"/>
          <w:szCs w:val="22"/>
        </w:rPr>
        <w:t>23</w:t>
      </w:r>
      <w:r w:rsidRPr="00AA4BA2">
        <w:rPr>
          <w:rFonts w:ascii="Calibri" w:eastAsiaTheme="minorEastAsia" w:hAnsi="Calibri" w:cs="Calibri"/>
          <w:b/>
          <w:bCs/>
          <w:sz w:val="22"/>
          <w:szCs w:val="22"/>
        </w:rPr>
        <w:t>. Coverage Metric on the best Horizon with Default Parameters</w:t>
      </w:r>
      <w:r>
        <w:rPr>
          <w:rFonts w:ascii="Calibri" w:eastAsiaTheme="minorEastAsia" w:hAnsi="Calibri" w:cs="Calibri"/>
          <w:b/>
          <w:bCs/>
          <w:sz w:val="22"/>
          <w:szCs w:val="22"/>
        </w:rPr>
        <w:t xml:space="preserve"> with T</w:t>
      </w:r>
      <w:r w:rsidR="00CB7AA1">
        <w:rPr>
          <w:rFonts w:ascii="Calibri" w:eastAsiaTheme="minorEastAsia" w:hAnsi="Calibri" w:cs="Calibri"/>
          <w:b/>
          <w:bCs/>
          <w:sz w:val="22"/>
          <w:szCs w:val="22"/>
        </w:rPr>
        <w:t>est</w:t>
      </w:r>
      <w:r>
        <w:rPr>
          <w:rFonts w:ascii="Calibri" w:eastAsiaTheme="minorEastAsia" w:hAnsi="Calibri" w:cs="Calibri"/>
          <w:b/>
          <w:bCs/>
          <w:sz w:val="22"/>
          <w:szCs w:val="22"/>
        </w:rPr>
        <w:t xml:space="preserve"> data</w:t>
      </w:r>
    </w:p>
    <w:p w14:paraId="0FA95DC8" w14:textId="1516BB5F" w:rsidR="00D831CE" w:rsidRDefault="00443F0A" w:rsidP="0028149A">
      <w:pPr>
        <w:ind w:left="283"/>
        <w:rPr>
          <w:rFonts w:ascii="Calibri" w:eastAsiaTheme="minorEastAsia" w:hAnsi="Calibri" w:cs="Calibri"/>
          <w:sz w:val="22"/>
          <w:szCs w:val="22"/>
        </w:rPr>
      </w:pPr>
      <w:r w:rsidRPr="00443F0A">
        <w:rPr>
          <w:rFonts w:ascii="Calibri" w:eastAsiaTheme="minorEastAsia" w:hAnsi="Calibri" w:cs="Calibri"/>
          <w:sz w:val="22"/>
          <w:szCs w:val="22"/>
        </w:rPr>
        <w:t>Cross Validation has also been applied to test datasets for model. how the model is going to perform on unseen data so that it will help if the model really understands the given input or not. When you look at the results, coverage “0.53” was obtained for the test dataset, which needs to be improved. That’s why, model tunning was applied to acquire better performance on the test dataset.  The model training process is updated every 30 days and has a prediction for 20 days.</w:t>
      </w:r>
    </w:p>
    <w:tbl>
      <w:tblPr>
        <w:tblStyle w:val="PlainTable1"/>
        <w:tblpPr w:leftFromText="180" w:rightFromText="180" w:vertAnchor="text" w:horzAnchor="margin" w:tblpY="60"/>
        <w:tblW w:w="10060" w:type="dxa"/>
        <w:tblLook w:val="04A0" w:firstRow="1" w:lastRow="0" w:firstColumn="1" w:lastColumn="0" w:noHBand="0" w:noVBand="1"/>
      </w:tblPr>
      <w:tblGrid>
        <w:gridCol w:w="2278"/>
        <w:gridCol w:w="1852"/>
        <w:gridCol w:w="1819"/>
        <w:gridCol w:w="2268"/>
        <w:gridCol w:w="1843"/>
      </w:tblGrid>
      <w:tr w:rsidR="00FD4404" w:rsidRPr="00A74619" w14:paraId="5F104702" w14:textId="77777777" w:rsidTr="007E0ABA">
        <w:trPr>
          <w:cnfStyle w:val="100000000000" w:firstRow="1" w:lastRow="0" w:firstColumn="0" w:lastColumn="0" w:oddVBand="0" w:evenVBand="0" w:oddHBand="0"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2278" w:type="dxa"/>
            <w:noWrap/>
            <w:hideMark/>
          </w:tcPr>
          <w:p w14:paraId="729E4C46" w14:textId="77777777" w:rsidR="00FD4404" w:rsidRPr="00A74619" w:rsidRDefault="00FD4404" w:rsidP="007E0ABA">
            <w:pPr>
              <w:rPr>
                <w:rFonts w:ascii="Aptos Narrow" w:eastAsia="Times New Roman" w:hAnsi="Aptos Narrow" w:cs="Times New Roman"/>
                <w:color w:val="FA7D00"/>
                <w:kern w:val="0"/>
                <w:sz w:val="20"/>
                <w:szCs w:val="20"/>
                <w:lang w:eastAsia="en-GB"/>
                <w14:ligatures w14:val="none"/>
              </w:rPr>
            </w:pPr>
            <w:r>
              <w:rPr>
                <w:rFonts w:ascii="Aptos Narrow" w:eastAsia="Times New Roman" w:hAnsi="Aptos Narrow" w:cs="Times New Roman"/>
                <w:color w:val="FA7D00"/>
                <w:kern w:val="0"/>
                <w:sz w:val="20"/>
                <w:szCs w:val="20"/>
                <w:lang w:eastAsia="en-GB"/>
                <w14:ligatures w14:val="none"/>
              </w:rPr>
              <w:lastRenderedPageBreak/>
              <w:t>Changepoint_prior_scale</w:t>
            </w:r>
          </w:p>
        </w:tc>
        <w:tc>
          <w:tcPr>
            <w:tcW w:w="1852" w:type="dxa"/>
          </w:tcPr>
          <w:p w14:paraId="3DE0FF68" w14:textId="77777777" w:rsidR="00FD4404" w:rsidRPr="00A74619" w:rsidRDefault="00FD4404" w:rsidP="007E0ABA">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FA7D00"/>
                <w:kern w:val="0"/>
                <w:sz w:val="20"/>
                <w:szCs w:val="20"/>
                <w:lang w:eastAsia="en-GB"/>
                <w14:ligatures w14:val="none"/>
              </w:rPr>
            </w:pPr>
            <w:r>
              <w:rPr>
                <w:rFonts w:ascii="Aptos Narrow" w:eastAsia="Times New Roman" w:hAnsi="Aptos Narrow" w:cs="Times New Roman"/>
                <w:color w:val="FA7D00"/>
                <w:kern w:val="0"/>
                <w:sz w:val="20"/>
                <w:szCs w:val="20"/>
                <w:lang w:eastAsia="en-GB"/>
                <w14:ligatures w14:val="none"/>
              </w:rPr>
              <w:t>Holiday_prior_scale</w:t>
            </w:r>
          </w:p>
        </w:tc>
        <w:tc>
          <w:tcPr>
            <w:tcW w:w="1819" w:type="dxa"/>
            <w:noWrap/>
            <w:hideMark/>
          </w:tcPr>
          <w:p w14:paraId="7BB31ADC" w14:textId="77777777" w:rsidR="00FD4404" w:rsidRPr="00A74619" w:rsidRDefault="00FD4404" w:rsidP="007E0ABA">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FA7D00"/>
                <w:kern w:val="0"/>
                <w:sz w:val="20"/>
                <w:szCs w:val="20"/>
                <w:lang w:eastAsia="en-GB"/>
                <w14:ligatures w14:val="none"/>
              </w:rPr>
            </w:pPr>
            <w:r>
              <w:rPr>
                <w:rFonts w:ascii="Aptos Narrow" w:eastAsia="Times New Roman" w:hAnsi="Aptos Narrow" w:cs="Times New Roman"/>
                <w:color w:val="FA7D00"/>
                <w:kern w:val="0"/>
                <w:sz w:val="20"/>
                <w:szCs w:val="20"/>
                <w:lang w:eastAsia="en-GB"/>
                <w14:ligatures w14:val="none"/>
              </w:rPr>
              <w:t>Seasonality mode</w:t>
            </w:r>
            <w:r w:rsidRPr="00A74619">
              <w:rPr>
                <w:rFonts w:ascii="Aptos Narrow" w:eastAsia="Times New Roman" w:hAnsi="Aptos Narrow" w:cs="Times New Roman"/>
                <w:color w:val="FA7D00"/>
                <w:kern w:val="0"/>
                <w:sz w:val="20"/>
                <w:szCs w:val="20"/>
                <w:lang w:eastAsia="en-GB"/>
                <w14:ligatures w14:val="none"/>
              </w:rPr>
              <w:t xml:space="preserve"> </w:t>
            </w:r>
          </w:p>
        </w:tc>
        <w:tc>
          <w:tcPr>
            <w:tcW w:w="2268" w:type="dxa"/>
            <w:noWrap/>
            <w:hideMark/>
          </w:tcPr>
          <w:p w14:paraId="211A6136" w14:textId="77777777" w:rsidR="00FD4404" w:rsidRPr="00A74619" w:rsidRDefault="00FD4404" w:rsidP="007E0ABA">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FA7D00"/>
                <w:kern w:val="0"/>
                <w:sz w:val="20"/>
                <w:szCs w:val="20"/>
                <w:lang w:eastAsia="en-GB"/>
                <w14:ligatures w14:val="none"/>
              </w:rPr>
            </w:pPr>
            <w:r>
              <w:rPr>
                <w:rFonts w:ascii="Aptos Narrow" w:eastAsia="Times New Roman" w:hAnsi="Aptos Narrow" w:cs="Times New Roman"/>
                <w:color w:val="FA7D00"/>
                <w:kern w:val="0"/>
                <w:sz w:val="20"/>
                <w:szCs w:val="20"/>
                <w:lang w:eastAsia="en-GB"/>
                <w14:ligatures w14:val="none"/>
              </w:rPr>
              <w:t>Seasonality_prior_scale</w:t>
            </w:r>
          </w:p>
        </w:tc>
        <w:tc>
          <w:tcPr>
            <w:tcW w:w="1843" w:type="dxa"/>
          </w:tcPr>
          <w:p w14:paraId="0C100EB1" w14:textId="77777777" w:rsidR="00FD4404" w:rsidRDefault="00FD4404" w:rsidP="007E0ABA">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FA7D00"/>
                <w:kern w:val="0"/>
                <w:sz w:val="20"/>
                <w:szCs w:val="20"/>
                <w:lang w:eastAsia="en-GB"/>
                <w14:ligatures w14:val="none"/>
              </w:rPr>
            </w:pPr>
            <w:r>
              <w:rPr>
                <w:rFonts w:ascii="Aptos Narrow" w:eastAsia="Times New Roman" w:hAnsi="Aptos Narrow" w:cs="Times New Roman"/>
                <w:color w:val="FA7D00"/>
                <w:kern w:val="0"/>
                <w:sz w:val="20"/>
                <w:szCs w:val="20"/>
                <w:lang w:eastAsia="en-GB"/>
                <w14:ligatures w14:val="none"/>
              </w:rPr>
              <w:t>The lowest MAPE</w:t>
            </w:r>
          </w:p>
        </w:tc>
      </w:tr>
      <w:tr w:rsidR="00FD4404" w:rsidRPr="00A74619" w14:paraId="7B23C79B" w14:textId="77777777" w:rsidTr="007E0ABA">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2278" w:type="dxa"/>
            <w:noWrap/>
            <w:hideMark/>
          </w:tcPr>
          <w:p w14:paraId="0E810619" w14:textId="77777777" w:rsidR="00FD4404" w:rsidRPr="00B37271" w:rsidRDefault="00FD4404" w:rsidP="007E0ABA">
            <w:pPr>
              <w:jc w:val="right"/>
              <w:rPr>
                <w:rFonts w:ascii="Aptos Narrow" w:eastAsia="Times New Roman" w:hAnsi="Aptos Narrow" w:cs="Times New Roman"/>
                <w:color w:val="000000"/>
                <w:kern w:val="0"/>
                <w:sz w:val="20"/>
                <w:szCs w:val="20"/>
                <w:lang w:eastAsia="en-GB"/>
                <w14:ligatures w14:val="none"/>
              </w:rPr>
            </w:pPr>
            <w:r w:rsidRPr="00B37271">
              <w:rPr>
                <w:rFonts w:ascii="Aptos Narrow" w:eastAsia="Times New Roman" w:hAnsi="Aptos Narrow" w:cs="Times New Roman"/>
                <w:color w:val="000000"/>
                <w:kern w:val="0"/>
                <w:sz w:val="20"/>
                <w:szCs w:val="20"/>
                <w:lang w:eastAsia="en-GB"/>
                <w14:ligatures w14:val="none"/>
              </w:rPr>
              <w:t>0.5</w:t>
            </w:r>
          </w:p>
        </w:tc>
        <w:tc>
          <w:tcPr>
            <w:tcW w:w="1852" w:type="dxa"/>
          </w:tcPr>
          <w:p w14:paraId="06D3B5EB" w14:textId="6694A15F" w:rsidR="00FD4404" w:rsidRPr="00B37271" w:rsidRDefault="00CB7AA1" w:rsidP="007E0AB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b/>
                <w:bCs/>
                <w:color w:val="000000"/>
                <w:kern w:val="0"/>
                <w:sz w:val="20"/>
                <w:szCs w:val="20"/>
                <w:lang w:eastAsia="en-GB"/>
                <w14:ligatures w14:val="none"/>
              </w:rPr>
            </w:pPr>
            <w:r>
              <w:rPr>
                <w:rFonts w:ascii="Aptos Narrow" w:eastAsia="Times New Roman" w:hAnsi="Aptos Narrow" w:cs="Times New Roman"/>
                <w:b/>
                <w:bCs/>
                <w:color w:val="000000"/>
                <w:kern w:val="0"/>
                <w:sz w:val="20"/>
                <w:szCs w:val="20"/>
                <w:lang w:eastAsia="en-GB"/>
                <w14:ligatures w14:val="none"/>
              </w:rPr>
              <w:t>1</w:t>
            </w:r>
            <w:r w:rsidR="00FD4404" w:rsidRPr="00B37271">
              <w:rPr>
                <w:rFonts w:ascii="Aptos Narrow" w:eastAsia="Times New Roman" w:hAnsi="Aptos Narrow" w:cs="Times New Roman"/>
                <w:b/>
                <w:bCs/>
                <w:color w:val="000000"/>
                <w:kern w:val="0"/>
                <w:sz w:val="20"/>
                <w:szCs w:val="20"/>
                <w:lang w:eastAsia="en-GB"/>
                <w14:ligatures w14:val="none"/>
              </w:rPr>
              <w:t>0.0</w:t>
            </w:r>
          </w:p>
        </w:tc>
        <w:tc>
          <w:tcPr>
            <w:tcW w:w="1819" w:type="dxa"/>
            <w:noWrap/>
            <w:hideMark/>
          </w:tcPr>
          <w:p w14:paraId="02F69AC4" w14:textId="4774F5C2" w:rsidR="00FD4404" w:rsidRPr="00B37271" w:rsidRDefault="00FD4404" w:rsidP="007E0AB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b/>
                <w:bCs/>
                <w:color w:val="000000"/>
                <w:kern w:val="0"/>
                <w:sz w:val="20"/>
                <w:szCs w:val="20"/>
                <w:lang w:eastAsia="en-GB"/>
                <w14:ligatures w14:val="none"/>
              </w:rPr>
            </w:pPr>
            <w:r>
              <w:rPr>
                <w:rFonts w:ascii="Aptos Narrow" w:eastAsia="Times New Roman" w:hAnsi="Aptos Narrow" w:cs="Times New Roman"/>
                <w:b/>
                <w:bCs/>
                <w:color w:val="000000"/>
                <w:kern w:val="0"/>
                <w:sz w:val="20"/>
                <w:szCs w:val="20"/>
                <w:lang w:eastAsia="en-GB"/>
                <w14:ligatures w14:val="none"/>
              </w:rPr>
              <w:t>additive</w:t>
            </w:r>
          </w:p>
        </w:tc>
        <w:tc>
          <w:tcPr>
            <w:tcW w:w="2268" w:type="dxa"/>
            <w:noWrap/>
            <w:hideMark/>
          </w:tcPr>
          <w:p w14:paraId="499C12FD" w14:textId="77777777" w:rsidR="00FD4404" w:rsidRPr="00B37271" w:rsidRDefault="00FD4404" w:rsidP="007E0ABA">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b/>
                <w:bCs/>
                <w:color w:val="000000"/>
                <w:kern w:val="0"/>
                <w:sz w:val="20"/>
                <w:szCs w:val="20"/>
                <w:lang w:eastAsia="en-GB"/>
                <w14:ligatures w14:val="none"/>
              </w:rPr>
            </w:pPr>
            <w:r w:rsidRPr="00B37271">
              <w:rPr>
                <w:rFonts w:ascii="Aptos Narrow" w:eastAsia="Times New Roman" w:hAnsi="Aptos Narrow" w:cs="Times New Roman"/>
                <w:b/>
                <w:bCs/>
                <w:color w:val="000000"/>
                <w:kern w:val="0"/>
                <w:sz w:val="20"/>
                <w:szCs w:val="20"/>
                <w:lang w:eastAsia="en-GB"/>
                <w14:ligatures w14:val="none"/>
              </w:rPr>
              <w:t>30.0</w:t>
            </w:r>
          </w:p>
        </w:tc>
        <w:tc>
          <w:tcPr>
            <w:tcW w:w="1843" w:type="dxa"/>
          </w:tcPr>
          <w:p w14:paraId="03916030" w14:textId="3E56D544" w:rsidR="00FD4404" w:rsidRPr="00B37271" w:rsidRDefault="00FD4404" w:rsidP="007E0ABA">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b/>
                <w:bCs/>
                <w:color w:val="000000"/>
                <w:kern w:val="0"/>
                <w:sz w:val="20"/>
                <w:szCs w:val="20"/>
                <w:lang w:eastAsia="en-GB"/>
                <w14:ligatures w14:val="none"/>
              </w:rPr>
            </w:pPr>
            <w:r w:rsidRPr="00B37271">
              <w:rPr>
                <w:rFonts w:ascii="Aptos Narrow" w:eastAsia="Times New Roman" w:hAnsi="Aptos Narrow" w:cs="Times New Roman"/>
                <w:b/>
                <w:bCs/>
                <w:color w:val="000000"/>
                <w:kern w:val="0"/>
                <w:sz w:val="20"/>
                <w:szCs w:val="20"/>
                <w:lang w:eastAsia="en-GB"/>
                <w14:ligatures w14:val="none"/>
              </w:rPr>
              <w:t>0.00</w:t>
            </w:r>
            <w:r w:rsidR="00CB7AA1">
              <w:rPr>
                <w:rFonts w:ascii="Aptos Narrow" w:eastAsia="Times New Roman" w:hAnsi="Aptos Narrow" w:cs="Times New Roman"/>
                <w:b/>
                <w:bCs/>
                <w:color w:val="000000"/>
                <w:kern w:val="0"/>
                <w:sz w:val="20"/>
                <w:szCs w:val="20"/>
                <w:lang w:eastAsia="en-GB"/>
                <w14:ligatures w14:val="none"/>
              </w:rPr>
              <w:t>5667</w:t>
            </w:r>
          </w:p>
        </w:tc>
      </w:tr>
    </w:tbl>
    <w:p w14:paraId="26AD9207" w14:textId="77777777" w:rsidR="00FD4404" w:rsidRDefault="00FD4404" w:rsidP="00FD4404">
      <w:pPr>
        <w:rPr>
          <w:rFonts w:ascii="Calibri" w:eastAsiaTheme="minorEastAsia" w:hAnsi="Calibri" w:cs="Calibri"/>
        </w:rPr>
      </w:pPr>
    </w:p>
    <w:p w14:paraId="6BC7CED0" w14:textId="52EF2E6B" w:rsidR="00FD4404" w:rsidRPr="006451F5" w:rsidRDefault="00FD4404" w:rsidP="00FD4404">
      <w:pPr>
        <w:rPr>
          <w:rFonts w:ascii="Calibri" w:eastAsiaTheme="minorEastAsia" w:hAnsi="Calibri" w:cs="Calibri"/>
          <w:b/>
          <w:bCs/>
          <w:sz w:val="20"/>
          <w:szCs w:val="20"/>
        </w:rPr>
      </w:pPr>
      <w:r>
        <w:rPr>
          <w:rFonts w:ascii="Calibri" w:eastAsiaTheme="minorEastAsia" w:hAnsi="Calibri" w:cs="Calibri"/>
          <w:b/>
          <w:bCs/>
          <w:sz w:val="22"/>
          <w:szCs w:val="22"/>
        </w:rPr>
        <w:t xml:space="preserve">      </w:t>
      </w:r>
      <w:r w:rsidRPr="006451F5">
        <w:rPr>
          <w:rFonts w:ascii="Calibri" w:eastAsiaTheme="minorEastAsia" w:hAnsi="Calibri" w:cs="Calibri"/>
          <w:b/>
          <w:bCs/>
          <w:sz w:val="20"/>
          <w:szCs w:val="20"/>
        </w:rPr>
        <w:t xml:space="preserve">Figure </w:t>
      </w:r>
      <w:r w:rsidR="001C3093">
        <w:rPr>
          <w:rFonts w:ascii="Calibri" w:eastAsiaTheme="minorEastAsia" w:hAnsi="Calibri" w:cs="Calibri"/>
          <w:b/>
          <w:bCs/>
          <w:sz w:val="20"/>
          <w:szCs w:val="20"/>
        </w:rPr>
        <w:t>24</w:t>
      </w:r>
      <w:r w:rsidRPr="006451F5">
        <w:rPr>
          <w:rFonts w:ascii="Calibri" w:eastAsiaTheme="minorEastAsia" w:hAnsi="Calibri" w:cs="Calibri"/>
          <w:b/>
          <w:bCs/>
          <w:sz w:val="20"/>
          <w:szCs w:val="20"/>
        </w:rPr>
        <w:t xml:space="preserve">. Hyperparameter tunning table on the best internal parameter values for Prophet </w:t>
      </w:r>
      <w:r>
        <w:rPr>
          <w:rFonts w:ascii="Calibri" w:eastAsiaTheme="minorEastAsia" w:hAnsi="Calibri" w:cs="Calibri"/>
          <w:b/>
          <w:bCs/>
          <w:sz w:val="20"/>
          <w:szCs w:val="20"/>
        </w:rPr>
        <w:t>on T</w:t>
      </w:r>
      <w:r w:rsidR="00CB7AA1">
        <w:rPr>
          <w:rFonts w:ascii="Calibri" w:eastAsiaTheme="minorEastAsia" w:hAnsi="Calibri" w:cs="Calibri"/>
          <w:b/>
          <w:bCs/>
          <w:sz w:val="20"/>
          <w:szCs w:val="20"/>
        </w:rPr>
        <w:t>est</w:t>
      </w:r>
      <w:r>
        <w:rPr>
          <w:rFonts w:ascii="Calibri" w:eastAsiaTheme="minorEastAsia" w:hAnsi="Calibri" w:cs="Calibri"/>
          <w:b/>
          <w:bCs/>
          <w:sz w:val="20"/>
          <w:szCs w:val="20"/>
        </w:rPr>
        <w:t xml:space="preserve"> Data</w:t>
      </w:r>
    </w:p>
    <w:p w14:paraId="63707766" w14:textId="6918BEF3" w:rsidR="00CB7AA1" w:rsidRDefault="00CB7AA1" w:rsidP="00CB7AA1">
      <w:pPr>
        <w:ind w:left="283"/>
        <w:rPr>
          <w:rFonts w:ascii="Calibri" w:eastAsiaTheme="minorEastAsia" w:hAnsi="Calibri" w:cs="Calibri"/>
          <w:sz w:val="22"/>
          <w:szCs w:val="22"/>
        </w:rPr>
      </w:pPr>
      <w:r w:rsidRPr="00AA4BA2">
        <w:rPr>
          <w:rFonts w:ascii="Calibri" w:eastAsiaTheme="minorEastAsia" w:hAnsi="Calibri" w:cs="Calibri"/>
          <w:sz w:val="22"/>
          <w:szCs w:val="22"/>
        </w:rPr>
        <w:t xml:space="preserve">The figure shows the best hyperparameters after completion of grid </w:t>
      </w:r>
      <w:r w:rsidR="00BD1BDD" w:rsidRPr="00AA4BA2">
        <w:rPr>
          <w:rFonts w:ascii="Calibri" w:eastAsiaTheme="minorEastAsia" w:hAnsi="Calibri" w:cs="Calibri"/>
          <w:sz w:val="22"/>
          <w:szCs w:val="22"/>
        </w:rPr>
        <w:t>search</w:t>
      </w:r>
      <w:r w:rsidR="00BD1BDD">
        <w:rPr>
          <w:rFonts w:ascii="Calibri" w:eastAsiaTheme="minorEastAsia" w:hAnsi="Calibri" w:cs="Calibri"/>
          <w:sz w:val="22"/>
          <w:szCs w:val="22"/>
        </w:rPr>
        <w:t xml:space="preserve"> (</w:t>
      </w:r>
      <w:r>
        <w:rPr>
          <w:rFonts w:ascii="Calibri" w:eastAsiaTheme="minorEastAsia" w:hAnsi="Calibri" w:cs="Calibri"/>
          <w:sz w:val="22"/>
          <w:szCs w:val="22"/>
        </w:rPr>
        <w:t>by trying every combination of given internal parameter elements)</w:t>
      </w:r>
      <w:r w:rsidRPr="00AA4BA2">
        <w:rPr>
          <w:rFonts w:ascii="Calibri" w:eastAsiaTheme="minorEastAsia" w:hAnsi="Calibri" w:cs="Calibri"/>
          <w:sz w:val="22"/>
          <w:szCs w:val="22"/>
        </w:rPr>
        <w:t>. The lowest mape value has also been given.</w:t>
      </w:r>
    </w:p>
    <w:tbl>
      <w:tblPr>
        <w:tblW w:w="9016" w:type="dxa"/>
        <w:tblLook w:val="04A0" w:firstRow="1" w:lastRow="0" w:firstColumn="1" w:lastColumn="0" w:noHBand="0" w:noVBand="1"/>
      </w:tblPr>
      <w:tblGrid>
        <w:gridCol w:w="922"/>
        <w:gridCol w:w="1379"/>
        <w:gridCol w:w="1329"/>
        <w:gridCol w:w="1338"/>
        <w:gridCol w:w="1012"/>
        <w:gridCol w:w="1012"/>
        <w:gridCol w:w="1012"/>
        <w:gridCol w:w="1012"/>
      </w:tblGrid>
      <w:tr w:rsidR="00BE6647" w:rsidRPr="00BE6647" w14:paraId="583EF659" w14:textId="77777777" w:rsidTr="00BE6647">
        <w:trPr>
          <w:trHeight w:val="300"/>
        </w:trPr>
        <w:tc>
          <w:tcPr>
            <w:tcW w:w="922" w:type="dxa"/>
            <w:tcBorders>
              <w:top w:val="single" w:sz="4" w:space="0" w:color="7F7F7F"/>
              <w:left w:val="single" w:sz="4" w:space="0" w:color="7F7F7F"/>
              <w:bottom w:val="single" w:sz="4" w:space="0" w:color="7F7F7F"/>
              <w:right w:val="single" w:sz="4" w:space="0" w:color="7F7F7F"/>
            </w:tcBorders>
            <w:shd w:val="clear" w:color="000000" w:fill="FFCC99"/>
            <w:noWrap/>
            <w:vAlign w:val="bottom"/>
            <w:hideMark/>
          </w:tcPr>
          <w:p w14:paraId="7D5C08CB" w14:textId="77777777" w:rsidR="00BE6647" w:rsidRPr="00BE6647" w:rsidRDefault="00BE6647" w:rsidP="00BE6647">
            <w:pPr>
              <w:spacing w:after="0" w:line="240" w:lineRule="auto"/>
              <w:rPr>
                <w:rFonts w:ascii="Aptos Narrow" w:eastAsia="Times New Roman" w:hAnsi="Aptos Narrow" w:cs="Times New Roman"/>
                <w:color w:val="3F3F76"/>
                <w:kern w:val="0"/>
                <w:sz w:val="18"/>
                <w:szCs w:val="18"/>
                <w:lang w:eastAsia="en-GB"/>
                <w14:ligatures w14:val="none"/>
              </w:rPr>
            </w:pPr>
            <w:r w:rsidRPr="00BE6647">
              <w:rPr>
                <w:rFonts w:ascii="Aptos Narrow" w:eastAsia="Times New Roman" w:hAnsi="Aptos Narrow" w:cs="Times New Roman"/>
                <w:color w:val="3F3F76"/>
                <w:kern w:val="0"/>
                <w:sz w:val="18"/>
                <w:szCs w:val="18"/>
                <w:lang w:eastAsia="en-GB"/>
                <w14:ligatures w14:val="none"/>
              </w:rPr>
              <w:t>horizon</w:t>
            </w:r>
          </w:p>
        </w:tc>
        <w:tc>
          <w:tcPr>
            <w:tcW w:w="1379" w:type="dxa"/>
            <w:tcBorders>
              <w:top w:val="single" w:sz="4" w:space="0" w:color="7F7F7F"/>
              <w:left w:val="nil"/>
              <w:bottom w:val="single" w:sz="4" w:space="0" w:color="7F7F7F"/>
              <w:right w:val="single" w:sz="4" w:space="0" w:color="7F7F7F"/>
            </w:tcBorders>
            <w:shd w:val="clear" w:color="000000" w:fill="FFCC99"/>
            <w:noWrap/>
            <w:vAlign w:val="bottom"/>
            <w:hideMark/>
          </w:tcPr>
          <w:p w14:paraId="4ECA511A" w14:textId="77777777" w:rsidR="00BE6647" w:rsidRPr="00BE6647" w:rsidRDefault="00BE6647" w:rsidP="00BE6647">
            <w:pPr>
              <w:spacing w:after="0" w:line="240" w:lineRule="auto"/>
              <w:rPr>
                <w:rFonts w:ascii="Aptos Narrow" w:eastAsia="Times New Roman" w:hAnsi="Aptos Narrow" w:cs="Times New Roman"/>
                <w:color w:val="3F3F76"/>
                <w:kern w:val="0"/>
                <w:sz w:val="18"/>
                <w:szCs w:val="18"/>
                <w:lang w:eastAsia="en-GB"/>
                <w14:ligatures w14:val="none"/>
              </w:rPr>
            </w:pPr>
            <w:r w:rsidRPr="00BE6647">
              <w:rPr>
                <w:rFonts w:ascii="Aptos Narrow" w:eastAsia="Times New Roman" w:hAnsi="Aptos Narrow" w:cs="Times New Roman"/>
                <w:color w:val="3F3F76"/>
                <w:kern w:val="0"/>
                <w:sz w:val="18"/>
                <w:szCs w:val="18"/>
                <w:lang w:eastAsia="en-GB"/>
                <w14:ligatures w14:val="none"/>
              </w:rPr>
              <w:t>mse</w:t>
            </w:r>
          </w:p>
        </w:tc>
        <w:tc>
          <w:tcPr>
            <w:tcW w:w="1329" w:type="dxa"/>
            <w:tcBorders>
              <w:top w:val="single" w:sz="4" w:space="0" w:color="7F7F7F"/>
              <w:left w:val="nil"/>
              <w:bottom w:val="single" w:sz="4" w:space="0" w:color="7F7F7F"/>
              <w:right w:val="single" w:sz="4" w:space="0" w:color="7F7F7F"/>
            </w:tcBorders>
            <w:shd w:val="clear" w:color="000000" w:fill="FFCC99"/>
            <w:noWrap/>
            <w:vAlign w:val="bottom"/>
            <w:hideMark/>
          </w:tcPr>
          <w:p w14:paraId="429627F0" w14:textId="77777777" w:rsidR="00BE6647" w:rsidRPr="00BE6647" w:rsidRDefault="00BE6647" w:rsidP="00BE6647">
            <w:pPr>
              <w:spacing w:after="0" w:line="240" w:lineRule="auto"/>
              <w:rPr>
                <w:rFonts w:ascii="Aptos Narrow" w:eastAsia="Times New Roman" w:hAnsi="Aptos Narrow" w:cs="Times New Roman"/>
                <w:color w:val="3F3F76"/>
                <w:kern w:val="0"/>
                <w:sz w:val="18"/>
                <w:szCs w:val="18"/>
                <w:lang w:eastAsia="en-GB"/>
                <w14:ligatures w14:val="none"/>
              </w:rPr>
            </w:pPr>
            <w:r w:rsidRPr="00BE6647">
              <w:rPr>
                <w:rFonts w:ascii="Aptos Narrow" w:eastAsia="Times New Roman" w:hAnsi="Aptos Narrow" w:cs="Times New Roman"/>
                <w:color w:val="3F3F76"/>
                <w:kern w:val="0"/>
                <w:sz w:val="18"/>
                <w:szCs w:val="18"/>
                <w:lang w:eastAsia="en-GB"/>
                <w14:ligatures w14:val="none"/>
              </w:rPr>
              <w:t>rmse</w:t>
            </w:r>
          </w:p>
        </w:tc>
        <w:tc>
          <w:tcPr>
            <w:tcW w:w="1338" w:type="dxa"/>
            <w:tcBorders>
              <w:top w:val="single" w:sz="4" w:space="0" w:color="7F7F7F"/>
              <w:left w:val="nil"/>
              <w:bottom w:val="single" w:sz="4" w:space="0" w:color="7F7F7F"/>
              <w:right w:val="single" w:sz="4" w:space="0" w:color="7F7F7F"/>
            </w:tcBorders>
            <w:shd w:val="clear" w:color="000000" w:fill="FFCC99"/>
            <w:noWrap/>
            <w:vAlign w:val="bottom"/>
            <w:hideMark/>
          </w:tcPr>
          <w:p w14:paraId="158705B2" w14:textId="77777777" w:rsidR="00BE6647" w:rsidRPr="00BE6647" w:rsidRDefault="00BE6647" w:rsidP="00BE6647">
            <w:pPr>
              <w:spacing w:after="0" w:line="240" w:lineRule="auto"/>
              <w:rPr>
                <w:rFonts w:ascii="Aptos Narrow" w:eastAsia="Times New Roman" w:hAnsi="Aptos Narrow" w:cs="Times New Roman"/>
                <w:color w:val="3F3F76"/>
                <w:kern w:val="0"/>
                <w:sz w:val="18"/>
                <w:szCs w:val="18"/>
                <w:lang w:eastAsia="en-GB"/>
                <w14:ligatures w14:val="none"/>
              </w:rPr>
            </w:pPr>
            <w:r w:rsidRPr="00BE6647">
              <w:rPr>
                <w:rFonts w:ascii="Aptos Narrow" w:eastAsia="Times New Roman" w:hAnsi="Aptos Narrow" w:cs="Times New Roman"/>
                <w:color w:val="3F3F76"/>
                <w:kern w:val="0"/>
                <w:sz w:val="18"/>
                <w:szCs w:val="18"/>
                <w:lang w:eastAsia="en-GB"/>
                <w14:ligatures w14:val="none"/>
              </w:rPr>
              <w:t>mae</w:t>
            </w:r>
          </w:p>
        </w:tc>
        <w:tc>
          <w:tcPr>
            <w:tcW w:w="1012" w:type="dxa"/>
            <w:tcBorders>
              <w:top w:val="single" w:sz="4" w:space="0" w:color="7F7F7F"/>
              <w:left w:val="nil"/>
              <w:bottom w:val="single" w:sz="4" w:space="0" w:color="7F7F7F"/>
              <w:right w:val="single" w:sz="4" w:space="0" w:color="7F7F7F"/>
            </w:tcBorders>
            <w:shd w:val="clear" w:color="000000" w:fill="FFCC99"/>
            <w:noWrap/>
            <w:vAlign w:val="bottom"/>
            <w:hideMark/>
          </w:tcPr>
          <w:p w14:paraId="77F23987" w14:textId="77777777" w:rsidR="00BE6647" w:rsidRPr="00BE6647" w:rsidRDefault="00BE6647" w:rsidP="00BE6647">
            <w:pPr>
              <w:spacing w:after="0" w:line="240" w:lineRule="auto"/>
              <w:rPr>
                <w:rFonts w:ascii="Aptos Narrow" w:eastAsia="Times New Roman" w:hAnsi="Aptos Narrow" w:cs="Times New Roman"/>
                <w:color w:val="3F3F76"/>
                <w:kern w:val="0"/>
                <w:sz w:val="18"/>
                <w:szCs w:val="18"/>
                <w:lang w:eastAsia="en-GB"/>
                <w14:ligatures w14:val="none"/>
              </w:rPr>
            </w:pPr>
            <w:r w:rsidRPr="00BE6647">
              <w:rPr>
                <w:rFonts w:ascii="Aptos Narrow" w:eastAsia="Times New Roman" w:hAnsi="Aptos Narrow" w:cs="Times New Roman"/>
                <w:color w:val="3F3F76"/>
                <w:kern w:val="0"/>
                <w:sz w:val="18"/>
                <w:szCs w:val="18"/>
                <w:lang w:eastAsia="en-GB"/>
                <w14:ligatures w14:val="none"/>
              </w:rPr>
              <w:t>mape</w:t>
            </w:r>
          </w:p>
        </w:tc>
        <w:tc>
          <w:tcPr>
            <w:tcW w:w="1012" w:type="dxa"/>
            <w:tcBorders>
              <w:top w:val="single" w:sz="4" w:space="0" w:color="7F7F7F"/>
              <w:left w:val="nil"/>
              <w:bottom w:val="single" w:sz="4" w:space="0" w:color="7F7F7F"/>
              <w:right w:val="single" w:sz="4" w:space="0" w:color="7F7F7F"/>
            </w:tcBorders>
            <w:shd w:val="clear" w:color="000000" w:fill="FFCC99"/>
            <w:noWrap/>
            <w:vAlign w:val="bottom"/>
            <w:hideMark/>
          </w:tcPr>
          <w:p w14:paraId="2295F545" w14:textId="77777777" w:rsidR="00BE6647" w:rsidRPr="00BE6647" w:rsidRDefault="00BE6647" w:rsidP="00BE6647">
            <w:pPr>
              <w:spacing w:after="0" w:line="240" w:lineRule="auto"/>
              <w:rPr>
                <w:rFonts w:ascii="Aptos Narrow" w:eastAsia="Times New Roman" w:hAnsi="Aptos Narrow" w:cs="Times New Roman"/>
                <w:color w:val="3F3F76"/>
                <w:kern w:val="0"/>
                <w:sz w:val="18"/>
                <w:szCs w:val="18"/>
                <w:lang w:eastAsia="en-GB"/>
                <w14:ligatures w14:val="none"/>
              </w:rPr>
            </w:pPr>
            <w:r w:rsidRPr="00BE6647">
              <w:rPr>
                <w:rFonts w:ascii="Aptos Narrow" w:eastAsia="Times New Roman" w:hAnsi="Aptos Narrow" w:cs="Times New Roman"/>
                <w:color w:val="3F3F76"/>
                <w:kern w:val="0"/>
                <w:sz w:val="18"/>
                <w:szCs w:val="18"/>
                <w:lang w:eastAsia="en-GB"/>
                <w14:ligatures w14:val="none"/>
              </w:rPr>
              <w:t>mdape</w:t>
            </w:r>
          </w:p>
        </w:tc>
        <w:tc>
          <w:tcPr>
            <w:tcW w:w="1012" w:type="dxa"/>
            <w:tcBorders>
              <w:top w:val="single" w:sz="4" w:space="0" w:color="7F7F7F"/>
              <w:left w:val="nil"/>
              <w:bottom w:val="single" w:sz="4" w:space="0" w:color="7F7F7F"/>
              <w:right w:val="single" w:sz="4" w:space="0" w:color="7F7F7F"/>
            </w:tcBorders>
            <w:shd w:val="clear" w:color="000000" w:fill="FFCC99"/>
            <w:noWrap/>
            <w:vAlign w:val="bottom"/>
            <w:hideMark/>
          </w:tcPr>
          <w:p w14:paraId="6DEF0A0B" w14:textId="77777777" w:rsidR="00BE6647" w:rsidRPr="00BE6647" w:rsidRDefault="00BE6647" w:rsidP="00BE6647">
            <w:pPr>
              <w:spacing w:after="0" w:line="240" w:lineRule="auto"/>
              <w:rPr>
                <w:rFonts w:ascii="Aptos Narrow" w:eastAsia="Times New Roman" w:hAnsi="Aptos Narrow" w:cs="Times New Roman"/>
                <w:color w:val="3F3F76"/>
                <w:kern w:val="0"/>
                <w:sz w:val="18"/>
                <w:szCs w:val="18"/>
                <w:lang w:eastAsia="en-GB"/>
                <w14:ligatures w14:val="none"/>
              </w:rPr>
            </w:pPr>
            <w:r w:rsidRPr="00BE6647">
              <w:rPr>
                <w:rFonts w:ascii="Aptos Narrow" w:eastAsia="Times New Roman" w:hAnsi="Aptos Narrow" w:cs="Times New Roman"/>
                <w:color w:val="3F3F76"/>
                <w:kern w:val="0"/>
                <w:sz w:val="18"/>
                <w:szCs w:val="18"/>
                <w:lang w:eastAsia="en-GB"/>
                <w14:ligatures w14:val="none"/>
              </w:rPr>
              <w:t>smape</w:t>
            </w:r>
          </w:p>
        </w:tc>
        <w:tc>
          <w:tcPr>
            <w:tcW w:w="1012" w:type="dxa"/>
            <w:tcBorders>
              <w:top w:val="single" w:sz="4" w:space="0" w:color="7F7F7F"/>
              <w:left w:val="nil"/>
              <w:bottom w:val="single" w:sz="4" w:space="0" w:color="7F7F7F"/>
              <w:right w:val="single" w:sz="4" w:space="0" w:color="7F7F7F"/>
            </w:tcBorders>
            <w:shd w:val="clear" w:color="000000" w:fill="FFCC99"/>
            <w:noWrap/>
            <w:vAlign w:val="bottom"/>
            <w:hideMark/>
          </w:tcPr>
          <w:p w14:paraId="066127C2" w14:textId="77777777" w:rsidR="00BE6647" w:rsidRPr="00BE6647" w:rsidRDefault="00BE6647" w:rsidP="00BE6647">
            <w:pPr>
              <w:spacing w:after="0" w:line="240" w:lineRule="auto"/>
              <w:rPr>
                <w:rFonts w:ascii="Aptos Narrow" w:eastAsia="Times New Roman" w:hAnsi="Aptos Narrow" w:cs="Times New Roman"/>
                <w:color w:val="3F3F76"/>
                <w:kern w:val="0"/>
                <w:sz w:val="18"/>
                <w:szCs w:val="18"/>
                <w:lang w:eastAsia="en-GB"/>
                <w14:ligatures w14:val="none"/>
              </w:rPr>
            </w:pPr>
            <w:r w:rsidRPr="00BE6647">
              <w:rPr>
                <w:rFonts w:ascii="Aptos Narrow" w:eastAsia="Times New Roman" w:hAnsi="Aptos Narrow" w:cs="Times New Roman"/>
                <w:color w:val="3F3F76"/>
                <w:kern w:val="0"/>
                <w:sz w:val="18"/>
                <w:szCs w:val="18"/>
                <w:lang w:eastAsia="en-GB"/>
                <w14:ligatures w14:val="none"/>
              </w:rPr>
              <w:t>coverage</w:t>
            </w:r>
          </w:p>
        </w:tc>
      </w:tr>
      <w:tr w:rsidR="00BE6647" w:rsidRPr="00BE6647" w14:paraId="71DA9A52" w14:textId="77777777" w:rsidTr="00BE6647">
        <w:trPr>
          <w:trHeight w:val="300"/>
        </w:trPr>
        <w:tc>
          <w:tcPr>
            <w:tcW w:w="922" w:type="dxa"/>
            <w:tcBorders>
              <w:top w:val="nil"/>
              <w:left w:val="single" w:sz="4" w:space="0" w:color="7F7F7F"/>
              <w:bottom w:val="single" w:sz="4" w:space="0" w:color="7F7F7F"/>
              <w:right w:val="single" w:sz="4" w:space="0" w:color="7F7F7F"/>
            </w:tcBorders>
            <w:shd w:val="clear" w:color="000000" w:fill="FFCC99"/>
            <w:noWrap/>
            <w:vAlign w:val="bottom"/>
            <w:hideMark/>
          </w:tcPr>
          <w:p w14:paraId="027D8901" w14:textId="77777777" w:rsidR="00BE6647" w:rsidRPr="00BE6647" w:rsidRDefault="00BE6647" w:rsidP="00BE6647">
            <w:pPr>
              <w:spacing w:after="0" w:line="240" w:lineRule="auto"/>
              <w:rPr>
                <w:rFonts w:ascii="Aptos Narrow" w:eastAsia="Times New Roman" w:hAnsi="Aptos Narrow" w:cs="Times New Roman"/>
                <w:color w:val="3F3F76"/>
                <w:kern w:val="0"/>
                <w:sz w:val="18"/>
                <w:szCs w:val="18"/>
                <w:lang w:eastAsia="en-GB"/>
                <w14:ligatures w14:val="none"/>
              </w:rPr>
            </w:pPr>
            <w:r w:rsidRPr="00BE6647">
              <w:rPr>
                <w:rFonts w:ascii="Aptos Narrow" w:eastAsia="Times New Roman" w:hAnsi="Aptos Narrow" w:cs="Times New Roman"/>
                <w:color w:val="3F3F76"/>
                <w:kern w:val="0"/>
                <w:sz w:val="18"/>
                <w:szCs w:val="18"/>
                <w:lang w:eastAsia="en-GB"/>
                <w14:ligatures w14:val="none"/>
              </w:rPr>
              <w:t>2 days</w:t>
            </w:r>
          </w:p>
        </w:tc>
        <w:tc>
          <w:tcPr>
            <w:tcW w:w="1379" w:type="dxa"/>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14:paraId="24FDA895"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14264930000</w:t>
            </w:r>
          </w:p>
        </w:tc>
        <w:tc>
          <w:tcPr>
            <w:tcW w:w="1329" w:type="dxa"/>
            <w:tcBorders>
              <w:top w:val="single" w:sz="4" w:space="0" w:color="3F3F3F"/>
              <w:left w:val="nil"/>
              <w:bottom w:val="single" w:sz="4" w:space="0" w:color="3F3F3F"/>
              <w:right w:val="single" w:sz="4" w:space="0" w:color="3F3F3F"/>
            </w:tcBorders>
            <w:shd w:val="clear" w:color="000000" w:fill="F2F2F2"/>
            <w:noWrap/>
            <w:vAlign w:val="bottom"/>
            <w:hideMark/>
          </w:tcPr>
          <w:p w14:paraId="32391EF8"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119435.88</w:t>
            </w:r>
          </w:p>
        </w:tc>
        <w:tc>
          <w:tcPr>
            <w:tcW w:w="1338" w:type="dxa"/>
            <w:tcBorders>
              <w:top w:val="single" w:sz="4" w:space="0" w:color="3F3F3F"/>
              <w:left w:val="nil"/>
              <w:bottom w:val="single" w:sz="4" w:space="0" w:color="3F3F3F"/>
              <w:right w:val="single" w:sz="4" w:space="0" w:color="3F3F3F"/>
            </w:tcBorders>
            <w:shd w:val="clear" w:color="000000" w:fill="F2F2F2"/>
            <w:noWrap/>
            <w:vAlign w:val="bottom"/>
            <w:hideMark/>
          </w:tcPr>
          <w:p w14:paraId="5465DB78"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96787.54348</w:t>
            </w:r>
          </w:p>
        </w:tc>
        <w:tc>
          <w:tcPr>
            <w:tcW w:w="1012" w:type="dxa"/>
            <w:tcBorders>
              <w:top w:val="single" w:sz="4" w:space="0" w:color="3F3F3F"/>
              <w:left w:val="nil"/>
              <w:bottom w:val="single" w:sz="4" w:space="0" w:color="3F3F3F"/>
              <w:right w:val="single" w:sz="4" w:space="0" w:color="3F3F3F"/>
            </w:tcBorders>
            <w:shd w:val="clear" w:color="000000" w:fill="F2F2F2"/>
            <w:noWrap/>
            <w:vAlign w:val="bottom"/>
            <w:hideMark/>
          </w:tcPr>
          <w:p w14:paraId="62A18074"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0.004296</w:t>
            </w:r>
          </w:p>
        </w:tc>
        <w:tc>
          <w:tcPr>
            <w:tcW w:w="1012" w:type="dxa"/>
            <w:tcBorders>
              <w:top w:val="single" w:sz="4" w:space="0" w:color="3F3F3F"/>
              <w:left w:val="nil"/>
              <w:bottom w:val="single" w:sz="4" w:space="0" w:color="3F3F3F"/>
              <w:right w:val="single" w:sz="4" w:space="0" w:color="3F3F3F"/>
            </w:tcBorders>
            <w:shd w:val="clear" w:color="000000" w:fill="F2F2F2"/>
            <w:noWrap/>
            <w:vAlign w:val="bottom"/>
            <w:hideMark/>
          </w:tcPr>
          <w:p w14:paraId="68C9D7A0"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0.003527</w:t>
            </w:r>
          </w:p>
        </w:tc>
        <w:tc>
          <w:tcPr>
            <w:tcW w:w="1012" w:type="dxa"/>
            <w:tcBorders>
              <w:top w:val="single" w:sz="4" w:space="0" w:color="3F3F3F"/>
              <w:left w:val="nil"/>
              <w:bottom w:val="single" w:sz="4" w:space="0" w:color="3F3F3F"/>
              <w:right w:val="single" w:sz="4" w:space="0" w:color="3F3F3F"/>
            </w:tcBorders>
            <w:shd w:val="clear" w:color="000000" w:fill="F2F2F2"/>
            <w:noWrap/>
            <w:vAlign w:val="bottom"/>
            <w:hideMark/>
          </w:tcPr>
          <w:p w14:paraId="22620E23"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0.00429</w:t>
            </w:r>
          </w:p>
        </w:tc>
        <w:tc>
          <w:tcPr>
            <w:tcW w:w="1012" w:type="dxa"/>
            <w:tcBorders>
              <w:top w:val="single" w:sz="4" w:space="0" w:color="3F3F3F"/>
              <w:left w:val="nil"/>
              <w:bottom w:val="single" w:sz="4" w:space="0" w:color="3F3F3F"/>
              <w:right w:val="single" w:sz="4" w:space="0" w:color="3F3F3F"/>
            </w:tcBorders>
            <w:shd w:val="clear" w:color="000000" w:fill="F2F2F2"/>
            <w:noWrap/>
            <w:vAlign w:val="bottom"/>
            <w:hideMark/>
          </w:tcPr>
          <w:p w14:paraId="26C5159B"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0.818182</w:t>
            </w:r>
          </w:p>
        </w:tc>
      </w:tr>
      <w:tr w:rsidR="00BE6647" w:rsidRPr="00BE6647" w14:paraId="17396609" w14:textId="77777777" w:rsidTr="00BE6647">
        <w:trPr>
          <w:trHeight w:val="300"/>
        </w:trPr>
        <w:tc>
          <w:tcPr>
            <w:tcW w:w="922" w:type="dxa"/>
            <w:tcBorders>
              <w:top w:val="nil"/>
              <w:left w:val="single" w:sz="4" w:space="0" w:color="7F7F7F"/>
              <w:bottom w:val="single" w:sz="4" w:space="0" w:color="7F7F7F"/>
              <w:right w:val="single" w:sz="4" w:space="0" w:color="7F7F7F"/>
            </w:tcBorders>
            <w:shd w:val="clear" w:color="000000" w:fill="FFCC99"/>
            <w:noWrap/>
            <w:vAlign w:val="bottom"/>
            <w:hideMark/>
          </w:tcPr>
          <w:p w14:paraId="6A5F32C6" w14:textId="77777777" w:rsidR="00BE6647" w:rsidRPr="00BE6647" w:rsidRDefault="00BE6647" w:rsidP="00BE6647">
            <w:pPr>
              <w:spacing w:after="0" w:line="240" w:lineRule="auto"/>
              <w:rPr>
                <w:rFonts w:ascii="Aptos Narrow" w:eastAsia="Times New Roman" w:hAnsi="Aptos Narrow" w:cs="Times New Roman"/>
                <w:color w:val="3F3F76"/>
                <w:kern w:val="0"/>
                <w:sz w:val="18"/>
                <w:szCs w:val="18"/>
                <w:lang w:eastAsia="en-GB"/>
                <w14:ligatures w14:val="none"/>
              </w:rPr>
            </w:pPr>
            <w:r w:rsidRPr="00BE6647">
              <w:rPr>
                <w:rFonts w:ascii="Aptos Narrow" w:eastAsia="Times New Roman" w:hAnsi="Aptos Narrow" w:cs="Times New Roman"/>
                <w:color w:val="3F3F76"/>
                <w:kern w:val="0"/>
                <w:sz w:val="18"/>
                <w:szCs w:val="18"/>
                <w:lang w:eastAsia="en-GB"/>
                <w14:ligatures w14:val="none"/>
              </w:rPr>
              <w:t>3 days</w:t>
            </w:r>
          </w:p>
        </w:tc>
        <w:tc>
          <w:tcPr>
            <w:tcW w:w="1379" w:type="dxa"/>
            <w:tcBorders>
              <w:top w:val="nil"/>
              <w:left w:val="single" w:sz="4" w:space="0" w:color="3F3F3F"/>
              <w:bottom w:val="single" w:sz="4" w:space="0" w:color="3F3F3F"/>
              <w:right w:val="single" w:sz="4" w:space="0" w:color="3F3F3F"/>
            </w:tcBorders>
            <w:shd w:val="clear" w:color="000000" w:fill="F2F2F2"/>
            <w:noWrap/>
            <w:vAlign w:val="bottom"/>
            <w:hideMark/>
          </w:tcPr>
          <w:p w14:paraId="612BC0DA"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15126340000</w:t>
            </w:r>
          </w:p>
        </w:tc>
        <w:tc>
          <w:tcPr>
            <w:tcW w:w="1329" w:type="dxa"/>
            <w:tcBorders>
              <w:top w:val="nil"/>
              <w:left w:val="nil"/>
              <w:bottom w:val="single" w:sz="4" w:space="0" w:color="3F3F3F"/>
              <w:right w:val="single" w:sz="4" w:space="0" w:color="3F3F3F"/>
            </w:tcBorders>
            <w:shd w:val="clear" w:color="000000" w:fill="F2F2F2"/>
            <w:noWrap/>
            <w:vAlign w:val="bottom"/>
            <w:hideMark/>
          </w:tcPr>
          <w:p w14:paraId="66924CC0"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122989.1903</w:t>
            </w:r>
          </w:p>
        </w:tc>
        <w:tc>
          <w:tcPr>
            <w:tcW w:w="1338" w:type="dxa"/>
            <w:tcBorders>
              <w:top w:val="nil"/>
              <w:left w:val="nil"/>
              <w:bottom w:val="single" w:sz="4" w:space="0" w:color="3F3F3F"/>
              <w:right w:val="single" w:sz="4" w:space="0" w:color="3F3F3F"/>
            </w:tcBorders>
            <w:shd w:val="clear" w:color="000000" w:fill="F2F2F2"/>
            <w:noWrap/>
            <w:vAlign w:val="bottom"/>
            <w:hideMark/>
          </w:tcPr>
          <w:p w14:paraId="15974EA0"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98859.43755</w:t>
            </w:r>
          </w:p>
        </w:tc>
        <w:tc>
          <w:tcPr>
            <w:tcW w:w="1012" w:type="dxa"/>
            <w:tcBorders>
              <w:top w:val="nil"/>
              <w:left w:val="nil"/>
              <w:bottom w:val="single" w:sz="4" w:space="0" w:color="3F3F3F"/>
              <w:right w:val="single" w:sz="4" w:space="0" w:color="3F3F3F"/>
            </w:tcBorders>
            <w:shd w:val="clear" w:color="000000" w:fill="F2F2F2"/>
            <w:noWrap/>
            <w:vAlign w:val="bottom"/>
            <w:hideMark/>
          </w:tcPr>
          <w:p w14:paraId="68B000AD"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0.004386</w:t>
            </w:r>
          </w:p>
        </w:tc>
        <w:tc>
          <w:tcPr>
            <w:tcW w:w="1012" w:type="dxa"/>
            <w:tcBorders>
              <w:top w:val="nil"/>
              <w:left w:val="nil"/>
              <w:bottom w:val="single" w:sz="4" w:space="0" w:color="3F3F3F"/>
              <w:right w:val="single" w:sz="4" w:space="0" w:color="3F3F3F"/>
            </w:tcBorders>
            <w:shd w:val="clear" w:color="000000" w:fill="F2F2F2"/>
            <w:noWrap/>
            <w:vAlign w:val="bottom"/>
            <w:hideMark/>
          </w:tcPr>
          <w:p w14:paraId="4316E1A9"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0.003542</w:t>
            </w:r>
          </w:p>
        </w:tc>
        <w:tc>
          <w:tcPr>
            <w:tcW w:w="1012" w:type="dxa"/>
            <w:tcBorders>
              <w:top w:val="nil"/>
              <w:left w:val="nil"/>
              <w:bottom w:val="single" w:sz="4" w:space="0" w:color="3F3F3F"/>
              <w:right w:val="single" w:sz="4" w:space="0" w:color="3F3F3F"/>
            </w:tcBorders>
            <w:shd w:val="clear" w:color="000000" w:fill="F2F2F2"/>
            <w:noWrap/>
            <w:vAlign w:val="bottom"/>
            <w:hideMark/>
          </w:tcPr>
          <w:p w14:paraId="5FDBF10D"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0.004379</w:t>
            </w:r>
          </w:p>
        </w:tc>
        <w:tc>
          <w:tcPr>
            <w:tcW w:w="1012" w:type="dxa"/>
            <w:tcBorders>
              <w:top w:val="nil"/>
              <w:left w:val="nil"/>
              <w:bottom w:val="single" w:sz="4" w:space="0" w:color="3F3F3F"/>
              <w:right w:val="single" w:sz="4" w:space="0" w:color="3F3F3F"/>
            </w:tcBorders>
            <w:shd w:val="clear" w:color="000000" w:fill="F2F2F2"/>
            <w:noWrap/>
            <w:vAlign w:val="bottom"/>
            <w:hideMark/>
          </w:tcPr>
          <w:p w14:paraId="13BB65B4"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0.818182</w:t>
            </w:r>
          </w:p>
        </w:tc>
      </w:tr>
      <w:tr w:rsidR="00BE6647" w:rsidRPr="00BE6647" w14:paraId="280FC3FD" w14:textId="77777777" w:rsidTr="00BE6647">
        <w:trPr>
          <w:trHeight w:val="300"/>
        </w:trPr>
        <w:tc>
          <w:tcPr>
            <w:tcW w:w="922" w:type="dxa"/>
            <w:tcBorders>
              <w:top w:val="nil"/>
              <w:left w:val="single" w:sz="4" w:space="0" w:color="7F7F7F"/>
              <w:bottom w:val="single" w:sz="4" w:space="0" w:color="7F7F7F"/>
              <w:right w:val="single" w:sz="4" w:space="0" w:color="7F7F7F"/>
            </w:tcBorders>
            <w:shd w:val="clear" w:color="000000" w:fill="FFCC99"/>
            <w:noWrap/>
            <w:vAlign w:val="bottom"/>
            <w:hideMark/>
          </w:tcPr>
          <w:p w14:paraId="100C313A" w14:textId="77777777" w:rsidR="00BE6647" w:rsidRPr="00BE6647" w:rsidRDefault="00BE6647" w:rsidP="00BE6647">
            <w:pPr>
              <w:spacing w:after="0" w:line="240" w:lineRule="auto"/>
              <w:rPr>
                <w:rFonts w:ascii="Aptos Narrow" w:eastAsia="Times New Roman" w:hAnsi="Aptos Narrow" w:cs="Times New Roman"/>
                <w:color w:val="3F3F76"/>
                <w:kern w:val="0"/>
                <w:sz w:val="18"/>
                <w:szCs w:val="18"/>
                <w:lang w:eastAsia="en-GB"/>
                <w14:ligatures w14:val="none"/>
              </w:rPr>
            </w:pPr>
            <w:r w:rsidRPr="00BE6647">
              <w:rPr>
                <w:rFonts w:ascii="Aptos Narrow" w:eastAsia="Times New Roman" w:hAnsi="Aptos Narrow" w:cs="Times New Roman"/>
                <w:color w:val="3F3F76"/>
                <w:kern w:val="0"/>
                <w:sz w:val="18"/>
                <w:szCs w:val="18"/>
                <w:lang w:eastAsia="en-GB"/>
                <w14:ligatures w14:val="none"/>
              </w:rPr>
              <w:t>4 days</w:t>
            </w:r>
          </w:p>
        </w:tc>
        <w:tc>
          <w:tcPr>
            <w:tcW w:w="1379" w:type="dxa"/>
            <w:tcBorders>
              <w:top w:val="nil"/>
              <w:left w:val="single" w:sz="4" w:space="0" w:color="3F3F3F"/>
              <w:bottom w:val="single" w:sz="4" w:space="0" w:color="3F3F3F"/>
              <w:right w:val="single" w:sz="4" w:space="0" w:color="3F3F3F"/>
            </w:tcBorders>
            <w:shd w:val="clear" w:color="000000" w:fill="F2F2F2"/>
            <w:noWrap/>
            <w:vAlign w:val="bottom"/>
            <w:hideMark/>
          </w:tcPr>
          <w:p w14:paraId="3EC93C43"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15661670000</w:t>
            </w:r>
          </w:p>
        </w:tc>
        <w:tc>
          <w:tcPr>
            <w:tcW w:w="1329" w:type="dxa"/>
            <w:tcBorders>
              <w:top w:val="nil"/>
              <w:left w:val="nil"/>
              <w:bottom w:val="single" w:sz="4" w:space="0" w:color="3F3F3F"/>
              <w:right w:val="single" w:sz="4" w:space="0" w:color="3F3F3F"/>
            </w:tcBorders>
            <w:shd w:val="clear" w:color="000000" w:fill="F2F2F2"/>
            <w:noWrap/>
            <w:vAlign w:val="bottom"/>
            <w:hideMark/>
          </w:tcPr>
          <w:p w14:paraId="4919A70A"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125146.5977</w:t>
            </w:r>
          </w:p>
        </w:tc>
        <w:tc>
          <w:tcPr>
            <w:tcW w:w="1338" w:type="dxa"/>
            <w:tcBorders>
              <w:top w:val="nil"/>
              <w:left w:val="nil"/>
              <w:bottom w:val="single" w:sz="4" w:space="0" w:color="3F3F3F"/>
              <w:right w:val="single" w:sz="4" w:space="0" w:color="3F3F3F"/>
            </w:tcBorders>
            <w:shd w:val="clear" w:color="000000" w:fill="F2F2F2"/>
            <w:noWrap/>
            <w:vAlign w:val="bottom"/>
            <w:hideMark/>
          </w:tcPr>
          <w:p w14:paraId="7829F628"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99556.11912</w:t>
            </w:r>
          </w:p>
        </w:tc>
        <w:tc>
          <w:tcPr>
            <w:tcW w:w="1012" w:type="dxa"/>
            <w:tcBorders>
              <w:top w:val="nil"/>
              <w:left w:val="nil"/>
              <w:bottom w:val="single" w:sz="4" w:space="0" w:color="3F3F3F"/>
              <w:right w:val="single" w:sz="4" w:space="0" w:color="3F3F3F"/>
            </w:tcBorders>
            <w:shd w:val="clear" w:color="000000" w:fill="F2F2F2"/>
            <w:noWrap/>
            <w:vAlign w:val="bottom"/>
            <w:hideMark/>
          </w:tcPr>
          <w:p w14:paraId="7CD56054"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0.004415</w:t>
            </w:r>
          </w:p>
        </w:tc>
        <w:tc>
          <w:tcPr>
            <w:tcW w:w="1012" w:type="dxa"/>
            <w:tcBorders>
              <w:top w:val="nil"/>
              <w:left w:val="nil"/>
              <w:bottom w:val="single" w:sz="4" w:space="0" w:color="3F3F3F"/>
              <w:right w:val="single" w:sz="4" w:space="0" w:color="3F3F3F"/>
            </w:tcBorders>
            <w:shd w:val="clear" w:color="000000" w:fill="F2F2F2"/>
            <w:noWrap/>
            <w:vAlign w:val="bottom"/>
            <w:hideMark/>
          </w:tcPr>
          <w:p w14:paraId="20DD63D7"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0.003485</w:t>
            </w:r>
          </w:p>
        </w:tc>
        <w:tc>
          <w:tcPr>
            <w:tcW w:w="1012" w:type="dxa"/>
            <w:tcBorders>
              <w:top w:val="nil"/>
              <w:left w:val="nil"/>
              <w:bottom w:val="single" w:sz="4" w:space="0" w:color="3F3F3F"/>
              <w:right w:val="single" w:sz="4" w:space="0" w:color="3F3F3F"/>
            </w:tcBorders>
            <w:shd w:val="clear" w:color="000000" w:fill="F2F2F2"/>
            <w:noWrap/>
            <w:vAlign w:val="bottom"/>
            <w:hideMark/>
          </w:tcPr>
          <w:p w14:paraId="684BE32E"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0.004406</w:t>
            </w:r>
          </w:p>
        </w:tc>
        <w:tc>
          <w:tcPr>
            <w:tcW w:w="1012" w:type="dxa"/>
            <w:tcBorders>
              <w:top w:val="nil"/>
              <w:left w:val="nil"/>
              <w:bottom w:val="single" w:sz="4" w:space="0" w:color="3F3F3F"/>
              <w:right w:val="single" w:sz="4" w:space="0" w:color="3F3F3F"/>
            </w:tcBorders>
            <w:shd w:val="clear" w:color="000000" w:fill="F2F2F2"/>
            <w:noWrap/>
            <w:vAlign w:val="bottom"/>
            <w:hideMark/>
          </w:tcPr>
          <w:p w14:paraId="42573EC4"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0.818182</w:t>
            </w:r>
          </w:p>
        </w:tc>
      </w:tr>
      <w:tr w:rsidR="00BE6647" w:rsidRPr="00BE6647" w14:paraId="41B59C94" w14:textId="77777777" w:rsidTr="00BE6647">
        <w:trPr>
          <w:trHeight w:val="300"/>
        </w:trPr>
        <w:tc>
          <w:tcPr>
            <w:tcW w:w="922" w:type="dxa"/>
            <w:tcBorders>
              <w:top w:val="nil"/>
              <w:left w:val="single" w:sz="4" w:space="0" w:color="7F7F7F"/>
              <w:bottom w:val="single" w:sz="4" w:space="0" w:color="7F7F7F"/>
              <w:right w:val="single" w:sz="4" w:space="0" w:color="7F7F7F"/>
            </w:tcBorders>
            <w:shd w:val="clear" w:color="000000" w:fill="FFCC99"/>
            <w:noWrap/>
            <w:vAlign w:val="bottom"/>
            <w:hideMark/>
          </w:tcPr>
          <w:p w14:paraId="7FDE9221" w14:textId="77777777" w:rsidR="00BE6647" w:rsidRPr="00BE6647" w:rsidRDefault="00BE6647" w:rsidP="00BE6647">
            <w:pPr>
              <w:spacing w:after="0" w:line="240" w:lineRule="auto"/>
              <w:rPr>
                <w:rFonts w:ascii="Aptos Narrow" w:eastAsia="Times New Roman" w:hAnsi="Aptos Narrow" w:cs="Times New Roman"/>
                <w:color w:val="3F3F76"/>
                <w:kern w:val="0"/>
                <w:sz w:val="18"/>
                <w:szCs w:val="18"/>
                <w:lang w:eastAsia="en-GB"/>
                <w14:ligatures w14:val="none"/>
              </w:rPr>
            </w:pPr>
            <w:r w:rsidRPr="00BE6647">
              <w:rPr>
                <w:rFonts w:ascii="Aptos Narrow" w:eastAsia="Times New Roman" w:hAnsi="Aptos Narrow" w:cs="Times New Roman"/>
                <w:color w:val="3F3F76"/>
                <w:kern w:val="0"/>
                <w:sz w:val="18"/>
                <w:szCs w:val="18"/>
                <w:lang w:eastAsia="en-GB"/>
                <w14:ligatures w14:val="none"/>
              </w:rPr>
              <w:t>5 days</w:t>
            </w:r>
          </w:p>
        </w:tc>
        <w:tc>
          <w:tcPr>
            <w:tcW w:w="1379" w:type="dxa"/>
            <w:tcBorders>
              <w:top w:val="nil"/>
              <w:left w:val="single" w:sz="4" w:space="0" w:color="3F3F3F"/>
              <w:bottom w:val="single" w:sz="4" w:space="0" w:color="3F3F3F"/>
              <w:right w:val="single" w:sz="4" w:space="0" w:color="3F3F3F"/>
            </w:tcBorders>
            <w:shd w:val="clear" w:color="000000" w:fill="F2F2F2"/>
            <w:noWrap/>
            <w:vAlign w:val="bottom"/>
            <w:hideMark/>
          </w:tcPr>
          <w:p w14:paraId="1898F84C"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16284530000</w:t>
            </w:r>
          </w:p>
        </w:tc>
        <w:tc>
          <w:tcPr>
            <w:tcW w:w="1329" w:type="dxa"/>
            <w:tcBorders>
              <w:top w:val="nil"/>
              <w:left w:val="nil"/>
              <w:bottom w:val="single" w:sz="4" w:space="0" w:color="3F3F3F"/>
              <w:right w:val="single" w:sz="4" w:space="0" w:color="3F3F3F"/>
            </w:tcBorders>
            <w:shd w:val="clear" w:color="000000" w:fill="F2F2F2"/>
            <w:noWrap/>
            <w:vAlign w:val="bottom"/>
            <w:hideMark/>
          </w:tcPr>
          <w:p w14:paraId="3F7A3C46"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127610.8597</w:t>
            </w:r>
          </w:p>
        </w:tc>
        <w:tc>
          <w:tcPr>
            <w:tcW w:w="1338" w:type="dxa"/>
            <w:tcBorders>
              <w:top w:val="nil"/>
              <w:left w:val="nil"/>
              <w:bottom w:val="single" w:sz="4" w:space="0" w:color="3F3F3F"/>
              <w:right w:val="single" w:sz="4" w:space="0" w:color="3F3F3F"/>
            </w:tcBorders>
            <w:shd w:val="clear" w:color="000000" w:fill="F2F2F2"/>
            <w:noWrap/>
            <w:vAlign w:val="bottom"/>
            <w:hideMark/>
          </w:tcPr>
          <w:p w14:paraId="4F6719E7"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100024.8323</w:t>
            </w:r>
          </w:p>
        </w:tc>
        <w:tc>
          <w:tcPr>
            <w:tcW w:w="1012" w:type="dxa"/>
            <w:tcBorders>
              <w:top w:val="nil"/>
              <w:left w:val="nil"/>
              <w:bottom w:val="single" w:sz="4" w:space="0" w:color="3F3F3F"/>
              <w:right w:val="single" w:sz="4" w:space="0" w:color="3F3F3F"/>
            </w:tcBorders>
            <w:shd w:val="clear" w:color="000000" w:fill="F2F2F2"/>
            <w:noWrap/>
            <w:vAlign w:val="bottom"/>
            <w:hideMark/>
          </w:tcPr>
          <w:p w14:paraId="41598FE7"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0.004434</w:t>
            </w:r>
          </w:p>
        </w:tc>
        <w:tc>
          <w:tcPr>
            <w:tcW w:w="1012" w:type="dxa"/>
            <w:tcBorders>
              <w:top w:val="nil"/>
              <w:left w:val="nil"/>
              <w:bottom w:val="single" w:sz="4" w:space="0" w:color="3F3F3F"/>
              <w:right w:val="single" w:sz="4" w:space="0" w:color="3F3F3F"/>
            </w:tcBorders>
            <w:shd w:val="clear" w:color="000000" w:fill="F2F2F2"/>
            <w:noWrap/>
            <w:vAlign w:val="bottom"/>
            <w:hideMark/>
          </w:tcPr>
          <w:p w14:paraId="23F27AB8"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0.003687</w:t>
            </w:r>
          </w:p>
        </w:tc>
        <w:tc>
          <w:tcPr>
            <w:tcW w:w="1012" w:type="dxa"/>
            <w:tcBorders>
              <w:top w:val="nil"/>
              <w:left w:val="nil"/>
              <w:bottom w:val="single" w:sz="4" w:space="0" w:color="3F3F3F"/>
              <w:right w:val="single" w:sz="4" w:space="0" w:color="3F3F3F"/>
            </w:tcBorders>
            <w:shd w:val="clear" w:color="000000" w:fill="F2F2F2"/>
            <w:noWrap/>
            <w:vAlign w:val="bottom"/>
            <w:hideMark/>
          </w:tcPr>
          <w:p w14:paraId="285AAA9B"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0.004424</w:t>
            </w:r>
          </w:p>
        </w:tc>
        <w:tc>
          <w:tcPr>
            <w:tcW w:w="1012" w:type="dxa"/>
            <w:tcBorders>
              <w:top w:val="nil"/>
              <w:left w:val="nil"/>
              <w:bottom w:val="single" w:sz="4" w:space="0" w:color="3F3F3F"/>
              <w:right w:val="single" w:sz="4" w:space="0" w:color="3F3F3F"/>
            </w:tcBorders>
            <w:shd w:val="clear" w:color="000000" w:fill="F2F2F2"/>
            <w:noWrap/>
            <w:vAlign w:val="bottom"/>
            <w:hideMark/>
          </w:tcPr>
          <w:p w14:paraId="394FB3E8"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0.818182</w:t>
            </w:r>
          </w:p>
        </w:tc>
      </w:tr>
      <w:tr w:rsidR="00BE6647" w:rsidRPr="00BE6647" w14:paraId="36140B48" w14:textId="77777777" w:rsidTr="00BE6647">
        <w:trPr>
          <w:trHeight w:val="300"/>
        </w:trPr>
        <w:tc>
          <w:tcPr>
            <w:tcW w:w="922" w:type="dxa"/>
            <w:tcBorders>
              <w:top w:val="nil"/>
              <w:left w:val="single" w:sz="4" w:space="0" w:color="7F7F7F"/>
              <w:bottom w:val="single" w:sz="4" w:space="0" w:color="7F7F7F"/>
              <w:right w:val="single" w:sz="4" w:space="0" w:color="7F7F7F"/>
            </w:tcBorders>
            <w:shd w:val="clear" w:color="000000" w:fill="FFCC99"/>
            <w:noWrap/>
            <w:vAlign w:val="bottom"/>
            <w:hideMark/>
          </w:tcPr>
          <w:p w14:paraId="6F44B6AD" w14:textId="77777777" w:rsidR="00BE6647" w:rsidRPr="00BE6647" w:rsidRDefault="00BE6647" w:rsidP="00BE6647">
            <w:pPr>
              <w:spacing w:after="0" w:line="240" w:lineRule="auto"/>
              <w:rPr>
                <w:rFonts w:ascii="Aptos Narrow" w:eastAsia="Times New Roman" w:hAnsi="Aptos Narrow" w:cs="Times New Roman"/>
                <w:color w:val="3F3F76"/>
                <w:kern w:val="0"/>
                <w:sz w:val="18"/>
                <w:szCs w:val="18"/>
                <w:lang w:eastAsia="en-GB"/>
                <w14:ligatures w14:val="none"/>
              </w:rPr>
            </w:pPr>
            <w:r w:rsidRPr="00BE6647">
              <w:rPr>
                <w:rFonts w:ascii="Aptos Narrow" w:eastAsia="Times New Roman" w:hAnsi="Aptos Narrow" w:cs="Times New Roman"/>
                <w:color w:val="3F3F76"/>
                <w:kern w:val="0"/>
                <w:sz w:val="18"/>
                <w:szCs w:val="18"/>
                <w:lang w:eastAsia="en-GB"/>
                <w14:ligatures w14:val="none"/>
              </w:rPr>
              <w:t>6 days</w:t>
            </w:r>
          </w:p>
        </w:tc>
        <w:tc>
          <w:tcPr>
            <w:tcW w:w="1379" w:type="dxa"/>
            <w:tcBorders>
              <w:top w:val="nil"/>
              <w:left w:val="single" w:sz="4" w:space="0" w:color="3F3F3F"/>
              <w:bottom w:val="single" w:sz="4" w:space="0" w:color="3F3F3F"/>
              <w:right w:val="single" w:sz="4" w:space="0" w:color="3F3F3F"/>
            </w:tcBorders>
            <w:shd w:val="clear" w:color="000000" w:fill="F2F2F2"/>
            <w:noWrap/>
            <w:vAlign w:val="bottom"/>
            <w:hideMark/>
          </w:tcPr>
          <w:p w14:paraId="3A20EDAE"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17238210000</w:t>
            </w:r>
          </w:p>
        </w:tc>
        <w:tc>
          <w:tcPr>
            <w:tcW w:w="1329" w:type="dxa"/>
            <w:tcBorders>
              <w:top w:val="nil"/>
              <w:left w:val="nil"/>
              <w:bottom w:val="single" w:sz="4" w:space="0" w:color="3F3F3F"/>
              <w:right w:val="single" w:sz="4" w:space="0" w:color="3F3F3F"/>
            </w:tcBorders>
            <w:shd w:val="clear" w:color="000000" w:fill="F2F2F2"/>
            <w:noWrap/>
            <w:vAlign w:val="bottom"/>
            <w:hideMark/>
          </w:tcPr>
          <w:p w14:paraId="1C4AF62B"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131294.3777</w:t>
            </w:r>
          </w:p>
        </w:tc>
        <w:tc>
          <w:tcPr>
            <w:tcW w:w="1338" w:type="dxa"/>
            <w:tcBorders>
              <w:top w:val="nil"/>
              <w:left w:val="nil"/>
              <w:bottom w:val="single" w:sz="4" w:space="0" w:color="3F3F3F"/>
              <w:right w:val="single" w:sz="4" w:space="0" w:color="3F3F3F"/>
            </w:tcBorders>
            <w:shd w:val="clear" w:color="000000" w:fill="F2F2F2"/>
            <w:noWrap/>
            <w:vAlign w:val="bottom"/>
            <w:hideMark/>
          </w:tcPr>
          <w:p w14:paraId="02D28DD1"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101397.6517</w:t>
            </w:r>
          </w:p>
        </w:tc>
        <w:tc>
          <w:tcPr>
            <w:tcW w:w="1012" w:type="dxa"/>
            <w:tcBorders>
              <w:top w:val="nil"/>
              <w:left w:val="nil"/>
              <w:bottom w:val="single" w:sz="4" w:space="0" w:color="3F3F3F"/>
              <w:right w:val="single" w:sz="4" w:space="0" w:color="3F3F3F"/>
            </w:tcBorders>
            <w:shd w:val="clear" w:color="000000" w:fill="F2F2F2"/>
            <w:noWrap/>
            <w:vAlign w:val="bottom"/>
            <w:hideMark/>
          </w:tcPr>
          <w:p w14:paraId="62973542"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0.004493</w:t>
            </w:r>
          </w:p>
        </w:tc>
        <w:tc>
          <w:tcPr>
            <w:tcW w:w="1012" w:type="dxa"/>
            <w:tcBorders>
              <w:top w:val="nil"/>
              <w:left w:val="nil"/>
              <w:bottom w:val="single" w:sz="4" w:space="0" w:color="3F3F3F"/>
              <w:right w:val="single" w:sz="4" w:space="0" w:color="3F3F3F"/>
            </w:tcBorders>
            <w:shd w:val="clear" w:color="000000" w:fill="F2F2F2"/>
            <w:noWrap/>
            <w:vAlign w:val="bottom"/>
            <w:hideMark/>
          </w:tcPr>
          <w:p w14:paraId="5DE316DE"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0.004002</w:t>
            </w:r>
          </w:p>
        </w:tc>
        <w:tc>
          <w:tcPr>
            <w:tcW w:w="1012" w:type="dxa"/>
            <w:tcBorders>
              <w:top w:val="nil"/>
              <w:left w:val="nil"/>
              <w:bottom w:val="single" w:sz="4" w:space="0" w:color="3F3F3F"/>
              <w:right w:val="single" w:sz="4" w:space="0" w:color="3F3F3F"/>
            </w:tcBorders>
            <w:shd w:val="clear" w:color="000000" w:fill="F2F2F2"/>
            <w:noWrap/>
            <w:vAlign w:val="bottom"/>
            <w:hideMark/>
          </w:tcPr>
          <w:p w14:paraId="6BF13716"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0.004482</w:t>
            </w:r>
          </w:p>
        </w:tc>
        <w:tc>
          <w:tcPr>
            <w:tcW w:w="1012" w:type="dxa"/>
            <w:tcBorders>
              <w:top w:val="nil"/>
              <w:left w:val="nil"/>
              <w:bottom w:val="single" w:sz="4" w:space="0" w:color="3F3F3F"/>
              <w:right w:val="single" w:sz="4" w:space="0" w:color="3F3F3F"/>
            </w:tcBorders>
            <w:shd w:val="clear" w:color="000000" w:fill="F2F2F2"/>
            <w:noWrap/>
            <w:vAlign w:val="bottom"/>
            <w:hideMark/>
          </w:tcPr>
          <w:p w14:paraId="1FDB2B2C"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0.818182</w:t>
            </w:r>
          </w:p>
        </w:tc>
      </w:tr>
      <w:tr w:rsidR="00BE6647" w:rsidRPr="00BE6647" w14:paraId="74AFB898" w14:textId="77777777" w:rsidTr="00BE6647">
        <w:trPr>
          <w:trHeight w:val="300"/>
        </w:trPr>
        <w:tc>
          <w:tcPr>
            <w:tcW w:w="922" w:type="dxa"/>
            <w:tcBorders>
              <w:top w:val="nil"/>
              <w:left w:val="single" w:sz="4" w:space="0" w:color="7F7F7F"/>
              <w:bottom w:val="single" w:sz="4" w:space="0" w:color="7F7F7F"/>
              <w:right w:val="single" w:sz="4" w:space="0" w:color="7F7F7F"/>
            </w:tcBorders>
            <w:shd w:val="clear" w:color="000000" w:fill="FFCC99"/>
            <w:noWrap/>
            <w:vAlign w:val="bottom"/>
            <w:hideMark/>
          </w:tcPr>
          <w:p w14:paraId="3A0189E5" w14:textId="77777777" w:rsidR="00BE6647" w:rsidRPr="00BE6647" w:rsidRDefault="00BE6647" w:rsidP="00BE6647">
            <w:pPr>
              <w:spacing w:after="0" w:line="240" w:lineRule="auto"/>
              <w:rPr>
                <w:rFonts w:ascii="Aptos Narrow" w:eastAsia="Times New Roman" w:hAnsi="Aptos Narrow" w:cs="Times New Roman"/>
                <w:color w:val="3F3F76"/>
                <w:kern w:val="0"/>
                <w:sz w:val="18"/>
                <w:szCs w:val="18"/>
                <w:lang w:eastAsia="en-GB"/>
                <w14:ligatures w14:val="none"/>
              </w:rPr>
            </w:pPr>
            <w:r w:rsidRPr="00BE6647">
              <w:rPr>
                <w:rFonts w:ascii="Aptos Narrow" w:eastAsia="Times New Roman" w:hAnsi="Aptos Narrow" w:cs="Times New Roman"/>
                <w:color w:val="3F3F76"/>
                <w:kern w:val="0"/>
                <w:sz w:val="18"/>
                <w:szCs w:val="18"/>
                <w:lang w:eastAsia="en-GB"/>
                <w14:ligatures w14:val="none"/>
              </w:rPr>
              <w:t>7 days</w:t>
            </w:r>
          </w:p>
        </w:tc>
        <w:tc>
          <w:tcPr>
            <w:tcW w:w="1379" w:type="dxa"/>
            <w:tcBorders>
              <w:top w:val="nil"/>
              <w:left w:val="single" w:sz="4" w:space="0" w:color="3F3F3F"/>
              <w:bottom w:val="single" w:sz="4" w:space="0" w:color="3F3F3F"/>
              <w:right w:val="single" w:sz="4" w:space="0" w:color="3F3F3F"/>
            </w:tcBorders>
            <w:shd w:val="clear" w:color="000000" w:fill="F2F2F2"/>
            <w:noWrap/>
            <w:vAlign w:val="bottom"/>
            <w:hideMark/>
          </w:tcPr>
          <w:p w14:paraId="6813EDA1"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18200780000</w:t>
            </w:r>
          </w:p>
        </w:tc>
        <w:tc>
          <w:tcPr>
            <w:tcW w:w="1329" w:type="dxa"/>
            <w:tcBorders>
              <w:top w:val="nil"/>
              <w:left w:val="nil"/>
              <w:bottom w:val="single" w:sz="4" w:space="0" w:color="3F3F3F"/>
              <w:right w:val="single" w:sz="4" w:space="0" w:color="3F3F3F"/>
            </w:tcBorders>
            <w:shd w:val="clear" w:color="000000" w:fill="F2F2F2"/>
            <w:noWrap/>
            <w:vAlign w:val="bottom"/>
            <w:hideMark/>
          </w:tcPr>
          <w:p w14:paraId="5F9038B7"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134910.2705</w:t>
            </w:r>
          </w:p>
        </w:tc>
        <w:tc>
          <w:tcPr>
            <w:tcW w:w="1338" w:type="dxa"/>
            <w:tcBorders>
              <w:top w:val="nil"/>
              <w:left w:val="nil"/>
              <w:bottom w:val="single" w:sz="4" w:space="0" w:color="3F3F3F"/>
              <w:right w:val="single" w:sz="4" w:space="0" w:color="3F3F3F"/>
            </w:tcBorders>
            <w:shd w:val="clear" w:color="000000" w:fill="F2F2F2"/>
            <w:noWrap/>
            <w:vAlign w:val="bottom"/>
            <w:hideMark/>
          </w:tcPr>
          <w:p w14:paraId="3ADCAEA8"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102428.8295</w:t>
            </w:r>
          </w:p>
        </w:tc>
        <w:tc>
          <w:tcPr>
            <w:tcW w:w="1012" w:type="dxa"/>
            <w:tcBorders>
              <w:top w:val="nil"/>
              <w:left w:val="nil"/>
              <w:bottom w:val="single" w:sz="4" w:space="0" w:color="3F3F3F"/>
              <w:right w:val="single" w:sz="4" w:space="0" w:color="3F3F3F"/>
            </w:tcBorders>
            <w:shd w:val="clear" w:color="000000" w:fill="F2F2F2"/>
            <w:noWrap/>
            <w:vAlign w:val="bottom"/>
            <w:hideMark/>
          </w:tcPr>
          <w:p w14:paraId="3F252545"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0.004537</w:t>
            </w:r>
          </w:p>
        </w:tc>
        <w:tc>
          <w:tcPr>
            <w:tcW w:w="1012" w:type="dxa"/>
            <w:tcBorders>
              <w:top w:val="nil"/>
              <w:left w:val="nil"/>
              <w:bottom w:val="single" w:sz="4" w:space="0" w:color="3F3F3F"/>
              <w:right w:val="single" w:sz="4" w:space="0" w:color="3F3F3F"/>
            </w:tcBorders>
            <w:shd w:val="clear" w:color="000000" w:fill="F2F2F2"/>
            <w:noWrap/>
            <w:vAlign w:val="bottom"/>
            <w:hideMark/>
          </w:tcPr>
          <w:p w14:paraId="0F13916D"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0.003985</w:t>
            </w:r>
          </w:p>
        </w:tc>
        <w:tc>
          <w:tcPr>
            <w:tcW w:w="1012" w:type="dxa"/>
            <w:tcBorders>
              <w:top w:val="nil"/>
              <w:left w:val="nil"/>
              <w:bottom w:val="single" w:sz="4" w:space="0" w:color="3F3F3F"/>
              <w:right w:val="single" w:sz="4" w:space="0" w:color="3F3F3F"/>
            </w:tcBorders>
            <w:shd w:val="clear" w:color="000000" w:fill="F2F2F2"/>
            <w:noWrap/>
            <w:vAlign w:val="bottom"/>
            <w:hideMark/>
          </w:tcPr>
          <w:p w14:paraId="7CBEAF67"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0.004524</w:t>
            </w:r>
          </w:p>
        </w:tc>
        <w:tc>
          <w:tcPr>
            <w:tcW w:w="1012" w:type="dxa"/>
            <w:tcBorders>
              <w:top w:val="nil"/>
              <w:left w:val="nil"/>
              <w:bottom w:val="single" w:sz="4" w:space="0" w:color="3F3F3F"/>
              <w:right w:val="single" w:sz="4" w:space="0" w:color="3F3F3F"/>
            </w:tcBorders>
            <w:shd w:val="clear" w:color="000000" w:fill="F2F2F2"/>
            <w:noWrap/>
            <w:vAlign w:val="bottom"/>
            <w:hideMark/>
          </w:tcPr>
          <w:p w14:paraId="3A5BF416"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0.818182</w:t>
            </w:r>
          </w:p>
        </w:tc>
      </w:tr>
      <w:tr w:rsidR="00BE6647" w:rsidRPr="00BE6647" w14:paraId="4937A456" w14:textId="77777777" w:rsidTr="00BE6647">
        <w:trPr>
          <w:trHeight w:val="300"/>
        </w:trPr>
        <w:tc>
          <w:tcPr>
            <w:tcW w:w="922" w:type="dxa"/>
            <w:tcBorders>
              <w:top w:val="nil"/>
              <w:left w:val="single" w:sz="4" w:space="0" w:color="7F7F7F"/>
              <w:bottom w:val="single" w:sz="4" w:space="0" w:color="7F7F7F"/>
              <w:right w:val="single" w:sz="4" w:space="0" w:color="7F7F7F"/>
            </w:tcBorders>
            <w:shd w:val="clear" w:color="000000" w:fill="FFCC99"/>
            <w:noWrap/>
            <w:vAlign w:val="bottom"/>
            <w:hideMark/>
          </w:tcPr>
          <w:p w14:paraId="14499FCC" w14:textId="77777777" w:rsidR="00BE6647" w:rsidRPr="00BE6647" w:rsidRDefault="00BE6647" w:rsidP="00BE6647">
            <w:pPr>
              <w:spacing w:after="0" w:line="240" w:lineRule="auto"/>
              <w:rPr>
                <w:rFonts w:ascii="Aptos Narrow" w:eastAsia="Times New Roman" w:hAnsi="Aptos Narrow" w:cs="Times New Roman"/>
                <w:color w:val="3F3F76"/>
                <w:kern w:val="0"/>
                <w:sz w:val="18"/>
                <w:szCs w:val="18"/>
                <w:lang w:eastAsia="en-GB"/>
                <w14:ligatures w14:val="none"/>
              </w:rPr>
            </w:pPr>
            <w:r w:rsidRPr="00BE6647">
              <w:rPr>
                <w:rFonts w:ascii="Aptos Narrow" w:eastAsia="Times New Roman" w:hAnsi="Aptos Narrow" w:cs="Times New Roman"/>
                <w:color w:val="3F3F76"/>
                <w:kern w:val="0"/>
                <w:sz w:val="18"/>
                <w:szCs w:val="18"/>
                <w:lang w:eastAsia="en-GB"/>
                <w14:ligatures w14:val="none"/>
              </w:rPr>
              <w:t>8 days</w:t>
            </w:r>
          </w:p>
        </w:tc>
        <w:tc>
          <w:tcPr>
            <w:tcW w:w="1379" w:type="dxa"/>
            <w:tcBorders>
              <w:top w:val="nil"/>
              <w:left w:val="single" w:sz="4" w:space="0" w:color="3F3F3F"/>
              <w:bottom w:val="single" w:sz="4" w:space="0" w:color="3F3F3F"/>
              <w:right w:val="single" w:sz="4" w:space="0" w:color="3F3F3F"/>
            </w:tcBorders>
            <w:shd w:val="clear" w:color="000000" w:fill="F2F2F2"/>
            <w:noWrap/>
            <w:vAlign w:val="bottom"/>
            <w:hideMark/>
          </w:tcPr>
          <w:p w14:paraId="67842342"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19207390000</w:t>
            </w:r>
          </w:p>
        </w:tc>
        <w:tc>
          <w:tcPr>
            <w:tcW w:w="1329" w:type="dxa"/>
            <w:tcBorders>
              <w:top w:val="nil"/>
              <w:left w:val="nil"/>
              <w:bottom w:val="single" w:sz="4" w:space="0" w:color="3F3F3F"/>
              <w:right w:val="single" w:sz="4" w:space="0" w:color="3F3F3F"/>
            </w:tcBorders>
            <w:shd w:val="clear" w:color="000000" w:fill="F2F2F2"/>
            <w:noWrap/>
            <w:vAlign w:val="bottom"/>
            <w:hideMark/>
          </w:tcPr>
          <w:p w14:paraId="53498620"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138590.7184</w:t>
            </w:r>
          </w:p>
        </w:tc>
        <w:tc>
          <w:tcPr>
            <w:tcW w:w="1338" w:type="dxa"/>
            <w:tcBorders>
              <w:top w:val="nil"/>
              <w:left w:val="nil"/>
              <w:bottom w:val="single" w:sz="4" w:space="0" w:color="3F3F3F"/>
              <w:right w:val="single" w:sz="4" w:space="0" w:color="3F3F3F"/>
            </w:tcBorders>
            <w:shd w:val="clear" w:color="000000" w:fill="F2F2F2"/>
            <w:noWrap/>
            <w:vAlign w:val="bottom"/>
            <w:hideMark/>
          </w:tcPr>
          <w:p w14:paraId="46AB49B9"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103020.0172</w:t>
            </w:r>
          </w:p>
        </w:tc>
        <w:tc>
          <w:tcPr>
            <w:tcW w:w="1012" w:type="dxa"/>
            <w:tcBorders>
              <w:top w:val="nil"/>
              <w:left w:val="nil"/>
              <w:bottom w:val="single" w:sz="4" w:space="0" w:color="3F3F3F"/>
              <w:right w:val="single" w:sz="4" w:space="0" w:color="3F3F3F"/>
            </w:tcBorders>
            <w:shd w:val="clear" w:color="000000" w:fill="F2F2F2"/>
            <w:noWrap/>
            <w:vAlign w:val="bottom"/>
            <w:hideMark/>
          </w:tcPr>
          <w:p w14:paraId="34381EB7"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0.004561</w:t>
            </w:r>
          </w:p>
        </w:tc>
        <w:tc>
          <w:tcPr>
            <w:tcW w:w="1012" w:type="dxa"/>
            <w:tcBorders>
              <w:top w:val="nil"/>
              <w:left w:val="nil"/>
              <w:bottom w:val="single" w:sz="4" w:space="0" w:color="3F3F3F"/>
              <w:right w:val="single" w:sz="4" w:space="0" w:color="3F3F3F"/>
            </w:tcBorders>
            <w:shd w:val="clear" w:color="000000" w:fill="F2F2F2"/>
            <w:noWrap/>
            <w:vAlign w:val="bottom"/>
            <w:hideMark/>
          </w:tcPr>
          <w:p w14:paraId="67FF2A85"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0.003393</w:t>
            </w:r>
          </w:p>
        </w:tc>
        <w:tc>
          <w:tcPr>
            <w:tcW w:w="1012" w:type="dxa"/>
            <w:tcBorders>
              <w:top w:val="nil"/>
              <w:left w:val="nil"/>
              <w:bottom w:val="single" w:sz="4" w:space="0" w:color="3F3F3F"/>
              <w:right w:val="single" w:sz="4" w:space="0" w:color="3F3F3F"/>
            </w:tcBorders>
            <w:shd w:val="clear" w:color="000000" w:fill="F2F2F2"/>
            <w:noWrap/>
            <w:vAlign w:val="bottom"/>
            <w:hideMark/>
          </w:tcPr>
          <w:p w14:paraId="430F1A91"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0.004547</w:t>
            </w:r>
          </w:p>
        </w:tc>
        <w:tc>
          <w:tcPr>
            <w:tcW w:w="1012" w:type="dxa"/>
            <w:tcBorders>
              <w:top w:val="nil"/>
              <w:left w:val="nil"/>
              <w:bottom w:val="single" w:sz="4" w:space="0" w:color="3F3F3F"/>
              <w:right w:val="single" w:sz="4" w:space="0" w:color="3F3F3F"/>
            </w:tcBorders>
            <w:shd w:val="clear" w:color="000000" w:fill="F2F2F2"/>
            <w:noWrap/>
            <w:vAlign w:val="bottom"/>
            <w:hideMark/>
          </w:tcPr>
          <w:p w14:paraId="357AF5E2"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0.818182</w:t>
            </w:r>
          </w:p>
        </w:tc>
      </w:tr>
      <w:tr w:rsidR="00BE6647" w:rsidRPr="00BE6647" w14:paraId="528C42A9" w14:textId="77777777" w:rsidTr="00BE6647">
        <w:trPr>
          <w:trHeight w:val="300"/>
        </w:trPr>
        <w:tc>
          <w:tcPr>
            <w:tcW w:w="922" w:type="dxa"/>
            <w:tcBorders>
              <w:top w:val="nil"/>
              <w:left w:val="single" w:sz="4" w:space="0" w:color="7F7F7F"/>
              <w:bottom w:val="single" w:sz="4" w:space="0" w:color="7F7F7F"/>
              <w:right w:val="single" w:sz="4" w:space="0" w:color="7F7F7F"/>
            </w:tcBorders>
            <w:shd w:val="clear" w:color="000000" w:fill="FFCC99"/>
            <w:noWrap/>
            <w:vAlign w:val="bottom"/>
            <w:hideMark/>
          </w:tcPr>
          <w:p w14:paraId="76A84AC9" w14:textId="77777777" w:rsidR="00BE6647" w:rsidRPr="00BE6647" w:rsidRDefault="00BE6647" w:rsidP="00BE6647">
            <w:pPr>
              <w:spacing w:after="0" w:line="240" w:lineRule="auto"/>
              <w:rPr>
                <w:rFonts w:ascii="Aptos Narrow" w:eastAsia="Times New Roman" w:hAnsi="Aptos Narrow" w:cs="Times New Roman"/>
                <w:color w:val="3F3F76"/>
                <w:kern w:val="0"/>
                <w:sz w:val="18"/>
                <w:szCs w:val="18"/>
                <w:lang w:eastAsia="en-GB"/>
                <w14:ligatures w14:val="none"/>
              </w:rPr>
            </w:pPr>
            <w:r w:rsidRPr="00BE6647">
              <w:rPr>
                <w:rFonts w:ascii="Aptos Narrow" w:eastAsia="Times New Roman" w:hAnsi="Aptos Narrow" w:cs="Times New Roman"/>
                <w:color w:val="3F3F76"/>
                <w:kern w:val="0"/>
                <w:sz w:val="18"/>
                <w:szCs w:val="18"/>
                <w:lang w:eastAsia="en-GB"/>
                <w14:ligatures w14:val="none"/>
              </w:rPr>
              <w:t>9 days</w:t>
            </w:r>
          </w:p>
        </w:tc>
        <w:tc>
          <w:tcPr>
            <w:tcW w:w="1379" w:type="dxa"/>
            <w:tcBorders>
              <w:top w:val="nil"/>
              <w:left w:val="single" w:sz="4" w:space="0" w:color="3F3F3F"/>
              <w:bottom w:val="single" w:sz="4" w:space="0" w:color="3F3F3F"/>
              <w:right w:val="single" w:sz="4" w:space="0" w:color="3F3F3F"/>
            </w:tcBorders>
            <w:shd w:val="clear" w:color="000000" w:fill="F2F2F2"/>
            <w:noWrap/>
            <w:vAlign w:val="bottom"/>
            <w:hideMark/>
          </w:tcPr>
          <w:p w14:paraId="3149EF2A"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20314880000</w:t>
            </w:r>
          </w:p>
        </w:tc>
        <w:tc>
          <w:tcPr>
            <w:tcW w:w="1329" w:type="dxa"/>
            <w:tcBorders>
              <w:top w:val="nil"/>
              <w:left w:val="nil"/>
              <w:bottom w:val="single" w:sz="4" w:space="0" w:color="3F3F3F"/>
              <w:right w:val="single" w:sz="4" w:space="0" w:color="3F3F3F"/>
            </w:tcBorders>
            <w:shd w:val="clear" w:color="000000" w:fill="F2F2F2"/>
            <w:noWrap/>
            <w:vAlign w:val="bottom"/>
            <w:hideMark/>
          </w:tcPr>
          <w:p w14:paraId="7C68F8B1"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142530.2638</w:t>
            </w:r>
          </w:p>
        </w:tc>
        <w:tc>
          <w:tcPr>
            <w:tcW w:w="1338" w:type="dxa"/>
            <w:tcBorders>
              <w:top w:val="nil"/>
              <w:left w:val="nil"/>
              <w:bottom w:val="single" w:sz="4" w:space="0" w:color="3F3F3F"/>
              <w:right w:val="single" w:sz="4" w:space="0" w:color="3F3F3F"/>
            </w:tcBorders>
            <w:shd w:val="clear" w:color="000000" w:fill="F2F2F2"/>
            <w:noWrap/>
            <w:vAlign w:val="bottom"/>
            <w:hideMark/>
          </w:tcPr>
          <w:p w14:paraId="6219A7B8"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103851.3677</w:t>
            </w:r>
          </w:p>
        </w:tc>
        <w:tc>
          <w:tcPr>
            <w:tcW w:w="1012" w:type="dxa"/>
            <w:tcBorders>
              <w:top w:val="nil"/>
              <w:left w:val="nil"/>
              <w:bottom w:val="single" w:sz="4" w:space="0" w:color="3F3F3F"/>
              <w:right w:val="single" w:sz="4" w:space="0" w:color="3F3F3F"/>
            </w:tcBorders>
            <w:shd w:val="clear" w:color="000000" w:fill="F2F2F2"/>
            <w:noWrap/>
            <w:vAlign w:val="bottom"/>
            <w:hideMark/>
          </w:tcPr>
          <w:p w14:paraId="0D441CC8"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0.004598</w:t>
            </w:r>
          </w:p>
        </w:tc>
        <w:tc>
          <w:tcPr>
            <w:tcW w:w="1012" w:type="dxa"/>
            <w:tcBorders>
              <w:top w:val="nil"/>
              <w:left w:val="nil"/>
              <w:bottom w:val="single" w:sz="4" w:space="0" w:color="3F3F3F"/>
              <w:right w:val="single" w:sz="4" w:space="0" w:color="3F3F3F"/>
            </w:tcBorders>
            <w:shd w:val="clear" w:color="000000" w:fill="F2F2F2"/>
            <w:noWrap/>
            <w:vAlign w:val="bottom"/>
            <w:hideMark/>
          </w:tcPr>
          <w:p w14:paraId="0910DD75"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0.003034</w:t>
            </w:r>
          </w:p>
        </w:tc>
        <w:tc>
          <w:tcPr>
            <w:tcW w:w="1012" w:type="dxa"/>
            <w:tcBorders>
              <w:top w:val="nil"/>
              <w:left w:val="nil"/>
              <w:bottom w:val="single" w:sz="4" w:space="0" w:color="3F3F3F"/>
              <w:right w:val="single" w:sz="4" w:space="0" w:color="3F3F3F"/>
            </w:tcBorders>
            <w:shd w:val="clear" w:color="000000" w:fill="F2F2F2"/>
            <w:noWrap/>
            <w:vAlign w:val="bottom"/>
            <w:hideMark/>
          </w:tcPr>
          <w:p w14:paraId="670C78D7"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0.004583</w:t>
            </w:r>
          </w:p>
        </w:tc>
        <w:tc>
          <w:tcPr>
            <w:tcW w:w="1012" w:type="dxa"/>
            <w:tcBorders>
              <w:top w:val="nil"/>
              <w:left w:val="nil"/>
              <w:bottom w:val="single" w:sz="4" w:space="0" w:color="3F3F3F"/>
              <w:right w:val="single" w:sz="4" w:space="0" w:color="3F3F3F"/>
            </w:tcBorders>
            <w:shd w:val="clear" w:color="000000" w:fill="F2F2F2"/>
            <w:noWrap/>
            <w:vAlign w:val="bottom"/>
            <w:hideMark/>
          </w:tcPr>
          <w:p w14:paraId="6484B7CE"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0.727273</w:t>
            </w:r>
          </w:p>
        </w:tc>
      </w:tr>
      <w:tr w:rsidR="00BE6647" w:rsidRPr="00BE6647" w14:paraId="3E291E3C" w14:textId="77777777" w:rsidTr="00BE6647">
        <w:trPr>
          <w:trHeight w:val="300"/>
        </w:trPr>
        <w:tc>
          <w:tcPr>
            <w:tcW w:w="922" w:type="dxa"/>
            <w:tcBorders>
              <w:top w:val="nil"/>
              <w:left w:val="single" w:sz="4" w:space="0" w:color="7F7F7F"/>
              <w:bottom w:val="single" w:sz="4" w:space="0" w:color="7F7F7F"/>
              <w:right w:val="single" w:sz="4" w:space="0" w:color="7F7F7F"/>
            </w:tcBorders>
            <w:shd w:val="clear" w:color="000000" w:fill="FFCC99"/>
            <w:noWrap/>
            <w:vAlign w:val="bottom"/>
            <w:hideMark/>
          </w:tcPr>
          <w:p w14:paraId="69E62BA7" w14:textId="77777777" w:rsidR="00BE6647" w:rsidRPr="00BE6647" w:rsidRDefault="00BE6647" w:rsidP="00BE6647">
            <w:pPr>
              <w:spacing w:after="0" w:line="240" w:lineRule="auto"/>
              <w:rPr>
                <w:rFonts w:ascii="Aptos Narrow" w:eastAsia="Times New Roman" w:hAnsi="Aptos Narrow" w:cs="Times New Roman"/>
                <w:color w:val="3F3F76"/>
                <w:kern w:val="0"/>
                <w:sz w:val="18"/>
                <w:szCs w:val="18"/>
                <w:lang w:eastAsia="en-GB"/>
                <w14:ligatures w14:val="none"/>
              </w:rPr>
            </w:pPr>
            <w:r w:rsidRPr="00BE6647">
              <w:rPr>
                <w:rFonts w:ascii="Aptos Narrow" w:eastAsia="Times New Roman" w:hAnsi="Aptos Narrow" w:cs="Times New Roman"/>
                <w:color w:val="3F3F76"/>
                <w:kern w:val="0"/>
                <w:sz w:val="18"/>
                <w:szCs w:val="18"/>
                <w:lang w:eastAsia="en-GB"/>
                <w14:ligatures w14:val="none"/>
              </w:rPr>
              <w:t>10 days</w:t>
            </w:r>
          </w:p>
        </w:tc>
        <w:tc>
          <w:tcPr>
            <w:tcW w:w="1379" w:type="dxa"/>
            <w:tcBorders>
              <w:top w:val="nil"/>
              <w:left w:val="single" w:sz="4" w:space="0" w:color="3F3F3F"/>
              <w:bottom w:val="single" w:sz="4" w:space="0" w:color="3F3F3F"/>
              <w:right w:val="single" w:sz="4" w:space="0" w:color="3F3F3F"/>
            </w:tcBorders>
            <w:shd w:val="clear" w:color="000000" w:fill="F2F2F2"/>
            <w:noWrap/>
            <w:vAlign w:val="bottom"/>
            <w:hideMark/>
          </w:tcPr>
          <w:p w14:paraId="3E2592D7"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21205930000</w:t>
            </w:r>
          </w:p>
        </w:tc>
        <w:tc>
          <w:tcPr>
            <w:tcW w:w="1329" w:type="dxa"/>
            <w:tcBorders>
              <w:top w:val="nil"/>
              <w:left w:val="nil"/>
              <w:bottom w:val="single" w:sz="4" w:space="0" w:color="3F3F3F"/>
              <w:right w:val="single" w:sz="4" w:space="0" w:color="3F3F3F"/>
            </w:tcBorders>
            <w:shd w:val="clear" w:color="000000" w:fill="F2F2F2"/>
            <w:noWrap/>
            <w:vAlign w:val="bottom"/>
            <w:hideMark/>
          </w:tcPr>
          <w:p w14:paraId="427F0E88"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145622.5597</w:t>
            </w:r>
          </w:p>
        </w:tc>
        <w:tc>
          <w:tcPr>
            <w:tcW w:w="1338" w:type="dxa"/>
            <w:tcBorders>
              <w:top w:val="nil"/>
              <w:left w:val="nil"/>
              <w:bottom w:val="single" w:sz="4" w:space="0" w:color="3F3F3F"/>
              <w:right w:val="single" w:sz="4" w:space="0" w:color="3F3F3F"/>
            </w:tcBorders>
            <w:shd w:val="clear" w:color="000000" w:fill="F2F2F2"/>
            <w:noWrap/>
            <w:vAlign w:val="bottom"/>
            <w:hideMark/>
          </w:tcPr>
          <w:p w14:paraId="1F5D5BBD"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105369.2085</w:t>
            </w:r>
          </w:p>
        </w:tc>
        <w:tc>
          <w:tcPr>
            <w:tcW w:w="1012" w:type="dxa"/>
            <w:tcBorders>
              <w:top w:val="nil"/>
              <w:left w:val="nil"/>
              <w:bottom w:val="single" w:sz="4" w:space="0" w:color="3F3F3F"/>
              <w:right w:val="single" w:sz="4" w:space="0" w:color="3F3F3F"/>
            </w:tcBorders>
            <w:shd w:val="clear" w:color="000000" w:fill="F2F2F2"/>
            <w:noWrap/>
            <w:vAlign w:val="bottom"/>
            <w:hideMark/>
          </w:tcPr>
          <w:p w14:paraId="5B951D74"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0.004666</w:t>
            </w:r>
          </w:p>
        </w:tc>
        <w:tc>
          <w:tcPr>
            <w:tcW w:w="1012" w:type="dxa"/>
            <w:tcBorders>
              <w:top w:val="nil"/>
              <w:left w:val="nil"/>
              <w:bottom w:val="single" w:sz="4" w:space="0" w:color="3F3F3F"/>
              <w:right w:val="single" w:sz="4" w:space="0" w:color="3F3F3F"/>
            </w:tcBorders>
            <w:shd w:val="clear" w:color="000000" w:fill="F2F2F2"/>
            <w:noWrap/>
            <w:vAlign w:val="bottom"/>
            <w:hideMark/>
          </w:tcPr>
          <w:p w14:paraId="0297C309"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0.003234</w:t>
            </w:r>
          </w:p>
        </w:tc>
        <w:tc>
          <w:tcPr>
            <w:tcW w:w="1012" w:type="dxa"/>
            <w:tcBorders>
              <w:top w:val="nil"/>
              <w:left w:val="nil"/>
              <w:bottom w:val="single" w:sz="4" w:space="0" w:color="3F3F3F"/>
              <w:right w:val="single" w:sz="4" w:space="0" w:color="3F3F3F"/>
            </w:tcBorders>
            <w:shd w:val="clear" w:color="000000" w:fill="F2F2F2"/>
            <w:noWrap/>
            <w:vAlign w:val="bottom"/>
            <w:hideMark/>
          </w:tcPr>
          <w:p w14:paraId="1321E639"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0.004651</w:t>
            </w:r>
          </w:p>
        </w:tc>
        <w:tc>
          <w:tcPr>
            <w:tcW w:w="1012" w:type="dxa"/>
            <w:tcBorders>
              <w:top w:val="nil"/>
              <w:left w:val="nil"/>
              <w:bottom w:val="single" w:sz="4" w:space="0" w:color="3F3F3F"/>
              <w:right w:val="single" w:sz="4" w:space="0" w:color="3F3F3F"/>
            </w:tcBorders>
            <w:shd w:val="clear" w:color="000000" w:fill="F2F2F2"/>
            <w:noWrap/>
            <w:vAlign w:val="bottom"/>
            <w:hideMark/>
          </w:tcPr>
          <w:p w14:paraId="1689C3CC"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0.636364</w:t>
            </w:r>
          </w:p>
        </w:tc>
      </w:tr>
      <w:tr w:rsidR="00BE6647" w:rsidRPr="00BE6647" w14:paraId="16FFEC61" w14:textId="77777777" w:rsidTr="00BE6647">
        <w:trPr>
          <w:trHeight w:val="300"/>
        </w:trPr>
        <w:tc>
          <w:tcPr>
            <w:tcW w:w="922" w:type="dxa"/>
            <w:tcBorders>
              <w:top w:val="nil"/>
              <w:left w:val="single" w:sz="4" w:space="0" w:color="7F7F7F"/>
              <w:bottom w:val="single" w:sz="4" w:space="0" w:color="7F7F7F"/>
              <w:right w:val="single" w:sz="4" w:space="0" w:color="7F7F7F"/>
            </w:tcBorders>
            <w:shd w:val="clear" w:color="000000" w:fill="FFCC99"/>
            <w:noWrap/>
            <w:vAlign w:val="bottom"/>
            <w:hideMark/>
          </w:tcPr>
          <w:p w14:paraId="4A79B552" w14:textId="77777777" w:rsidR="00BE6647" w:rsidRPr="00BE6647" w:rsidRDefault="00BE6647" w:rsidP="00BE6647">
            <w:pPr>
              <w:spacing w:after="0" w:line="240" w:lineRule="auto"/>
              <w:rPr>
                <w:rFonts w:ascii="Aptos Narrow" w:eastAsia="Times New Roman" w:hAnsi="Aptos Narrow" w:cs="Times New Roman"/>
                <w:color w:val="3F3F76"/>
                <w:kern w:val="0"/>
                <w:sz w:val="18"/>
                <w:szCs w:val="18"/>
                <w:lang w:eastAsia="en-GB"/>
                <w14:ligatures w14:val="none"/>
              </w:rPr>
            </w:pPr>
            <w:r w:rsidRPr="00BE6647">
              <w:rPr>
                <w:rFonts w:ascii="Aptos Narrow" w:eastAsia="Times New Roman" w:hAnsi="Aptos Narrow" w:cs="Times New Roman"/>
                <w:color w:val="3F3F76"/>
                <w:kern w:val="0"/>
                <w:sz w:val="18"/>
                <w:szCs w:val="18"/>
                <w:lang w:eastAsia="en-GB"/>
                <w14:ligatures w14:val="none"/>
              </w:rPr>
              <w:t>11 days</w:t>
            </w:r>
          </w:p>
        </w:tc>
        <w:tc>
          <w:tcPr>
            <w:tcW w:w="1379" w:type="dxa"/>
            <w:tcBorders>
              <w:top w:val="nil"/>
              <w:left w:val="single" w:sz="4" w:space="0" w:color="3F3F3F"/>
              <w:bottom w:val="single" w:sz="4" w:space="0" w:color="3F3F3F"/>
              <w:right w:val="single" w:sz="4" w:space="0" w:color="3F3F3F"/>
            </w:tcBorders>
            <w:shd w:val="clear" w:color="000000" w:fill="F2F2F2"/>
            <w:noWrap/>
            <w:vAlign w:val="bottom"/>
            <w:hideMark/>
          </w:tcPr>
          <w:p w14:paraId="3A2DD63E"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22015480000</w:t>
            </w:r>
          </w:p>
        </w:tc>
        <w:tc>
          <w:tcPr>
            <w:tcW w:w="1329" w:type="dxa"/>
            <w:tcBorders>
              <w:top w:val="nil"/>
              <w:left w:val="nil"/>
              <w:bottom w:val="single" w:sz="4" w:space="0" w:color="3F3F3F"/>
              <w:right w:val="single" w:sz="4" w:space="0" w:color="3F3F3F"/>
            </w:tcBorders>
            <w:shd w:val="clear" w:color="000000" w:fill="F2F2F2"/>
            <w:noWrap/>
            <w:vAlign w:val="bottom"/>
            <w:hideMark/>
          </w:tcPr>
          <w:p w14:paraId="0B80DEFF"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148376.1557</w:t>
            </w:r>
          </w:p>
        </w:tc>
        <w:tc>
          <w:tcPr>
            <w:tcW w:w="1338" w:type="dxa"/>
            <w:tcBorders>
              <w:top w:val="nil"/>
              <w:left w:val="nil"/>
              <w:bottom w:val="single" w:sz="4" w:space="0" w:color="3F3F3F"/>
              <w:right w:val="single" w:sz="4" w:space="0" w:color="3F3F3F"/>
            </w:tcBorders>
            <w:shd w:val="clear" w:color="000000" w:fill="F2F2F2"/>
            <w:noWrap/>
            <w:vAlign w:val="bottom"/>
            <w:hideMark/>
          </w:tcPr>
          <w:p w14:paraId="69F78146"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110816.4788</w:t>
            </w:r>
          </w:p>
        </w:tc>
        <w:tc>
          <w:tcPr>
            <w:tcW w:w="1012" w:type="dxa"/>
            <w:tcBorders>
              <w:top w:val="nil"/>
              <w:left w:val="nil"/>
              <w:bottom w:val="single" w:sz="4" w:space="0" w:color="3F3F3F"/>
              <w:right w:val="single" w:sz="4" w:space="0" w:color="3F3F3F"/>
            </w:tcBorders>
            <w:shd w:val="clear" w:color="000000" w:fill="F2F2F2"/>
            <w:noWrap/>
            <w:vAlign w:val="bottom"/>
            <w:hideMark/>
          </w:tcPr>
          <w:p w14:paraId="572753D0"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0.004909</w:t>
            </w:r>
          </w:p>
        </w:tc>
        <w:tc>
          <w:tcPr>
            <w:tcW w:w="1012" w:type="dxa"/>
            <w:tcBorders>
              <w:top w:val="nil"/>
              <w:left w:val="nil"/>
              <w:bottom w:val="single" w:sz="4" w:space="0" w:color="3F3F3F"/>
              <w:right w:val="single" w:sz="4" w:space="0" w:color="3F3F3F"/>
            </w:tcBorders>
            <w:shd w:val="clear" w:color="000000" w:fill="F2F2F2"/>
            <w:noWrap/>
            <w:vAlign w:val="bottom"/>
            <w:hideMark/>
          </w:tcPr>
          <w:p w14:paraId="1AC7364B"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0.003592</w:t>
            </w:r>
          </w:p>
        </w:tc>
        <w:tc>
          <w:tcPr>
            <w:tcW w:w="1012" w:type="dxa"/>
            <w:tcBorders>
              <w:top w:val="nil"/>
              <w:left w:val="nil"/>
              <w:bottom w:val="single" w:sz="4" w:space="0" w:color="3F3F3F"/>
              <w:right w:val="single" w:sz="4" w:space="0" w:color="3F3F3F"/>
            </w:tcBorders>
            <w:shd w:val="clear" w:color="000000" w:fill="F2F2F2"/>
            <w:noWrap/>
            <w:vAlign w:val="bottom"/>
            <w:hideMark/>
          </w:tcPr>
          <w:p w14:paraId="677AAC04"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0.004893</w:t>
            </w:r>
          </w:p>
        </w:tc>
        <w:tc>
          <w:tcPr>
            <w:tcW w:w="1012" w:type="dxa"/>
            <w:tcBorders>
              <w:top w:val="nil"/>
              <w:left w:val="nil"/>
              <w:bottom w:val="single" w:sz="4" w:space="0" w:color="3F3F3F"/>
              <w:right w:val="single" w:sz="4" w:space="0" w:color="3F3F3F"/>
            </w:tcBorders>
            <w:shd w:val="clear" w:color="000000" w:fill="F2F2F2"/>
            <w:noWrap/>
            <w:vAlign w:val="bottom"/>
            <w:hideMark/>
          </w:tcPr>
          <w:p w14:paraId="68260E4F"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0.681818</w:t>
            </w:r>
          </w:p>
        </w:tc>
      </w:tr>
      <w:tr w:rsidR="00BE6647" w:rsidRPr="00BE6647" w14:paraId="23121274" w14:textId="77777777" w:rsidTr="00BE6647">
        <w:trPr>
          <w:trHeight w:val="300"/>
        </w:trPr>
        <w:tc>
          <w:tcPr>
            <w:tcW w:w="922" w:type="dxa"/>
            <w:tcBorders>
              <w:top w:val="nil"/>
              <w:left w:val="single" w:sz="4" w:space="0" w:color="7F7F7F"/>
              <w:bottom w:val="single" w:sz="4" w:space="0" w:color="7F7F7F"/>
              <w:right w:val="single" w:sz="4" w:space="0" w:color="7F7F7F"/>
            </w:tcBorders>
            <w:shd w:val="clear" w:color="000000" w:fill="FFCC99"/>
            <w:noWrap/>
            <w:vAlign w:val="bottom"/>
            <w:hideMark/>
          </w:tcPr>
          <w:p w14:paraId="731C0C7E" w14:textId="77777777" w:rsidR="00BE6647" w:rsidRPr="00BE6647" w:rsidRDefault="00BE6647" w:rsidP="00BE6647">
            <w:pPr>
              <w:spacing w:after="0" w:line="240" w:lineRule="auto"/>
              <w:rPr>
                <w:rFonts w:ascii="Aptos Narrow" w:eastAsia="Times New Roman" w:hAnsi="Aptos Narrow" w:cs="Times New Roman"/>
                <w:color w:val="3F3F76"/>
                <w:kern w:val="0"/>
                <w:sz w:val="18"/>
                <w:szCs w:val="18"/>
                <w:lang w:eastAsia="en-GB"/>
                <w14:ligatures w14:val="none"/>
              </w:rPr>
            </w:pPr>
            <w:r w:rsidRPr="00BE6647">
              <w:rPr>
                <w:rFonts w:ascii="Aptos Narrow" w:eastAsia="Times New Roman" w:hAnsi="Aptos Narrow" w:cs="Times New Roman"/>
                <w:color w:val="3F3F76"/>
                <w:kern w:val="0"/>
                <w:sz w:val="18"/>
                <w:szCs w:val="18"/>
                <w:lang w:eastAsia="en-GB"/>
                <w14:ligatures w14:val="none"/>
              </w:rPr>
              <w:t>12 days</w:t>
            </w:r>
          </w:p>
        </w:tc>
        <w:tc>
          <w:tcPr>
            <w:tcW w:w="1379" w:type="dxa"/>
            <w:tcBorders>
              <w:top w:val="nil"/>
              <w:left w:val="single" w:sz="4" w:space="0" w:color="3F3F3F"/>
              <w:bottom w:val="single" w:sz="4" w:space="0" w:color="3F3F3F"/>
              <w:right w:val="single" w:sz="4" w:space="0" w:color="3F3F3F"/>
            </w:tcBorders>
            <w:shd w:val="clear" w:color="000000" w:fill="F2F2F2"/>
            <w:noWrap/>
            <w:vAlign w:val="bottom"/>
            <w:hideMark/>
          </w:tcPr>
          <w:p w14:paraId="16183403"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23219720000</w:t>
            </w:r>
          </w:p>
        </w:tc>
        <w:tc>
          <w:tcPr>
            <w:tcW w:w="1329" w:type="dxa"/>
            <w:tcBorders>
              <w:top w:val="nil"/>
              <w:left w:val="nil"/>
              <w:bottom w:val="single" w:sz="4" w:space="0" w:color="3F3F3F"/>
              <w:right w:val="single" w:sz="4" w:space="0" w:color="3F3F3F"/>
            </w:tcBorders>
            <w:shd w:val="clear" w:color="000000" w:fill="F2F2F2"/>
            <w:noWrap/>
            <w:vAlign w:val="bottom"/>
            <w:hideMark/>
          </w:tcPr>
          <w:p w14:paraId="399022D8"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152380.1674</w:t>
            </w:r>
          </w:p>
        </w:tc>
        <w:tc>
          <w:tcPr>
            <w:tcW w:w="1338" w:type="dxa"/>
            <w:tcBorders>
              <w:top w:val="nil"/>
              <w:left w:val="nil"/>
              <w:bottom w:val="single" w:sz="4" w:space="0" w:color="3F3F3F"/>
              <w:right w:val="single" w:sz="4" w:space="0" w:color="3F3F3F"/>
            </w:tcBorders>
            <w:shd w:val="clear" w:color="000000" w:fill="F2F2F2"/>
            <w:noWrap/>
            <w:vAlign w:val="bottom"/>
            <w:hideMark/>
          </w:tcPr>
          <w:p w14:paraId="69958472"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119069.2495</w:t>
            </w:r>
          </w:p>
        </w:tc>
        <w:tc>
          <w:tcPr>
            <w:tcW w:w="1012" w:type="dxa"/>
            <w:tcBorders>
              <w:top w:val="nil"/>
              <w:left w:val="nil"/>
              <w:bottom w:val="single" w:sz="4" w:space="0" w:color="3F3F3F"/>
              <w:right w:val="single" w:sz="4" w:space="0" w:color="3F3F3F"/>
            </w:tcBorders>
            <w:shd w:val="clear" w:color="000000" w:fill="F2F2F2"/>
            <w:noWrap/>
            <w:vAlign w:val="bottom"/>
            <w:hideMark/>
          </w:tcPr>
          <w:p w14:paraId="2806EA4C"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0.005276</w:t>
            </w:r>
          </w:p>
        </w:tc>
        <w:tc>
          <w:tcPr>
            <w:tcW w:w="1012" w:type="dxa"/>
            <w:tcBorders>
              <w:top w:val="nil"/>
              <w:left w:val="nil"/>
              <w:bottom w:val="single" w:sz="4" w:space="0" w:color="3F3F3F"/>
              <w:right w:val="single" w:sz="4" w:space="0" w:color="3F3F3F"/>
            </w:tcBorders>
            <w:shd w:val="clear" w:color="000000" w:fill="F2F2F2"/>
            <w:noWrap/>
            <w:vAlign w:val="bottom"/>
            <w:hideMark/>
          </w:tcPr>
          <w:p w14:paraId="2C573A21"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0.004047</w:t>
            </w:r>
          </w:p>
        </w:tc>
        <w:tc>
          <w:tcPr>
            <w:tcW w:w="1012" w:type="dxa"/>
            <w:tcBorders>
              <w:top w:val="nil"/>
              <w:left w:val="nil"/>
              <w:bottom w:val="single" w:sz="4" w:space="0" w:color="3F3F3F"/>
              <w:right w:val="single" w:sz="4" w:space="0" w:color="3F3F3F"/>
            </w:tcBorders>
            <w:shd w:val="clear" w:color="000000" w:fill="F2F2F2"/>
            <w:noWrap/>
            <w:vAlign w:val="bottom"/>
            <w:hideMark/>
          </w:tcPr>
          <w:p w14:paraId="295DD9A2"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0.005259</w:t>
            </w:r>
          </w:p>
        </w:tc>
        <w:tc>
          <w:tcPr>
            <w:tcW w:w="1012" w:type="dxa"/>
            <w:tcBorders>
              <w:top w:val="nil"/>
              <w:left w:val="nil"/>
              <w:bottom w:val="single" w:sz="4" w:space="0" w:color="3F3F3F"/>
              <w:right w:val="single" w:sz="4" w:space="0" w:color="3F3F3F"/>
            </w:tcBorders>
            <w:shd w:val="clear" w:color="000000" w:fill="F2F2F2"/>
            <w:noWrap/>
            <w:vAlign w:val="bottom"/>
            <w:hideMark/>
          </w:tcPr>
          <w:p w14:paraId="1072E6EF"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0.681818</w:t>
            </w:r>
          </w:p>
        </w:tc>
      </w:tr>
      <w:tr w:rsidR="00BE6647" w:rsidRPr="00BE6647" w14:paraId="78959539" w14:textId="77777777" w:rsidTr="00BE6647">
        <w:trPr>
          <w:trHeight w:val="300"/>
        </w:trPr>
        <w:tc>
          <w:tcPr>
            <w:tcW w:w="922" w:type="dxa"/>
            <w:tcBorders>
              <w:top w:val="nil"/>
              <w:left w:val="single" w:sz="4" w:space="0" w:color="7F7F7F"/>
              <w:bottom w:val="single" w:sz="4" w:space="0" w:color="7F7F7F"/>
              <w:right w:val="single" w:sz="4" w:space="0" w:color="7F7F7F"/>
            </w:tcBorders>
            <w:shd w:val="clear" w:color="000000" w:fill="FFCC99"/>
            <w:noWrap/>
            <w:vAlign w:val="bottom"/>
            <w:hideMark/>
          </w:tcPr>
          <w:p w14:paraId="075AA564" w14:textId="77777777" w:rsidR="00BE6647" w:rsidRPr="00BE6647" w:rsidRDefault="00BE6647" w:rsidP="00BE6647">
            <w:pPr>
              <w:spacing w:after="0" w:line="240" w:lineRule="auto"/>
              <w:rPr>
                <w:rFonts w:ascii="Aptos Narrow" w:eastAsia="Times New Roman" w:hAnsi="Aptos Narrow" w:cs="Times New Roman"/>
                <w:color w:val="3F3F76"/>
                <w:kern w:val="0"/>
                <w:sz w:val="18"/>
                <w:szCs w:val="18"/>
                <w:lang w:eastAsia="en-GB"/>
                <w14:ligatures w14:val="none"/>
              </w:rPr>
            </w:pPr>
            <w:r w:rsidRPr="00BE6647">
              <w:rPr>
                <w:rFonts w:ascii="Aptos Narrow" w:eastAsia="Times New Roman" w:hAnsi="Aptos Narrow" w:cs="Times New Roman"/>
                <w:color w:val="3F3F76"/>
                <w:kern w:val="0"/>
                <w:sz w:val="18"/>
                <w:szCs w:val="18"/>
                <w:lang w:eastAsia="en-GB"/>
                <w14:ligatures w14:val="none"/>
              </w:rPr>
              <w:t>13 days</w:t>
            </w:r>
          </w:p>
        </w:tc>
        <w:tc>
          <w:tcPr>
            <w:tcW w:w="1379" w:type="dxa"/>
            <w:tcBorders>
              <w:top w:val="nil"/>
              <w:left w:val="single" w:sz="4" w:space="0" w:color="3F3F3F"/>
              <w:bottom w:val="single" w:sz="4" w:space="0" w:color="3F3F3F"/>
              <w:right w:val="single" w:sz="4" w:space="0" w:color="3F3F3F"/>
            </w:tcBorders>
            <w:shd w:val="clear" w:color="000000" w:fill="F2F2F2"/>
            <w:noWrap/>
            <w:vAlign w:val="bottom"/>
            <w:hideMark/>
          </w:tcPr>
          <w:p w14:paraId="3B87981D"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24452890000</w:t>
            </w:r>
          </w:p>
        </w:tc>
        <w:tc>
          <w:tcPr>
            <w:tcW w:w="1329" w:type="dxa"/>
            <w:tcBorders>
              <w:top w:val="nil"/>
              <w:left w:val="nil"/>
              <w:bottom w:val="single" w:sz="4" w:space="0" w:color="3F3F3F"/>
              <w:right w:val="single" w:sz="4" w:space="0" w:color="3F3F3F"/>
            </w:tcBorders>
            <w:shd w:val="clear" w:color="000000" w:fill="F2F2F2"/>
            <w:noWrap/>
            <w:vAlign w:val="bottom"/>
            <w:hideMark/>
          </w:tcPr>
          <w:p w14:paraId="5BE35F82"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156374.196</w:t>
            </w:r>
          </w:p>
        </w:tc>
        <w:tc>
          <w:tcPr>
            <w:tcW w:w="1338" w:type="dxa"/>
            <w:tcBorders>
              <w:top w:val="nil"/>
              <w:left w:val="nil"/>
              <w:bottom w:val="single" w:sz="4" w:space="0" w:color="3F3F3F"/>
              <w:right w:val="single" w:sz="4" w:space="0" w:color="3F3F3F"/>
            </w:tcBorders>
            <w:shd w:val="clear" w:color="000000" w:fill="F2F2F2"/>
            <w:noWrap/>
            <w:vAlign w:val="bottom"/>
            <w:hideMark/>
          </w:tcPr>
          <w:p w14:paraId="3CD3E94D"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124941.0638</w:t>
            </w:r>
          </w:p>
        </w:tc>
        <w:tc>
          <w:tcPr>
            <w:tcW w:w="1012" w:type="dxa"/>
            <w:tcBorders>
              <w:top w:val="nil"/>
              <w:left w:val="nil"/>
              <w:bottom w:val="single" w:sz="4" w:space="0" w:color="3F3F3F"/>
              <w:right w:val="single" w:sz="4" w:space="0" w:color="3F3F3F"/>
            </w:tcBorders>
            <w:shd w:val="clear" w:color="000000" w:fill="F2F2F2"/>
            <w:noWrap/>
            <w:vAlign w:val="bottom"/>
            <w:hideMark/>
          </w:tcPr>
          <w:p w14:paraId="28A9F81B"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0.005537</w:t>
            </w:r>
          </w:p>
        </w:tc>
        <w:tc>
          <w:tcPr>
            <w:tcW w:w="1012" w:type="dxa"/>
            <w:tcBorders>
              <w:top w:val="nil"/>
              <w:left w:val="nil"/>
              <w:bottom w:val="single" w:sz="4" w:space="0" w:color="3F3F3F"/>
              <w:right w:val="single" w:sz="4" w:space="0" w:color="3F3F3F"/>
            </w:tcBorders>
            <w:shd w:val="clear" w:color="000000" w:fill="F2F2F2"/>
            <w:noWrap/>
            <w:vAlign w:val="bottom"/>
            <w:hideMark/>
          </w:tcPr>
          <w:p w14:paraId="1B9FE214"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0.004461</w:t>
            </w:r>
          </w:p>
        </w:tc>
        <w:tc>
          <w:tcPr>
            <w:tcW w:w="1012" w:type="dxa"/>
            <w:tcBorders>
              <w:top w:val="nil"/>
              <w:left w:val="nil"/>
              <w:bottom w:val="single" w:sz="4" w:space="0" w:color="3F3F3F"/>
              <w:right w:val="single" w:sz="4" w:space="0" w:color="3F3F3F"/>
            </w:tcBorders>
            <w:shd w:val="clear" w:color="000000" w:fill="F2F2F2"/>
            <w:noWrap/>
            <w:vAlign w:val="bottom"/>
            <w:hideMark/>
          </w:tcPr>
          <w:p w14:paraId="5FB0CA91"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0.00552</w:t>
            </w:r>
          </w:p>
        </w:tc>
        <w:tc>
          <w:tcPr>
            <w:tcW w:w="1012" w:type="dxa"/>
            <w:tcBorders>
              <w:top w:val="nil"/>
              <w:left w:val="nil"/>
              <w:bottom w:val="single" w:sz="4" w:space="0" w:color="3F3F3F"/>
              <w:right w:val="single" w:sz="4" w:space="0" w:color="3F3F3F"/>
            </w:tcBorders>
            <w:shd w:val="clear" w:color="000000" w:fill="F2F2F2"/>
            <w:noWrap/>
            <w:vAlign w:val="bottom"/>
            <w:hideMark/>
          </w:tcPr>
          <w:p w14:paraId="1C580A73"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0.636364</w:t>
            </w:r>
          </w:p>
        </w:tc>
      </w:tr>
      <w:tr w:rsidR="00BE6647" w:rsidRPr="00BE6647" w14:paraId="466E031B" w14:textId="77777777" w:rsidTr="00BE6647">
        <w:trPr>
          <w:trHeight w:val="300"/>
        </w:trPr>
        <w:tc>
          <w:tcPr>
            <w:tcW w:w="922" w:type="dxa"/>
            <w:tcBorders>
              <w:top w:val="nil"/>
              <w:left w:val="single" w:sz="4" w:space="0" w:color="7F7F7F"/>
              <w:bottom w:val="single" w:sz="4" w:space="0" w:color="7F7F7F"/>
              <w:right w:val="single" w:sz="4" w:space="0" w:color="7F7F7F"/>
            </w:tcBorders>
            <w:shd w:val="clear" w:color="000000" w:fill="FFCC99"/>
            <w:noWrap/>
            <w:vAlign w:val="bottom"/>
            <w:hideMark/>
          </w:tcPr>
          <w:p w14:paraId="1D8A956F" w14:textId="77777777" w:rsidR="00BE6647" w:rsidRPr="00BE6647" w:rsidRDefault="00BE6647" w:rsidP="00BE6647">
            <w:pPr>
              <w:spacing w:after="0" w:line="240" w:lineRule="auto"/>
              <w:rPr>
                <w:rFonts w:ascii="Aptos Narrow" w:eastAsia="Times New Roman" w:hAnsi="Aptos Narrow" w:cs="Times New Roman"/>
                <w:color w:val="3F3F76"/>
                <w:kern w:val="0"/>
                <w:sz w:val="18"/>
                <w:szCs w:val="18"/>
                <w:lang w:eastAsia="en-GB"/>
                <w14:ligatures w14:val="none"/>
              </w:rPr>
            </w:pPr>
            <w:r w:rsidRPr="00BE6647">
              <w:rPr>
                <w:rFonts w:ascii="Aptos Narrow" w:eastAsia="Times New Roman" w:hAnsi="Aptos Narrow" w:cs="Times New Roman"/>
                <w:color w:val="3F3F76"/>
                <w:kern w:val="0"/>
                <w:sz w:val="18"/>
                <w:szCs w:val="18"/>
                <w:lang w:eastAsia="en-GB"/>
                <w14:ligatures w14:val="none"/>
              </w:rPr>
              <w:t>14 days</w:t>
            </w:r>
          </w:p>
        </w:tc>
        <w:tc>
          <w:tcPr>
            <w:tcW w:w="1379" w:type="dxa"/>
            <w:tcBorders>
              <w:top w:val="nil"/>
              <w:left w:val="single" w:sz="4" w:space="0" w:color="3F3F3F"/>
              <w:bottom w:val="single" w:sz="4" w:space="0" w:color="3F3F3F"/>
              <w:right w:val="single" w:sz="4" w:space="0" w:color="3F3F3F"/>
            </w:tcBorders>
            <w:shd w:val="clear" w:color="000000" w:fill="F2F2F2"/>
            <w:noWrap/>
            <w:vAlign w:val="bottom"/>
            <w:hideMark/>
          </w:tcPr>
          <w:p w14:paraId="68938230"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25644460000</w:t>
            </w:r>
          </w:p>
        </w:tc>
        <w:tc>
          <w:tcPr>
            <w:tcW w:w="1329" w:type="dxa"/>
            <w:tcBorders>
              <w:top w:val="nil"/>
              <w:left w:val="nil"/>
              <w:bottom w:val="single" w:sz="4" w:space="0" w:color="3F3F3F"/>
              <w:right w:val="single" w:sz="4" w:space="0" w:color="3F3F3F"/>
            </w:tcBorders>
            <w:shd w:val="clear" w:color="000000" w:fill="F2F2F2"/>
            <w:noWrap/>
            <w:vAlign w:val="bottom"/>
            <w:hideMark/>
          </w:tcPr>
          <w:p w14:paraId="7DF6547C"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160138.8747</w:t>
            </w:r>
          </w:p>
        </w:tc>
        <w:tc>
          <w:tcPr>
            <w:tcW w:w="1338" w:type="dxa"/>
            <w:tcBorders>
              <w:top w:val="nil"/>
              <w:left w:val="nil"/>
              <w:bottom w:val="single" w:sz="4" w:space="0" w:color="3F3F3F"/>
              <w:right w:val="single" w:sz="4" w:space="0" w:color="3F3F3F"/>
            </w:tcBorders>
            <w:shd w:val="clear" w:color="000000" w:fill="F2F2F2"/>
            <w:noWrap/>
            <w:vAlign w:val="bottom"/>
            <w:hideMark/>
          </w:tcPr>
          <w:p w14:paraId="6E140C36"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130203.9425</w:t>
            </w:r>
          </w:p>
        </w:tc>
        <w:tc>
          <w:tcPr>
            <w:tcW w:w="1012" w:type="dxa"/>
            <w:tcBorders>
              <w:top w:val="nil"/>
              <w:left w:val="nil"/>
              <w:bottom w:val="single" w:sz="4" w:space="0" w:color="3F3F3F"/>
              <w:right w:val="single" w:sz="4" w:space="0" w:color="3F3F3F"/>
            </w:tcBorders>
            <w:shd w:val="clear" w:color="000000" w:fill="F2F2F2"/>
            <w:noWrap/>
            <w:vAlign w:val="bottom"/>
            <w:hideMark/>
          </w:tcPr>
          <w:p w14:paraId="12255481"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0.005772</w:t>
            </w:r>
          </w:p>
        </w:tc>
        <w:tc>
          <w:tcPr>
            <w:tcW w:w="1012" w:type="dxa"/>
            <w:tcBorders>
              <w:top w:val="nil"/>
              <w:left w:val="nil"/>
              <w:bottom w:val="single" w:sz="4" w:space="0" w:color="3F3F3F"/>
              <w:right w:val="single" w:sz="4" w:space="0" w:color="3F3F3F"/>
            </w:tcBorders>
            <w:shd w:val="clear" w:color="000000" w:fill="F2F2F2"/>
            <w:noWrap/>
            <w:vAlign w:val="bottom"/>
            <w:hideMark/>
          </w:tcPr>
          <w:p w14:paraId="3D278718"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0.004903</w:t>
            </w:r>
          </w:p>
        </w:tc>
        <w:tc>
          <w:tcPr>
            <w:tcW w:w="1012" w:type="dxa"/>
            <w:tcBorders>
              <w:top w:val="nil"/>
              <w:left w:val="nil"/>
              <w:bottom w:val="single" w:sz="4" w:space="0" w:color="3F3F3F"/>
              <w:right w:val="single" w:sz="4" w:space="0" w:color="3F3F3F"/>
            </w:tcBorders>
            <w:shd w:val="clear" w:color="000000" w:fill="F2F2F2"/>
            <w:noWrap/>
            <w:vAlign w:val="bottom"/>
            <w:hideMark/>
          </w:tcPr>
          <w:p w14:paraId="30768055"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0.005754</w:t>
            </w:r>
          </w:p>
        </w:tc>
        <w:tc>
          <w:tcPr>
            <w:tcW w:w="1012" w:type="dxa"/>
            <w:tcBorders>
              <w:top w:val="nil"/>
              <w:left w:val="nil"/>
              <w:bottom w:val="single" w:sz="4" w:space="0" w:color="3F3F3F"/>
              <w:right w:val="single" w:sz="4" w:space="0" w:color="3F3F3F"/>
            </w:tcBorders>
            <w:shd w:val="clear" w:color="000000" w:fill="F2F2F2"/>
            <w:noWrap/>
            <w:vAlign w:val="bottom"/>
            <w:hideMark/>
          </w:tcPr>
          <w:p w14:paraId="4D2603D6"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0.636364</w:t>
            </w:r>
          </w:p>
        </w:tc>
      </w:tr>
      <w:tr w:rsidR="00BE6647" w:rsidRPr="00BE6647" w14:paraId="1787A6C3" w14:textId="77777777" w:rsidTr="00BE6647">
        <w:trPr>
          <w:trHeight w:val="300"/>
        </w:trPr>
        <w:tc>
          <w:tcPr>
            <w:tcW w:w="922" w:type="dxa"/>
            <w:tcBorders>
              <w:top w:val="nil"/>
              <w:left w:val="single" w:sz="4" w:space="0" w:color="7F7F7F"/>
              <w:bottom w:val="single" w:sz="4" w:space="0" w:color="7F7F7F"/>
              <w:right w:val="single" w:sz="4" w:space="0" w:color="7F7F7F"/>
            </w:tcBorders>
            <w:shd w:val="clear" w:color="000000" w:fill="FFCC99"/>
            <w:noWrap/>
            <w:vAlign w:val="bottom"/>
            <w:hideMark/>
          </w:tcPr>
          <w:p w14:paraId="0579FEE6" w14:textId="77777777" w:rsidR="00BE6647" w:rsidRPr="00BE6647" w:rsidRDefault="00BE6647" w:rsidP="00BE6647">
            <w:pPr>
              <w:spacing w:after="0" w:line="240" w:lineRule="auto"/>
              <w:rPr>
                <w:rFonts w:ascii="Aptos Narrow" w:eastAsia="Times New Roman" w:hAnsi="Aptos Narrow" w:cs="Times New Roman"/>
                <w:color w:val="3F3F76"/>
                <w:kern w:val="0"/>
                <w:sz w:val="18"/>
                <w:szCs w:val="18"/>
                <w:lang w:eastAsia="en-GB"/>
                <w14:ligatures w14:val="none"/>
              </w:rPr>
            </w:pPr>
            <w:r w:rsidRPr="00BE6647">
              <w:rPr>
                <w:rFonts w:ascii="Aptos Narrow" w:eastAsia="Times New Roman" w:hAnsi="Aptos Narrow" w:cs="Times New Roman"/>
                <w:color w:val="3F3F76"/>
                <w:kern w:val="0"/>
                <w:sz w:val="18"/>
                <w:szCs w:val="18"/>
                <w:lang w:eastAsia="en-GB"/>
                <w14:ligatures w14:val="none"/>
              </w:rPr>
              <w:t>15 days</w:t>
            </w:r>
          </w:p>
        </w:tc>
        <w:tc>
          <w:tcPr>
            <w:tcW w:w="1379" w:type="dxa"/>
            <w:tcBorders>
              <w:top w:val="nil"/>
              <w:left w:val="single" w:sz="4" w:space="0" w:color="3F3F3F"/>
              <w:bottom w:val="single" w:sz="4" w:space="0" w:color="3F3F3F"/>
              <w:right w:val="single" w:sz="4" w:space="0" w:color="3F3F3F"/>
            </w:tcBorders>
            <w:shd w:val="clear" w:color="000000" w:fill="F2F2F2"/>
            <w:noWrap/>
            <w:vAlign w:val="bottom"/>
            <w:hideMark/>
          </w:tcPr>
          <w:p w14:paraId="34347A19"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27635450000</w:t>
            </w:r>
          </w:p>
        </w:tc>
        <w:tc>
          <w:tcPr>
            <w:tcW w:w="1329" w:type="dxa"/>
            <w:tcBorders>
              <w:top w:val="nil"/>
              <w:left w:val="nil"/>
              <w:bottom w:val="single" w:sz="4" w:space="0" w:color="3F3F3F"/>
              <w:right w:val="single" w:sz="4" w:space="0" w:color="3F3F3F"/>
            </w:tcBorders>
            <w:shd w:val="clear" w:color="000000" w:fill="F2F2F2"/>
            <w:noWrap/>
            <w:vAlign w:val="bottom"/>
            <w:hideMark/>
          </w:tcPr>
          <w:p w14:paraId="5C3CE1EE"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166239.1322</w:t>
            </w:r>
          </w:p>
        </w:tc>
        <w:tc>
          <w:tcPr>
            <w:tcW w:w="1338" w:type="dxa"/>
            <w:tcBorders>
              <w:top w:val="nil"/>
              <w:left w:val="nil"/>
              <w:bottom w:val="single" w:sz="4" w:space="0" w:color="3F3F3F"/>
              <w:right w:val="single" w:sz="4" w:space="0" w:color="3F3F3F"/>
            </w:tcBorders>
            <w:shd w:val="clear" w:color="000000" w:fill="F2F2F2"/>
            <w:noWrap/>
            <w:vAlign w:val="bottom"/>
            <w:hideMark/>
          </w:tcPr>
          <w:p w14:paraId="26B440ED"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139124.207</w:t>
            </w:r>
          </w:p>
        </w:tc>
        <w:tc>
          <w:tcPr>
            <w:tcW w:w="1012" w:type="dxa"/>
            <w:tcBorders>
              <w:top w:val="nil"/>
              <w:left w:val="nil"/>
              <w:bottom w:val="single" w:sz="4" w:space="0" w:color="3F3F3F"/>
              <w:right w:val="single" w:sz="4" w:space="0" w:color="3F3F3F"/>
            </w:tcBorders>
            <w:shd w:val="clear" w:color="000000" w:fill="F2F2F2"/>
            <w:noWrap/>
            <w:vAlign w:val="bottom"/>
            <w:hideMark/>
          </w:tcPr>
          <w:p w14:paraId="6C2B994A"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0.006168</w:t>
            </w:r>
          </w:p>
        </w:tc>
        <w:tc>
          <w:tcPr>
            <w:tcW w:w="1012" w:type="dxa"/>
            <w:tcBorders>
              <w:top w:val="nil"/>
              <w:left w:val="nil"/>
              <w:bottom w:val="single" w:sz="4" w:space="0" w:color="3F3F3F"/>
              <w:right w:val="single" w:sz="4" w:space="0" w:color="3F3F3F"/>
            </w:tcBorders>
            <w:shd w:val="clear" w:color="000000" w:fill="F2F2F2"/>
            <w:noWrap/>
            <w:vAlign w:val="bottom"/>
            <w:hideMark/>
          </w:tcPr>
          <w:p w14:paraId="5FA499E0"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0.005124</w:t>
            </w:r>
          </w:p>
        </w:tc>
        <w:tc>
          <w:tcPr>
            <w:tcW w:w="1012" w:type="dxa"/>
            <w:tcBorders>
              <w:top w:val="nil"/>
              <w:left w:val="nil"/>
              <w:bottom w:val="single" w:sz="4" w:space="0" w:color="3F3F3F"/>
              <w:right w:val="single" w:sz="4" w:space="0" w:color="3F3F3F"/>
            </w:tcBorders>
            <w:shd w:val="clear" w:color="000000" w:fill="F2F2F2"/>
            <w:noWrap/>
            <w:vAlign w:val="bottom"/>
            <w:hideMark/>
          </w:tcPr>
          <w:p w14:paraId="48B01917"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0.006149</w:t>
            </w:r>
          </w:p>
        </w:tc>
        <w:tc>
          <w:tcPr>
            <w:tcW w:w="1012" w:type="dxa"/>
            <w:tcBorders>
              <w:top w:val="nil"/>
              <w:left w:val="nil"/>
              <w:bottom w:val="single" w:sz="4" w:space="0" w:color="3F3F3F"/>
              <w:right w:val="single" w:sz="4" w:space="0" w:color="3F3F3F"/>
            </w:tcBorders>
            <w:shd w:val="clear" w:color="000000" w:fill="F2F2F2"/>
            <w:noWrap/>
            <w:vAlign w:val="bottom"/>
            <w:hideMark/>
          </w:tcPr>
          <w:p w14:paraId="26BF64B8"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0.590909</w:t>
            </w:r>
          </w:p>
        </w:tc>
      </w:tr>
      <w:tr w:rsidR="00BE6647" w:rsidRPr="00BE6647" w14:paraId="1087B561" w14:textId="77777777" w:rsidTr="00BE6647">
        <w:trPr>
          <w:trHeight w:val="300"/>
        </w:trPr>
        <w:tc>
          <w:tcPr>
            <w:tcW w:w="922" w:type="dxa"/>
            <w:tcBorders>
              <w:top w:val="nil"/>
              <w:left w:val="single" w:sz="4" w:space="0" w:color="7F7F7F"/>
              <w:bottom w:val="single" w:sz="4" w:space="0" w:color="7F7F7F"/>
              <w:right w:val="single" w:sz="4" w:space="0" w:color="7F7F7F"/>
            </w:tcBorders>
            <w:shd w:val="clear" w:color="000000" w:fill="FFCC99"/>
            <w:noWrap/>
            <w:vAlign w:val="bottom"/>
            <w:hideMark/>
          </w:tcPr>
          <w:p w14:paraId="4A1537FE" w14:textId="77777777" w:rsidR="00BE6647" w:rsidRPr="00BE6647" w:rsidRDefault="00BE6647" w:rsidP="00BE6647">
            <w:pPr>
              <w:spacing w:after="0" w:line="240" w:lineRule="auto"/>
              <w:rPr>
                <w:rFonts w:ascii="Aptos Narrow" w:eastAsia="Times New Roman" w:hAnsi="Aptos Narrow" w:cs="Times New Roman"/>
                <w:color w:val="3F3F76"/>
                <w:kern w:val="0"/>
                <w:sz w:val="18"/>
                <w:szCs w:val="18"/>
                <w:lang w:eastAsia="en-GB"/>
                <w14:ligatures w14:val="none"/>
              </w:rPr>
            </w:pPr>
            <w:r w:rsidRPr="00BE6647">
              <w:rPr>
                <w:rFonts w:ascii="Aptos Narrow" w:eastAsia="Times New Roman" w:hAnsi="Aptos Narrow" w:cs="Times New Roman"/>
                <w:color w:val="3F3F76"/>
                <w:kern w:val="0"/>
                <w:sz w:val="18"/>
                <w:szCs w:val="18"/>
                <w:lang w:eastAsia="en-GB"/>
                <w14:ligatures w14:val="none"/>
              </w:rPr>
              <w:t>16 days</w:t>
            </w:r>
          </w:p>
        </w:tc>
        <w:tc>
          <w:tcPr>
            <w:tcW w:w="1379" w:type="dxa"/>
            <w:tcBorders>
              <w:top w:val="nil"/>
              <w:left w:val="single" w:sz="4" w:space="0" w:color="3F3F3F"/>
              <w:bottom w:val="single" w:sz="4" w:space="0" w:color="3F3F3F"/>
              <w:right w:val="single" w:sz="4" w:space="0" w:color="3F3F3F"/>
            </w:tcBorders>
            <w:shd w:val="clear" w:color="000000" w:fill="F2F2F2"/>
            <w:noWrap/>
            <w:vAlign w:val="bottom"/>
            <w:hideMark/>
          </w:tcPr>
          <w:p w14:paraId="2B11EB1C"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32922510000</w:t>
            </w:r>
          </w:p>
        </w:tc>
        <w:tc>
          <w:tcPr>
            <w:tcW w:w="1329" w:type="dxa"/>
            <w:tcBorders>
              <w:top w:val="nil"/>
              <w:left w:val="nil"/>
              <w:bottom w:val="single" w:sz="4" w:space="0" w:color="3F3F3F"/>
              <w:right w:val="single" w:sz="4" w:space="0" w:color="3F3F3F"/>
            </w:tcBorders>
            <w:shd w:val="clear" w:color="000000" w:fill="F2F2F2"/>
            <w:noWrap/>
            <w:vAlign w:val="bottom"/>
            <w:hideMark/>
          </w:tcPr>
          <w:p w14:paraId="697550DC"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181445.618</w:t>
            </w:r>
          </w:p>
        </w:tc>
        <w:tc>
          <w:tcPr>
            <w:tcW w:w="1338" w:type="dxa"/>
            <w:tcBorders>
              <w:top w:val="nil"/>
              <w:left w:val="nil"/>
              <w:bottom w:val="single" w:sz="4" w:space="0" w:color="3F3F3F"/>
              <w:right w:val="single" w:sz="4" w:space="0" w:color="3F3F3F"/>
            </w:tcBorders>
            <w:shd w:val="clear" w:color="000000" w:fill="F2F2F2"/>
            <w:noWrap/>
            <w:vAlign w:val="bottom"/>
            <w:hideMark/>
          </w:tcPr>
          <w:p w14:paraId="54ABF0E5"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155584.6737</w:t>
            </w:r>
          </w:p>
        </w:tc>
        <w:tc>
          <w:tcPr>
            <w:tcW w:w="1012" w:type="dxa"/>
            <w:tcBorders>
              <w:top w:val="nil"/>
              <w:left w:val="nil"/>
              <w:bottom w:val="single" w:sz="4" w:space="0" w:color="3F3F3F"/>
              <w:right w:val="single" w:sz="4" w:space="0" w:color="3F3F3F"/>
            </w:tcBorders>
            <w:shd w:val="clear" w:color="000000" w:fill="F2F2F2"/>
            <w:noWrap/>
            <w:vAlign w:val="bottom"/>
            <w:hideMark/>
          </w:tcPr>
          <w:p w14:paraId="63456D63"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0.006897</w:t>
            </w:r>
          </w:p>
        </w:tc>
        <w:tc>
          <w:tcPr>
            <w:tcW w:w="1012" w:type="dxa"/>
            <w:tcBorders>
              <w:top w:val="nil"/>
              <w:left w:val="nil"/>
              <w:bottom w:val="single" w:sz="4" w:space="0" w:color="3F3F3F"/>
              <w:right w:val="single" w:sz="4" w:space="0" w:color="3F3F3F"/>
            </w:tcBorders>
            <w:shd w:val="clear" w:color="000000" w:fill="F2F2F2"/>
            <w:noWrap/>
            <w:vAlign w:val="bottom"/>
            <w:hideMark/>
          </w:tcPr>
          <w:p w14:paraId="798253E4"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0.005343</w:t>
            </w:r>
          </w:p>
        </w:tc>
        <w:tc>
          <w:tcPr>
            <w:tcW w:w="1012" w:type="dxa"/>
            <w:tcBorders>
              <w:top w:val="nil"/>
              <w:left w:val="nil"/>
              <w:bottom w:val="single" w:sz="4" w:space="0" w:color="3F3F3F"/>
              <w:right w:val="single" w:sz="4" w:space="0" w:color="3F3F3F"/>
            </w:tcBorders>
            <w:shd w:val="clear" w:color="000000" w:fill="F2F2F2"/>
            <w:noWrap/>
            <w:vAlign w:val="bottom"/>
            <w:hideMark/>
          </w:tcPr>
          <w:p w14:paraId="17D9455F"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0.006875</w:t>
            </w:r>
          </w:p>
        </w:tc>
        <w:tc>
          <w:tcPr>
            <w:tcW w:w="1012" w:type="dxa"/>
            <w:tcBorders>
              <w:top w:val="nil"/>
              <w:left w:val="nil"/>
              <w:bottom w:val="single" w:sz="4" w:space="0" w:color="3F3F3F"/>
              <w:right w:val="single" w:sz="4" w:space="0" w:color="3F3F3F"/>
            </w:tcBorders>
            <w:shd w:val="clear" w:color="000000" w:fill="F2F2F2"/>
            <w:noWrap/>
            <w:vAlign w:val="bottom"/>
            <w:hideMark/>
          </w:tcPr>
          <w:p w14:paraId="05470497"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0.545455</w:t>
            </w:r>
          </w:p>
        </w:tc>
      </w:tr>
      <w:tr w:rsidR="00BE6647" w:rsidRPr="00BE6647" w14:paraId="378B89E7" w14:textId="77777777" w:rsidTr="00BE6647">
        <w:trPr>
          <w:trHeight w:val="300"/>
        </w:trPr>
        <w:tc>
          <w:tcPr>
            <w:tcW w:w="922" w:type="dxa"/>
            <w:tcBorders>
              <w:top w:val="nil"/>
              <w:left w:val="single" w:sz="4" w:space="0" w:color="7F7F7F"/>
              <w:bottom w:val="single" w:sz="4" w:space="0" w:color="7F7F7F"/>
              <w:right w:val="single" w:sz="4" w:space="0" w:color="7F7F7F"/>
            </w:tcBorders>
            <w:shd w:val="clear" w:color="000000" w:fill="FFCC99"/>
            <w:noWrap/>
            <w:vAlign w:val="bottom"/>
            <w:hideMark/>
          </w:tcPr>
          <w:p w14:paraId="4145F745" w14:textId="77777777" w:rsidR="00BE6647" w:rsidRPr="00BE6647" w:rsidRDefault="00BE6647" w:rsidP="00BE6647">
            <w:pPr>
              <w:spacing w:after="0" w:line="240" w:lineRule="auto"/>
              <w:rPr>
                <w:rFonts w:ascii="Aptos Narrow" w:eastAsia="Times New Roman" w:hAnsi="Aptos Narrow" w:cs="Times New Roman"/>
                <w:color w:val="3F3F76"/>
                <w:kern w:val="0"/>
                <w:sz w:val="18"/>
                <w:szCs w:val="18"/>
                <w:lang w:eastAsia="en-GB"/>
                <w14:ligatures w14:val="none"/>
              </w:rPr>
            </w:pPr>
            <w:r w:rsidRPr="00BE6647">
              <w:rPr>
                <w:rFonts w:ascii="Aptos Narrow" w:eastAsia="Times New Roman" w:hAnsi="Aptos Narrow" w:cs="Times New Roman"/>
                <w:color w:val="3F3F76"/>
                <w:kern w:val="0"/>
                <w:sz w:val="18"/>
                <w:szCs w:val="18"/>
                <w:lang w:eastAsia="en-GB"/>
                <w14:ligatures w14:val="none"/>
              </w:rPr>
              <w:t>17 days</w:t>
            </w:r>
          </w:p>
        </w:tc>
        <w:tc>
          <w:tcPr>
            <w:tcW w:w="1379" w:type="dxa"/>
            <w:tcBorders>
              <w:top w:val="nil"/>
              <w:left w:val="single" w:sz="4" w:space="0" w:color="3F3F3F"/>
              <w:bottom w:val="single" w:sz="4" w:space="0" w:color="3F3F3F"/>
              <w:right w:val="single" w:sz="4" w:space="0" w:color="3F3F3F"/>
            </w:tcBorders>
            <w:shd w:val="clear" w:color="000000" w:fill="F2F2F2"/>
            <w:noWrap/>
            <w:vAlign w:val="bottom"/>
            <w:hideMark/>
          </w:tcPr>
          <w:p w14:paraId="342BF246"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39030200000</w:t>
            </w:r>
          </w:p>
        </w:tc>
        <w:tc>
          <w:tcPr>
            <w:tcW w:w="1329" w:type="dxa"/>
            <w:tcBorders>
              <w:top w:val="nil"/>
              <w:left w:val="nil"/>
              <w:bottom w:val="single" w:sz="4" w:space="0" w:color="3F3F3F"/>
              <w:right w:val="single" w:sz="4" w:space="0" w:color="3F3F3F"/>
            </w:tcBorders>
            <w:shd w:val="clear" w:color="000000" w:fill="F2F2F2"/>
            <w:noWrap/>
            <w:vAlign w:val="bottom"/>
            <w:hideMark/>
          </w:tcPr>
          <w:p w14:paraId="14FA49F7"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197560.6207</w:t>
            </w:r>
          </w:p>
        </w:tc>
        <w:tc>
          <w:tcPr>
            <w:tcW w:w="1338" w:type="dxa"/>
            <w:tcBorders>
              <w:top w:val="nil"/>
              <w:left w:val="nil"/>
              <w:bottom w:val="single" w:sz="4" w:space="0" w:color="3F3F3F"/>
              <w:right w:val="single" w:sz="4" w:space="0" w:color="3F3F3F"/>
            </w:tcBorders>
            <w:shd w:val="clear" w:color="000000" w:fill="F2F2F2"/>
            <w:noWrap/>
            <w:vAlign w:val="bottom"/>
            <w:hideMark/>
          </w:tcPr>
          <w:p w14:paraId="60F436BC"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171546.9905</w:t>
            </w:r>
          </w:p>
        </w:tc>
        <w:tc>
          <w:tcPr>
            <w:tcW w:w="1012" w:type="dxa"/>
            <w:tcBorders>
              <w:top w:val="nil"/>
              <w:left w:val="nil"/>
              <w:bottom w:val="single" w:sz="4" w:space="0" w:color="3F3F3F"/>
              <w:right w:val="single" w:sz="4" w:space="0" w:color="3F3F3F"/>
            </w:tcBorders>
            <w:shd w:val="clear" w:color="000000" w:fill="F2F2F2"/>
            <w:noWrap/>
            <w:vAlign w:val="bottom"/>
            <w:hideMark/>
          </w:tcPr>
          <w:p w14:paraId="13E4B85F"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0.007605</w:t>
            </w:r>
          </w:p>
        </w:tc>
        <w:tc>
          <w:tcPr>
            <w:tcW w:w="1012" w:type="dxa"/>
            <w:tcBorders>
              <w:top w:val="nil"/>
              <w:left w:val="nil"/>
              <w:bottom w:val="single" w:sz="4" w:space="0" w:color="3F3F3F"/>
              <w:right w:val="single" w:sz="4" w:space="0" w:color="3F3F3F"/>
            </w:tcBorders>
            <w:shd w:val="clear" w:color="000000" w:fill="F2F2F2"/>
            <w:noWrap/>
            <w:vAlign w:val="bottom"/>
            <w:hideMark/>
          </w:tcPr>
          <w:p w14:paraId="4881C178"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0.005815</w:t>
            </w:r>
          </w:p>
        </w:tc>
        <w:tc>
          <w:tcPr>
            <w:tcW w:w="1012" w:type="dxa"/>
            <w:tcBorders>
              <w:top w:val="nil"/>
              <w:left w:val="nil"/>
              <w:bottom w:val="single" w:sz="4" w:space="0" w:color="3F3F3F"/>
              <w:right w:val="single" w:sz="4" w:space="0" w:color="3F3F3F"/>
            </w:tcBorders>
            <w:shd w:val="clear" w:color="000000" w:fill="F2F2F2"/>
            <w:noWrap/>
            <w:vAlign w:val="bottom"/>
            <w:hideMark/>
          </w:tcPr>
          <w:p w14:paraId="34E7F1D6"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0.007578</w:t>
            </w:r>
          </w:p>
        </w:tc>
        <w:tc>
          <w:tcPr>
            <w:tcW w:w="1012" w:type="dxa"/>
            <w:tcBorders>
              <w:top w:val="nil"/>
              <w:left w:val="nil"/>
              <w:bottom w:val="single" w:sz="4" w:space="0" w:color="3F3F3F"/>
              <w:right w:val="single" w:sz="4" w:space="0" w:color="3F3F3F"/>
            </w:tcBorders>
            <w:shd w:val="clear" w:color="000000" w:fill="F2F2F2"/>
            <w:noWrap/>
            <w:vAlign w:val="bottom"/>
            <w:hideMark/>
          </w:tcPr>
          <w:p w14:paraId="41355F08"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0.545455</w:t>
            </w:r>
          </w:p>
        </w:tc>
      </w:tr>
      <w:tr w:rsidR="00BE6647" w:rsidRPr="00BE6647" w14:paraId="3C2E6003" w14:textId="77777777" w:rsidTr="00BE6647">
        <w:trPr>
          <w:trHeight w:val="300"/>
        </w:trPr>
        <w:tc>
          <w:tcPr>
            <w:tcW w:w="922" w:type="dxa"/>
            <w:tcBorders>
              <w:top w:val="nil"/>
              <w:left w:val="single" w:sz="4" w:space="0" w:color="7F7F7F"/>
              <w:bottom w:val="single" w:sz="4" w:space="0" w:color="7F7F7F"/>
              <w:right w:val="single" w:sz="4" w:space="0" w:color="7F7F7F"/>
            </w:tcBorders>
            <w:shd w:val="clear" w:color="000000" w:fill="FFCC99"/>
            <w:noWrap/>
            <w:vAlign w:val="bottom"/>
            <w:hideMark/>
          </w:tcPr>
          <w:p w14:paraId="7F362E24" w14:textId="77777777" w:rsidR="00BE6647" w:rsidRPr="00BE6647" w:rsidRDefault="00BE6647" w:rsidP="00BE6647">
            <w:pPr>
              <w:spacing w:after="0" w:line="240" w:lineRule="auto"/>
              <w:rPr>
                <w:rFonts w:ascii="Aptos Narrow" w:eastAsia="Times New Roman" w:hAnsi="Aptos Narrow" w:cs="Times New Roman"/>
                <w:color w:val="3F3F76"/>
                <w:kern w:val="0"/>
                <w:sz w:val="18"/>
                <w:szCs w:val="18"/>
                <w:lang w:eastAsia="en-GB"/>
                <w14:ligatures w14:val="none"/>
              </w:rPr>
            </w:pPr>
            <w:r w:rsidRPr="00BE6647">
              <w:rPr>
                <w:rFonts w:ascii="Aptos Narrow" w:eastAsia="Times New Roman" w:hAnsi="Aptos Narrow" w:cs="Times New Roman"/>
                <w:color w:val="3F3F76"/>
                <w:kern w:val="0"/>
                <w:sz w:val="18"/>
                <w:szCs w:val="18"/>
                <w:lang w:eastAsia="en-GB"/>
                <w14:ligatures w14:val="none"/>
              </w:rPr>
              <w:t>18 days</w:t>
            </w:r>
          </w:p>
        </w:tc>
        <w:tc>
          <w:tcPr>
            <w:tcW w:w="1379" w:type="dxa"/>
            <w:tcBorders>
              <w:top w:val="nil"/>
              <w:left w:val="single" w:sz="4" w:space="0" w:color="3F3F3F"/>
              <w:bottom w:val="single" w:sz="4" w:space="0" w:color="3F3F3F"/>
              <w:right w:val="single" w:sz="4" w:space="0" w:color="3F3F3F"/>
            </w:tcBorders>
            <w:shd w:val="clear" w:color="000000" w:fill="F2F2F2"/>
            <w:noWrap/>
            <w:vAlign w:val="bottom"/>
            <w:hideMark/>
          </w:tcPr>
          <w:p w14:paraId="5C95295E"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43922420000</w:t>
            </w:r>
          </w:p>
        </w:tc>
        <w:tc>
          <w:tcPr>
            <w:tcW w:w="1329" w:type="dxa"/>
            <w:tcBorders>
              <w:top w:val="nil"/>
              <w:left w:val="nil"/>
              <w:bottom w:val="single" w:sz="4" w:space="0" w:color="3F3F3F"/>
              <w:right w:val="single" w:sz="4" w:space="0" w:color="3F3F3F"/>
            </w:tcBorders>
            <w:shd w:val="clear" w:color="000000" w:fill="F2F2F2"/>
            <w:noWrap/>
            <w:vAlign w:val="bottom"/>
            <w:hideMark/>
          </w:tcPr>
          <w:p w14:paraId="6160D297"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209576.7564</w:t>
            </w:r>
          </w:p>
        </w:tc>
        <w:tc>
          <w:tcPr>
            <w:tcW w:w="1338" w:type="dxa"/>
            <w:tcBorders>
              <w:top w:val="nil"/>
              <w:left w:val="nil"/>
              <w:bottom w:val="single" w:sz="4" w:space="0" w:color="3F3F3F"/>
              <w:right w:val="single" w:sz="4" w:space="0" w:color="3F3F3F"/>
            </w:tcBorders>
            <w:shd w:val="clear" w:color="000000" w:fill="F2F2F2"/>
            <w:noWrap/>
            <w:vAlign w:val="bottom"/>
            <w:hideMark/>
          </w:tcPr>
          <w:p w14:paraId="5A7BC3B8"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181676.6262</w:t>
            </w:r>
          </w:p>
        </w:tc>
        <w:tc>
          <w:tcPr>
            <w:tcW w:w="1012" w:type="dxa"/>
            <w:tcBorders>
              <w:top w:val="nil"/>
              <w:left w:val="nil"/>
              <w:bottom w:val="single" w:sz="4" w:space="0" w:color="3F3F3F"/>
              <w:right w:val="single" w:sz="4" w:space="0" w:color="3F3F3F"/>
            </w:tcBorders>
            <w:shd w:val="clear" w:color="000000" w:fill="F2F2F2"/>
            <w:noWrap/>
            <w:vAlign w:val="bottom"/>
            <w:hideMark/>
          </w:tcPr>
          <w:p w14:paraId="59105404"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0.008054</w:t>
            </w:r>
          </w:p>
        </w:tc>
        <w:tc>
          <w:tcPr>
            <w:tcW w:w="1012" w:type="dxa"/>
            <w:tcBorders>
              <w:top w:val="nil"/>
              <w:left w:val="nil"/>
              <w:bottom w:val="single" w:sz="4" w:space="0" w:color="3F3F3F"/>
              <w:right w:val="single" w:sz="4" w:space="0" w:color="3F3F3F"/>
            </w:tcBorders>
            <w:shd w:val="clear" w:color="000000" w:fill="F2F2F2"/>
            <w:noWrap/>
            <w:vAlign w:val="bottom"/>
            <w:hideMark/>
          </w:tcPr>
          <w:p w14:paraId="6274060D"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0.005927</w:t>
            </w:r>
          </w:p>
        </w:tc>
        <w:tc>
          <w:tcPr>
            <w:tcW w:w="1012" w:type="dxa"/>
            <w:tcBorders>
              <w:top w:val="nil"/>
              <w:left w:val="nil"/>
              <w:bottom w:val="single" w:sz="4" w:space="0" w:color="3F3F3F"/>
              <w:right w:val="single" w:sz="4" w:space="0" w:color="3F3F3F"/>
            </w:tcBorders>
            <w:shd w:val="clear" w:color="000000" w:fill="F2F2F2"/>
            <w:noWrap/>
            <w:vAlign w:val="bottom"/>
            <w:hideMark/>
          </w:tcPr>
          <w:p w14:paraId="18191072"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0.008024</w:t>
            </w:r>
          </w:p>
        </w:tc>
        <w:tc>
          <w:tcPr>
            <w:tcW w:w="1012" w:type="dxa"/>
            <w:tcBorders>
              <w:top w:val="nil"/>
              <w:left w:val="nil"/>
              <w:bottom w:val="single" w:sz="4" w:space="0" w:color="3F3F3F"/>
              <w:right w:val="single" w:sz="4" w:space="0" w:color="3F3F3F"/>
            </w:tcBorders>
            <w:shd w:val="clear" w:color="000000" w:fill="F2F2F2"/>
            <w:noWrap/>
            <w:vAlign w:val="bottom"/>
            <w:hideMark/>
          </w:tcPr>
          <w:p w14:paraId="14989239"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0.5</w:t>
            </w:r>
          </w:p>
        </w:tc>
      </w:tr>
      <w:tr w:rsidR="00BE6647" w:rsidRPr="00BE6647" w14:paraId="1A4FABE0" w14:textId="77777777" w:rsidTr="00BE6647">
        <w:trPr>
          <w:trHeight w:val="300"/>
        </w:trPr>
        <w:tc>
          <w:tcPr>
            <w:tcW w:w="922" w:type="dxa"/>
            <w:tcBorders>
              <w:top w:val="nil"/>
              <w:left w:val="single" w:sz="4" w:space="0" w:color="7F7F7F"/>
              <w:bottom w:val="single" w:sz="4" w:space="0" w:color="7F7F7F"/>
              <w:right w:val="single" w:sz="4" w:space="0" w:color="7F7F7F"/>
            </w:tcBorders>
            <w:shd w:val="clear" w:color="000000" w:fill="FFCC99"/>
            <w:noWrap/>
            <w:vAlign w:val="bottom"/>
            <w:hideMark/>
          </w:tcPr>
          <w:p w14:paraId="5A261B9F" w14:textId="77777777" w:rsidR="00BE6647" w:rsidRPr="00BE6647" w:rsidRDefault="00BE6647" w:rsidP="00BE6647">
            <w:pPr>
              <w:spacing w:after="0" w:line="240" w:lineRule="auto"/>
              <w:rPr>
                <w:rFonts w:ascii="Aptos Narrow" w:eastAsia="Times New Roman" w:hAnsi="Aptos Narrow" w:cs="Times New Roman"/>
                <w:color w:val="3F3F76"/>
                <w:kern w:val="0"/>
                <w:sz w:val="18"/>
                <w:szCs w:val="18"/>
                <w:lang w:eastAsia="en-GB"/>
                <w14:ligatures w14:val="none"/>
              </w:rPr>
            </w:pPr>
            <w:r w:rsidRPr="00BE6647">
              <w:rPr>
                <w:rFonts w:ascii="Aptos Narrow" w:eastAsia="Times New Roman" w:hAnsi="Aptos Narrow" w:cs="Times New Roman"/>
                <w:color w:val="3F3F76"/>
                <w:kern w:val="0"/>
                <w:sz w:val="18"/>
                <w:szCs w:val="18"/>
                <w:lang w:eastAsia="en-GB"/>
                <w14:ligatures w14:val="none"/>
              </w:rPr>
              <w:t>19 days</w:t>
            </w:r>
          </w:p>
        </w:tc>
        <w:tc>
          <w:tcPr>
            <w:tcW w:w="1379" w:type="dxa"/>
            <w:tcBorders>
              <w:top w:val="nil"/>
              <w:left w:val="single" w:sz="4" w:space="0" w:color="3F3F3F"/>
              <w:bottom w:val="single" w:sz="4" w:space="0" w:color="3F3F3F"/>
              <w:right w:val="single" w:sz="4" w:space="0" w:color="3F3F3F"/>
            </w:tcBorders>
            <w:shd w:val="clear" w:color="000000" w:fill="F2F2F2"/>
            <w:noWrap/>
            <w:vAlign w:val="bottom"/>
            <w:hideMark/>
          </w:tcPr>
          <w:p w14:paraId="02FE7603"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48862180000</w:t>
            </w:r>
          </w:p>
        </w:tc>
        <w:tc>
          <w:tcPr>
            <w:tcW w:w="1329" w:type="dxa"/>
            <w:tcBorders>
              <w:top w:val="nil"/>
              <w:left w:val="nil"/>
              <w:bottom w:val="single" w:sz="4" w:space="0" w:color="3F3F3F"/>
              <w:right w:val="single" w:sz="4" w:space="0" w:color="3F3F3F"/>
            </w:tcBorders>
            <w:shd w:val="clear" w:color="000000" w:fill="F2F2F2"/>
            <w:noWrap/>
            <w:vAlign w:val="bottom"/>
            <w:hideMark/>
          </w:tcPr>
          <w:p w14:paraId="7701FCFF"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221047.9137</w:t>
            </w:r>
          </w:p>
        </w:tc>
        <w:tc>
          <w:tcPr>
            <w:tcW w:w="1338" w:type="dxa"/>
            <w:tcBorders>
              <w:top w:val="nil"/>
              <w:left w:val="nil"/>
              <w:bottom w:val="single" w:sz="4" w:space="0" w:color="3F3F3F"/>
              <w:right w:val="single" w:sz="4" w:space="0" w:color="3F3F3F"/>
            </w:tcBorders>
            <w:shd w:val="clear" w:color="000000" w:fill="F2F2F2"/>
            <w:noWrap/>
            <w:vAlign w:val="bottom"/>
            <w:hideMark/>
          </w:tcPr>
          <w:p w14:paraId="2253AD6A"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189988.3759</w:t>
            </w:r>
          </w:p>
        </w:tc>
        <w:tc>
          <w:tcPr>
            <w:tcW w:w="1012" w:type="dxa"/>
            <w:tcBorders>
              <w:top w:val="nil"/>
              <w:left w:val="nil"/>
              <w:bottom w:val="single" w:sz="4" w:space="0" w:color="3F3F3F"/>
              <w:right w:val="single" w:sz="4" w:space="0" w:color="3F3F3F"/>
            </w:tcBorders>
            <w:shd w:val="clear" w:color="000000" w:fill="F2F2F2"/>
            <w:noWrap/>
            <w:vAlign w:val="bottom"/>
            <w:hideMark/>
          </w:tcPr>
          <w:p w14:paraId="7F307FC4"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0.008423</w:t>
            </w:r>
          </w:p>
        </w:tc>
        <w:tc>
          <w:tcPr>
            <w:tcW w:w="1012" w:type="dxa"/>
            <w:tcBorders>
              <w:top w:val="nil"/>
              <w:left w:val="nil"/>
              <w:bottom w:val="single" w:sz="4" w:space="0" w:color="3F3F3F"/>
              <w:right w:val="single" w:sz="4" w:space="0" w:color="3F3F3F"/>
            </w:tcBorders>
            <w:shd w:val="clear" w:color="000000" w:fill="F2F2F2"/>
            <w:noWrap/>
            <w:vAlign w:val="bottom"/>
            <w:hideMark/>
          </w:tcPr>
          <w:p w14:paraId="02A26E41"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0.006612</w:t>
            </w:r>
          </w:p>
        </w:tc>
        <w:tc>
          <w:tcPr>
            <w:tcW w:w="1012" w:type="dxa"/>
            <w:tcBorders>
              <w:top w:val="nil"/>
              <w:left w:val="nil"/>
              <w:bottom w:val="single" w:sz="4" w:space="0" w:color="3F3F3F"/>
              <w:right w:val="single" w:sz="4" w:space="0" w:color="3F3F3F"/>
            </w:tcBorders>
            <w:shd w:val="clear" w:color="000000" w:fill="F2F2F2"/>
            <w:noWrap/>
            <w:vAlign w:val="bottom"/>
            <w:hideMark/>
          </w:tcPr>
          <w:p w14:paraId="2C6C6465"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0.008389</w:t>
            </w:r>
          </w:p>
        </w:tc>
        <w:tc>
          <w:tcPr>
            <w:tcW w:w="1012" w:type="dxa"/>
            <w:tcBorders>
              <w:top w:val="nil"/>
              <w:left w:val="nil"/>
              <w:bottom w:val="single" w:sz="4" w:space="0" w:color="3F3F3F"/>
              <w:right w:val="single" w:sz="4" w:space="0" w:color="3F3F3F"/>
            </w:tcBorders>
            <w:shd w:val="clear" w:color="000000" w:fill="F2F2F2"/>
            <w:noWrap/>
            <w:vAlign w:val="bottom"/>
            <w:hideMark/>
          </w:tcPr>
          <w:p w14:paraId="555433AF"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0.454545</w:t>
            </w:r>
          </w:p>
        </w:tc>
      </w:tr>
      <w:tr w:rsidR="00BE6647" w:rsidRPr="00BE6647" w14:paraId="6FF04583" w14:textId="77777777" w:rsidTr="00BE6647">
        <w:trPr>
          <w:trHeight w:val="300"/>
        </w:trPr>
        <w:tc>
          <w:tcPr>
            <w:tcW w:w="922" w:type="dxa"/>
            <w:tcBorders>
              <w:top w:val="nil"/>
              <w:left w:val="single" w:sz="4" w:space="0" w:color="7F7F7F"/>
              <w:bottom w:val="single" w:sz="4" w:space="0" w:color="7F7F7F"/>
              <w:right w:val="single" w:sz="4" w:space="0" w:color="7F7F7F"/>
            </w:tcBorders>
            <w:shd w:val="clear" w:color="000000" w:fill="FFCC99"/>
            <w:noWrap/>
            <w:vAlign w:val="bottom"/>
            <w:hideMark/>
          </w:tcPr>
          <w:p w14:paraId="7D81680B" w14:textId="77777777" w:rsidR="00BE6647" w:rsidRPr="00BE6647" w:rsidRDefault="00BE6647" w:rsidP="00BE6647">
            <w:pPr>
              <w:spacing w:after="0" w:line="240" w:lineRule="auto"/>
              <w:rPr>
                <w:rFonts w:ascii="Aptos Narrow" w:eastAsia="Times New Roman" w:hAnsi="Aptos Narrow" w:cs="Times New Roman"/>
                <w:color w:val="3F3F76"/>
                <w:kern w:val="0"/>
                <w:sz w:val="18"/>
                <w:szCs w:val="18"/>
                <w:lang w:eastAsia="en-GB"/>
                <w14:ligatures w14:val="none"/>
              </w:rPr>
            </w:pPr>
            <w:r w:rsidRPr="00BE6647">
              <w:rPr>
                <w:rFonts w:ascii="Aptos Narrow" w:eastAsia="Times New Roman" w:hAnsi="Aptos Narrow" w:cs="Times New Roman"/>
                <w:color w:val="3F3F76"/>
                <w:kern w:val="0"/>
                <w:sz w:val="18"/>
                <w:szCs w:val="18"/>
                <w:lang w:eastAsia="en-GB"/>
                <w14:ligatures w14:val="none"/>
              </w:rPr>
              <w:t>20 days</w:t>
            </w:r>
          </w:p>
        </w:tc>
        <w:tc>
          <w:tcPr>
            <w:tcW w:w="1379" w:type="dxa"/>
            <w:tcBorders>
              <w:top w:val="nil"/>
              <w:left w:val="single" w:sz="4" w:space="0" w:color="3F3F3F"/>
              <w:bottom w:val="single" w:sz="4" w:space="0" w:color="3F3F3F"/>
              <w:right w:val="single" w:sz="4" w:space="0" w:color="3F3F3F"/>
            </w:tcBorders>
            <w:shd w:val="clear" w:color="000000" w:fill="F2F2F2"/>
            <w:noWrap/>
            <w:vAlign w:val="bottom"/>
            <w:hideMark/>
          </w:tcPr>
          <w:p w14:paraId="68816C9F"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50666540000</w:t>
            </w:r>
          </w:p>
        </w:tc>
        <w:tc>
          <w:tcPr>
            <w:tcW w:w="1329" w:type="dxa"/>
            <w:tcBorders>
              <w:top w:val="nil"/>
              <w:left w:val="nil"/>
              <w:bottom w:val="single" w:sz="4" w:space="0" w:color="3F3F3F"/>
              <w:right w:val="single" w:sz="4" w:space="0" w:color="3F3F3F"/>
            </w:tcBorders>
            <w:shd w:val="clear" w:color="000000" w:fill="F2F2F2"/>
            <w:noWrap/>
            <w:vAlign w:val="bottom"/>
            <w:hideMark/>
          </w:tcPr>
          <w:p w14:paraId="48310F11"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225092.2823</w:t>
            </w:r>
          </w:p>
        </w:tc>
        <w:tc>
          <w:tcPr>
            <w:tcW w:w="1338" w:type="dxa"/>
            <w:tcBorders>
              <w:top w:val="nil"/>
              <w:left w:val="nil"/>
              <w:bottom w:val="single" w:sz="4" w:space="0" w:color="3F3F3F"/>
              <w:right w:val="single" w:sz="4" w:space="0" w:color="3F3F3F"/>
            </w:tcBorders>
            <w:shd w:val="clear" w:color="000000" w:fill="F2F2F2"/>
            <w:noWrap/>
            <w:vAlign w:val="bottom"/>
            <w:hideMark/>
          </w:tcPr>
          <w:p w14:paraId="1D1BC9F5"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195080.7015</w:t>
            </w:r>
          </w:p>
        </w:tc>
        <w:tc>
          <w:tcPr>
            <w:tcW w:w="1012" w:type="dxa"/>
            <w:tcBorders>
              <w:top w:val="nil"/>
              <w:left w:val="nil"/>
              <w:bottom w:val="single" w:sz="4" w:space="0" w:color="3F3F3F"/>
              <w:right w:val="single" w:sz="4" w:space="0" w:color="3F3F3F"/>
            </w:tcBorders>
            <w:shd w:val="clear" w:color="000000" w:fill="F2F2F2"/>
            <w:noWrap/>
            <w:vAlign w:val="bottom"/>
            <w:hideMark/>
          </w:tcPr>
          <w:p w14:paraId="4E1F7A1E"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0.00865</w:t>
            </w:r>
          </w:p>
        </w:tc>
        <w:tc>
          <w:tcPr>
            <w:tcW w:w="1012" w:type="dxa"/>
            <w:tcBorders>
              <w:top w:val="nil"/>
              <w:left w:val="nil"/>
              <w:bottom w:val="single" w:sz="4" w:space="0" w:color="3F3F3F"/>
              <w:right w:val="single" w:sz="4" w:space="0" w:color="3F3F3F"/>
            </w:tcBorders>
            <w:shd w:val="clear" w:color="000000" w:fill="F2F2F2"/>
            <w:noWrap/>
            <w:vAlign w:val="bottom"/>
            <w:hideMark/>
          </w:tcPr>
          <w:p w14:paraId="289CC0FE"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0.00725</w:t>
            </w:r>
          </w:p>
        </w:tc>
        <w:tc>
          <w:tcPr>
            <w:tcW w:w="1012" w:type="dxa"/>
            <w:tcBorders>
              <w:top w:val="nil"/>
              <w:left w:val="nil"/>
              <w:bottom w:val="single" w:sz="4" w:space="0" w:color="3F3F3F"/>
              <w:right w:val="single" w:sz="4" w:space="0" w:color="3F3F3F"/>
            </w:tcBorders>
            <w:shd w:val="clear" w:color="000000" w:fill="F2F2F2"/>
            <w:noWrap/>
            <w:vAlign w:val="bottom"/>
            <w:hideMark/>
          </w:tcPr>
          <w:p w14:paraId="20A49FED"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0.008614</w:t>
            </w:r>
          </w:p>
        </w:tc>
        <w:tc>
          <w:tcPr>
            <w:tcW w:w="1012" w:type="dxa"/>
            <w:tcBorders>
              <w:top w:val="nil"/>
              <w:left w:val="nil"/>
              <w:bottom w:val="single" w:sz="4" w:space="0" w:color="3F3F3F"/>
              <w:right w:val="single" w:sz="4" w:space="0" w:color="3F3F3F"/>
            </w:tcBorders>
            <w:shd w:val="clear" w:color="000000" w:fill="F2F2F2"/>
            <w:noWrap/>
            <w:vAlign w:val="bottom"/>
            <w:hideMark/>
          </w:tcPr>
          <w:p w14:paraId="6697FDCB"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0.454545</w:t>
            </w:r>
          </w:p>
        </w:tc>
      </w:tr>
      <w:tr w:rsidR="00BE6647" w:rsidRPr="00BE6647" w14:paraId="20CF4D8D" w14:textId="77777777" w:rsidTr="00BE6647">
        <w:trPr>
          <w:trHeight w:val="300"/>
        </w:trPr>
        <w:tc>
          <w:tcPr>
            <w:tcW w:w="922" w:type="dxa"/>
            <w:tcBorders>
              <w:top w:val="nil"/>
              <w:left w:val="nil"/>
              <w:bottom w:val="nil"/>
              <w:right w:val="nil"/>
            </w:tcBorders>
            <w:shd w:val="clear" w:color="auto" w:fill="auto"/>
            <w:noWrap/>
            <w:vAlign w:val="bottom"/>
            <w:hideMark/>
          </w:tcPr>
          <w:p w14:paraId="6FA79A96"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p>
        </w:tc>
        <w:tc>
          <w:tcPr>
            <w:tcW w:w="1379" w:type="dxa"/>
            <w:tcBorders>
              <w:top w:val="single" w:sz="4" w:space="0" w:color="7F7F7F"/>
              <w:left w:val="single" w:sz="4" w:space="0" w:color="7F7F7F"/>
              <w:bottom w:val="single" w:sz="4" w:space="0" w:color="7F7F7F"/>
              <w:right w:val="single" w:sz="4" w:space="0" w:color="7F7F7F"/>
            </w:tcBorders>
            <w:shd w:val="clear" w:color="000000" w:fill="FFCC99"/>
            <w:noWrap/>
            <w:vAlign w:val="bottom"/>
            <w:hideMark/>
          </w:tcPr>
          <w:p w14:paraId="0BE27132" w14:textId="77777777" w:rsidR="00BE6647" w:rsidRPr="00BE6647" w:rsidRDefault="00BE6647" w:rsidP="00BE6647">
            <w:pPr>
              <w:spacing w:after="0" w:line="240" w:lineRule="auto"/>
              <w:rPr>
                <w:rFonts w:ascii="Aptos Narrow" w:eastAsia="Times New Roman" w:hAnsi="Aptos Narrow" w:cs="Times New Roman"/>
                <w:color w:val="3F3F76"/>
                <w:kern w:val="0"/>
                <w:sz w:val="18"/>
                <w:szCs w:val="18"/>
                <w:lang w:eastAsia="en-GB"/>
                <w14:ligatures w14:val="none"/>
              </w:rPr>
            </w:pPr>
            <w:r w:rsidRPr="00BE6647">
              <w:rPr>
                <w:rFonts w:ascii="Aptos Narrow" w:eastAsia="Times New Roman" w:hAnsi="Aptos Narrow" w:cs="Times New Roman"/>
                <w:color w:val="3F3F76"/>
                <w:kern w:val="0"/>
                <w:sz w:val="18"/>
                <w:szCs w:val="18"/>
                <w:lang w:eastAsia="en-GB"/>
                <w14:ligatures w14:val="none"/>
              </w:rPr>
              <w:t>Best Period</w:t>
            </w:r>
          </w:p>
        </w:tc>
        <w:tc>
          <w:tcPr>
            <w:tcW w:w="1329" w:type="dxa"/>
            <w:tcBorders>
              <w:top w:val="single" w:sz="4" w:space="0" w:color="7F7F7F"/>
              <w:left w:val="nil"/>
              <w:bottom w:val="single" w:sz="4" w:space="0" w:color="7F7F7F"/>
              <w:right w:val="single" w:sz="4" w:space="0" w:color="7F7F7F"/>
            </w:tcBorders>
            <w:shd w:val="clear" w:color="000000" w:fill="FFCC99"/>
            <w:noWrap/>
            <w:vAlign w:val="bottom"/>
            <w:hideMark/>
          </w:tcPr>
          <w:p w14:paraId="091D32A8" w14:textId="77777777" w:rsidR="00BE6647" w:rsidRPr="00BE6647" w:rsidRDefault="00BE6647" w:rsidP="00BE6647">
            <w:pPr>
              <w:spacing w:after="0" w:line="240" w:lineRule="auto"/>
              <w:rPr>
                <w:rFonts w:ascii="Aptos Narrow" w:eastAsia="Times New Roman" w:hAnsi="Aptos Narrow" w:cs="Times New Roman"/>
                <w:color w:val="3F3F76"/>
                <w:kern w:val="0"/>
                <w:sz w:val="18"/>
                <w:szCs w:val="18"/>
                <w:lang w:eastAsia="en-GB"/>
                <w14:ligatures w14:val="none"/>
              </w:rPr>
            </w:pPr>
            <w:r w:rsidRPr="00BE6647">
              <w:rPr>
                <w:rFonts w:ascii="Aptos Narrow" w:eastAsia="Times New Roman" w:hAnsi="Aptos Narrow" w:cs="Times New Roman"/>
                <w:color w:val="3F3F76"/>
                <w:kern w:val="0"/>
                <w:sz w:val="18"/>
                <w:szCs w:val="18"/>
                <w:lang w:eastAsia="en-GB"/>
                <w14:ligatures w14:val="none"/>
              </w:rPr>
              <w:t>Best Horizon</w:t>
            </w:r>
          </w:p>
        </w:tc>
        <w:tc>
          <w:tcPr>
            <w:tcW w:w="1338" w:type="dxa"/>
            <w:tcBorders>
              <w:top w:val="single" w:sz="4" w:space="0" w:color="7F7F7F"/>
              <w:left w:val="nil"/>
              <w:bottom w:val="single" w:sz="4" w:space="0" w:color="7F7F7F"/>
              <w:right w:val="single" w:sz="4" w:space="0" w:color="7F7F7F"/>
            </w:tcBorders>
            <w:shd w:val="clear" w:color="000000" w:fill="FFCC99"/>
            <w:noWrap/>
            <w:vAlign w:val="bottom"/>
            <w:hideMark/>
          </w:tcPr>
          <w:p w14:paraId="402CFFF1" w14:textId="77777777" w:rsidR="00BE6647" w:rsidRPr="00BE6647" w:rsidRDefault="00BE6647" w:rsidP="00BE6647">
            <w:pPr>
              <w:spacing w:after="0" w:line="240" w:lineRule="auto"/>
              <w:rPr>
                <w:rFonts w:ascii="Aptos Narrow" w:eastAsia="Times New Roman" w:hAnsi="Aptos Narrow" w:cs="Times New Roman"/>
                <w:color w:val="3F3F76"/>
                <w:kern w:val="0"/>
                <w:sz w:val="18"/>
                <w:szCs w:val="18"/>
                <w:lang w:eastAsia="en-GB"/>
                <w14:ligatures w14:val="none"/>
              </w:rPr>
            </w:pPr>
            <w:r w:rsidRPr="00BE6647">
              <w:rPr>
                <w:rFonts w:ascii="Aptos Narrow" w:eastAsia="Times New Roman" w:hAnsi="Aptos Narrow" w:cs="Times New Roman"/>
                <w:color w:val="3F3F76"/>
                <w:kern w:val="0"/>
                <w:sz w:val="18"/>
                <w:szCs w:val="18"/>
                <w:lang w:eastAsia="en-GB"/>
                <w14:ligatures w14:val="none"/>
              </w:rPr>
              <w:t>Best Coverage</w:t>
            </w:r>
          </w:p>
        </w:tc>
        <w:tc>
          <w:tcPr>
            <w:tcW w:w="1012" w:type="dxa"/>
            <w:tcBorders>
              <w:top w:val="nil"/>
              <w:left w:val="nil"/>
              <w:bottom w:val="nil"/>
              <w:right w:val="nil"/>
            </w:tcBorders>
            <w:shd w:val="clear" w:color="auto" w:fill="auto"/>
            <w:noWrap/>
            <w:vAlign w:val="bottom"/>
            <w:hideMark/>
          </w:tcPr>
          <w:p w14:paraId="1963A123" w14:textId="77777777" w:rsidR="00BE6647" w:rsidRPr="00BE6647" w:rsidRDefault="00BE6647" w:rsidP="00BE6647">
            <w:pPr>
              <w:spacing w:after="0" w:line="240" w:lineRule="auto"/>
              <w:rPr>
                <w:rFonts w:ascii="Aptos Narrow" w:eastAsia="Times New Roman" w:hAnsi="Aptos Narrow" w:cs="Times New Roman"/>
                <w:color w:val="3F3F76"/>
                <w:kern w:val="0"/>
                <w:sz w:val="22"/>
                <w:szCs w:val="22"/>
                <w:lang w:eastAsia="en-GB"/>
                <w14:ligatures w14:val="none"/>
              </w:rPr>
            </w:pPr>
          </w:p>
        </w:tc>
        <w:tc>
          <w:tcPr>
            <w:tcW w:w="1012" w:type="dxa"/>
            <w:tcBorders>
              <w:top w:val="nil"/>
              <w:left w:val="nil"/>
              <w:bottom w:val="nil"/>
              <w:right w:val="nil"/>
            </w:tcBorders>
            <w:shd w:val="clear" w:color="auto" w:fill="auto"/>
            <w:noWrap/>
            <w:vAlign w:val="bottom"/>
            <w:hideMark/>
          </w:tcPr>
          <w:p w14:paraId="1E29745D" w14:textId="77777777" w:rsidR="00BE6647" w:rsidRPr="00BE6647" w:rsidRDefault="00BE6647" w:rsidP="00BE6647">
            <w:pPr>
              <w:spacing w:after="0" w:line="240" w:lineRule="auto"/>
              <w:rPr>
                <w:rFonts w:ascii="Times New Roman" w:eastAsia="Times New Roman" w:hAnsi="Times New Roman" w:cs="Times New Roman"/>
                <w:kern w:val="0"/>
                <w:sz w:val="20"/>
                <w:szCs w:val="20"/>
                <w:lang w:eastAsia="en-GB"/>
                <w14:ligatures w14:val="none"/>
              </w:rPr>
            </w:pPr>
          </w:p>
        </w:tc>
        <w:tc>
          <w:tcPr>
            <w:tcW w:w="1012" w:type="dxa"/>
            <w:tcBorders>
              <w:top w:val="nil"/>
              <w:left w:val="nil"/>
              <w:bottom w:val="nil"/>
              <w:right w:val="nil"/>
            </w:tcBorders>
            <w:shd w:val="clear" w:color="auto" w:fill="auto"/>
            <w:noWrap/>
            <w:vAlign w:val="bottom"/>
            <w:hideMark/>
          </w:tcPr>
          <w:p w14:paraId="3761D38D" w14:textId="77777777" w:rsidR="00BE6647" w:rsidRPr="00BE6647" w:rsidRDefault="00BE6647" w:rsidP="00BE6647">
            <w:pPr>
              <w:spacing w:after="0" w:line="240" w:lineRule="auto"/>
              <w:rPr>
                <w:rFonts w:ascii="Times New Roman" w:eastAsia="Times New Roman" w:hAnsi="Times New Roman" w:cs="Times New Roman"/>
                <w:kern w:val="0"/>
                <w:sz w:val="20"/>
                <w:szCs w:val="20"/>
                <w:lang w:eastAsia="en-GB"/>
                <w14:ligatures w14:val="none"/>
              </w:rPr>
            </w:pPr>
          </w:p>
        </w:tc>
        <w:tc>
          <w:tcPr>
            <w:tcW w:w="1012" w:type="dxa"/>
            <w:tcBorders>
              <w:top w:val="nil"/>
              <w:left w:val="nil"/>
              <w:bottom w:val="nil"/>
              <w:right w:val="nil"/>
            </w:tcBorders>
            <w:shd w:val="clear" w:color="auto" w:fill="auto"/>
            <w:noWrap/>
            <w:vAlign w:val="bottom"/>
            <w:hideMark/>
          </w:tcPr>
          <w:p w14:paraId="3EFD91CD" w14:textId="77777777" w:rsidR="00BE6647" w:rsidRPr="00BE6647" w:rsidRDefault="00BE6647" w:rsidP="00BE6647">
            <w:pPr>
              <w:spacing w:after="0" w:line="240" w:lineRule="auto"/>
              <w:rPr>
                <w:rFonts w:ascii="Times New Roman" w:eastAsia="Times New Roman" w:hAnsi="Times New Roman" w:cs="Times New Roman"/>
                <w:kern w:val="0"/>
                <w:sz w:val="20"/>
                <w:szCs w:val="20"/>
                <w:lang w:eastAsia="en-GB"/>
                <w14:ligatures w14:val="none"/>
              </w:rPr>
            </w:pPr>
          </w:p>
        </w:tc>
      </w:tr>
      <w:tr w:rsidR="00BE6647" w:rsidRPr="00BE6647" w14:paraId="62798111" w14:textId="77777777" w:rsidTr="00BE6647">
        <w:trPr>
          <w:trHeight w:val="300"/>
        </w:trPr>
        <w:tc>
          <w:tcPr>
            <w:tcW w:w="922" w:type="dxa"/>
            <w:tcBorders>
              <w:top w:val="nil"/>
              <w:left w:val="nil"/>
              <w:bottom w:val="nil"/>
              <w:right w:val="nil"/>
            </w:tcBorders>
            <w:shd w:val="clear" w:color="auto" w:fill="auto"/>
            <w:noWrap/>
            <w:vAlign w:val="bottom"/>
            <w:hideMark/>
          </w:tcPr>
          <w:p w14:paraId="4BDED929" w14:textId="77777777" w:rsidR="00BE6647" w:rsidRPr="00BE6647" w:rsidRDefault="00BE6647" w:rsidP="00BE6647">
            <w:pPr>
              <w:spacing w:after="0" w:line="240" w:lineRule="auto"/>
              <w:rPr>
                <w:rFonts w:ascii="Times New Roman" w:eastAsia="Times New Roman" w:hAnsi="Times New Roman" w:cs="Times New Roman"/>
                <w:kern w:val="0"/>
                <w:sz w:val="18"/>
                <w:szCs w:val="18"/>
                <w:lang w:eastAsia="en-GB"/>
                <w14:ligatures w14:val="none"/>
              </w:rPr>
            </w:pPr>
          </w:p>
        </w:tc>
        <w:tc>
          <w:tcPr>
            <w:tcW w:w="1379" w:type="dxa"/>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14:paraId="3F3DE9EA"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30</w:t>
            </w:r>
          </w:p>
        </w:tc>
        <w:tc>
          <w:tcPr>
            <w:tcW w:w="1329" w:type="dxa"/>
            <w:tcBorders>
              <w:top w:val="single" w:sz="4" w:space="0" w:color="3F3F3F"/>
              <w:left w:val="nil"/>
              <w:bottom w:val="single" w:sz="4" w:space="0" w:color="3F3F3F"/>
              <w:right w:val="single" w:sz="4" w:space="0" w:color="3F3F3F"/>
            </w:tcBorders>
            <w:shd w:val="clear" w:color="000000" w:fill="F2F2F2"/>
            <w:noWrap/>
            <w:vAlign w:val="bottom"/>
            <w:hideMark/>
          </w:tcPr>
          <w:p w14:paraId="45437EB0"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20</w:t>
            </w:r>
          </w:p>
        </w:tc>
        <w:tc>
          <w:tcPr>
            <w:tcW w:w="1338" w:type="dxa"/>
            <w:tcBorders>
              <w:top w:val="single" w:sz="4" w:space="0" w:color="3F3F3F"/>
              <w:left w:val="nil"/>
              <w:bottom w:val="single" w:sz="4" w:space="0" w:color="3F3F3F"/>
              <w:right w:val="single" w:sz="4" w:space="0" w:color="3F3F3F"/>
            </w:tcBorders>
            <w:shd w:val="clear" w:color="000000" w:fill="F2F2F2"/>
            <w:noWrap/>
            <w:vAlign w:val="bottom"/>
            <w:hideMark/>
          </w:tcPr>
          <w:p w14:paraId="4960071F"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18"/>
                <w:szCs w:val="18"/>
                <w:lang w:eastAsia="en-GB"/>
                <w14:ligatures w14:val="none"/>
              </w:rPr>
            </w:pPr>
            <w:r w:rsidRPr="00BE6647">
              <w:rPr>
                <w:rFonts w:ascii="Aptos Narrow" w:eastAsia="Times New Roman" w:hAnsi="Aptos Narrow" w:cs="Times New Roman"/>
                <w:b/>
                <w:bCs/>
                <w:color w:val="3F3F3F"/>
                <w:kern w:val="0"/>
                <w:sz w:val="18"/>
                <w:szCs w:val="18"/>
                <w:lang w:eastAsia="en-GB"/>
                <w14:ligatures w14:val="none"/>
              </w:rPr>
              <w:t>0.67</w:t>
            </w:r>
          </w:p>
        </w:tc>
        <w:tc>
          <w:tcPr>
            <w:tcW w:w="1012" w:type="dxa"/>
            <w:tcBorders>
              <w:top w:val="nil"/>
              <w:left w:val="nil"/>
              <w:bottom w:val="nil"/>
              <w:right w:val="nil"/>
            </w:tcBorders>
            <w:shd w:val="clear" w:color="auto" w:fill="auto"/>
            <w:noWrap/>
            <w:vAlign w:val="bottom"/>
            <w:hideMark/>
          </w:tcPr>
          <w:p w14:paraId="03FDFA4B" w14:textId="77777777" w:rsidR="00BE6647" w:rsidRPr="00BE6647" w:rsidRDefault="00BE6647" w:rsidP="00BE6647">
            <w:pPr>
              <w:spacing w:after="0" w:line="240" w:lineRule="auto"/>
              <w:jc w:val="right"/>
              <w:rPr>
                <w:rFonts w:ascii="Aptos Narrow" w:eastAsia="Times New Roman" w:hAnsi="Aptos Narrow" w:cs="Times New Roman"/>
                <w:b/>
                <w:bCs/>
                <w:color w:val="3F3F3F"/>
                <w:kern w:val="0"/>
                <w:sz w:val="22"/>
                <w:szCs w:val="22"/>
                <w:lang w:eastAsia="en-GB"/>
                <w14:ligatures w14:val="none"/>
              </w:rPr>
            </w:pPr>
          </w:p>
        </w:tc>
        <w:tc>
          <w:tcPr>
            <w:tcW w:w="1012" w:type="dxa"/>
            <w:tcBorders>
              <w:top w:val="nil"/>
              <w:left w:val="nil"/>
              <w:bottom w:val="nil"/>
              <w:right w:val="nil"/>
            </w:tcBorders>
            <w:shd w:val="clear" w:color="auto" w:fill="auto"/>
            <w:noWrap/>
            <w:vAlign w:val="bottom"/>
            <w:hideMark/>
          </w:tcPr>
          <w:p w14:paraId="4177D468" w14:textId="77777777" w:rsidR="00BE6647" w:rsidRPr="00BE6647" w:rsidRDefault="00BE6647" w:rsidP="00BE6647">
            <w:pPr>
              <w:spacing w:after="0" w:line="240" w:lineRule="auto"/>
              <w:rPr>
                <w:rFonts w:ascii="Times New Roman" w:eastAsia="Times New Roman" w:hAnsi="Times New Roman" w:cs="Times New Roman"/>
                <w:kern w:val="0"/>
                <w:sz w:val="20"/>
                <w:szCs w:val="20"/>
                <w:lang w:eastAsia="en-GB"/>
                <w14:ligatures w14:val="none"/>
              </w:rPr>
            </w:pPr>
          </w:p>
        </w:tc>
        <w:tc>
          <w:tcPr>
            <w:tcW w:w="1012" w:type="dxa"/>
            <w:tcBorders>
              <w:top w:val="nil"/>
              <w:left w:val="nil"/>
              <w:bottom w:val="nil"/>
              <w:right w:val="nil"/>
            </w:tcBorders>
            <w:shd w:val="clear" w:color="auto" w:fill="auto"/>
            <w:noWrap/>
            <w:vAlign w:val="bottom"/>
            <w:hideMark/>
          </w:tcPr>
          <w:p w14:paraId="2D1C665C" w14:textId="77777777" w:rsidR="00BE6647" w:rsidRPr="00BE6647" w:rsidRDefault="00BE6647" w:rsidP="00BE6647">
            <w:pPr>
              <w:spacing w:after="0" w:line="240" w:lineRule="auto"/>
              <w:rPr>
                <w:rFonts w:ascii="Times New Roman" w:eastAsia="Times New Roman" w:hAnsi="Times New Roman" w:cs="Times New Roman"/>
                <w:kern w:val="0"/>
                <w:sz w:val="20"/>
                <w:szCs w:val="20"/>
                <w:lang w:eastAsia="en-GB"/>
                <w14:ligatures w14:val="none"/>
              </w:rPr>
            </w:pPr>
          </w:p>
        </w:tc>
        <w:tc>
          <w:tcPr>
            <w:tcW w:w="1012" w:type="dxa"/>
            <w:tcBorders>
              <w:top w:val="nil"/>
              <w:left w:val="nil"/>
              <w:bottom w:val="nil"/>
              <w:right w:val="nil"/>
            </w:tcBorders>
            <w:shd w:val="clear" w:color="auto" w:fill="auto"/>
            <w:noWrap/>
            <w:vAlign w:val="bottom"/>
            <w:hideMark/>
          </w:tcPr>
          <w:p w14:paraId="358FA353" w14:textId="77777777" w:rsidR="00BE6647" w:rsidRPr="00BE6647" w:rsidRDefault="00BE6647" w:rsidP="00BE6647">
            <w:pPr>
              <w:spacing w:after="0" w:line="240" w:lineRule="auto"/>
              <w:rPr>
                <w:rFonts w:ascii="Times New Roman" w:eastAsia="Times New Roman" w:hAnsi="Times New Roman" w:cs="Times New Roman"/>
                <w:kern w:val="0"/>
                <w:sz w:val="20"/>
                <w:szCs w:val="20"/>
                <w:lang w:eastAsia="en-GB"/>
                <w14:ligatures w14:val="none"/>
              </w:rPr>
            </w:pPr>
          </w:p>
        </w:tc>
      </w:tr>
    </w:tbl>
    <w:p w14:paraId="306F1849" w14:textId="42AE52E5" w:rsidR="00CB7AA1" w:rsidRDefault="00BE6647" w:rsidP="00CB7AA1">
      <w:pPr>
        <w:ind w:left="283"/>
        <w:rPr>
          <w:rFonts w:ascii="Calibri" w:eastAsiaTheme="minorEastAsia" w:hAnsi="Calibri" w:cs="Calibri"/>
          <w:b/>
          <w:bCs/>
          <w:sz w:val="22"/>
          <w:szCs w:val="22"/>
        </w:rPr>
      </w:pPr>
      <w:r w:rsidRPr="00AA4BA2">
        <w:rPr>
          <w:rFonts w:ascii="Calibri" w:eastAsiaTheme="minorEastAsia" w:hAnsi="Calibri" w:cs="Calibri"/>
          <w:b/>
          <w:bCs/>
          <w:sz w:val="22"/>
          <w:szCs w:val="22"/>
        </w:rPr>
        <w:t xml:space="preserve">Figure </w:t>
      </w:r>
      <w:r w:rsidR="00574733">
        <w:rPr>
          <w:rFonts w:ascii="Calibri" w:eastAsiaTheme="minorEastAsia" w:hAnsi="Calibri" w:cs="Calibri"/>
          <w:b/>
          <w:bCs/>
          <w:sz w:val="22"/>
          <w:szCs w:val="22"/>
        </w:rPr>
        <w:t>2</w:t>
      </w:r>
      <w:r w:rsidR="001C3093">
        <w:rPr>
          <w:rFonts w:ascii="Calibri" w:eastAsiaTheme="minorEastAsia" w:hAnsi="Calibri" w:cs="Calibri"/>
          <w:b/>
          <w:bCs/>
          <w:sz w:val="22"/>
          <w:szCs w:val="22"/>
        </w:rPr>
        <w:t>5</w:t>
      </w:r>
      <w:r w:rsidRPr="00AA4BA2">
        <w:rPr>
          <w:rFonts w:ascii="Calibri" w:eastAsiaTheme="minorEastAsia" w:hAnsi="Calibri" w:cs="Calibri"/>
          <w:b/>
          <w:bCs/>
          <w:sz w:val="22"/>
          <w:szCs w:val="22"/>
        </w:rPr>
        <w:t>. Cross Validation Table with Hyperparameter Tunning Parameters</w:t>
      </w:r>
      <w:r>
        <w:rPr>
          <w:rFonts w:ascii="Calibri" w:eastAsiaTheme="minorEastAsia" w:hAnsi="Calibri" w:cs="Calibri"/>
          <w:b/>
          <w:bCs/>
          <w:sz w:val="22"/>
          <w:szCs w:val="22"/>
        </w:rPr>
        <w:t xml:space="preserve"> on T</w:t>
      </w:r>
      <w:r w:rsidR="006E17C2">
        <w:rPr>
          <w:rFonts w:ascii="Calibri" w:eastAsiaTheme="minorEastAsia" w:hAnsi="Calibri" w:cs="Calibri"/>
          <w:b/>
          <w:bCs/>
          <w:sz w:val="22"/>
          <w:szCs w:val="22"/>
        </w:rPr>
        <w:t>est</w:t>
      </w:r>
      <w:r>
        <w:rPr>
          <w:rFonts w:ascii="Calibri" w:eastAsiaTheme="minorEastAsia" w:hAnsi="Calibri" w:cs="Calibri"/>
          <w:b/>
          <w:bCs/>
          <w:sz w:val="22"/>
          <w:szCs w:val="22"/>
        </w:rPr>
        <w:t xml:space="preserve"> Data</w:t>
      </w:r>
    </w:p>
    <w:p w14:paraId="65308E7F" w14:textId="7B63D386" w:rsidR="00F97258" w:rsidRDefault="007114D2" w:rsidP="00CB7AA1">
      <w:pPr>
        <w:ind w:left="283"/>
        <w:rPr>
          <w:rFonts w:ascii="Calibri" w:eastAsiaTheme="minorEastAsia" w:hAnsi="Calibri" w:cs="Calibri"/>
          <w:sz w:val="22"/>
          <w:szCs w:val="22"/>
        </w:rPr>
      </w:pPr>
      <w:r w:rsidRPr="007114D2">
        <w:rPr>
          <w:rFonts w:ascii="Calibri" w:eastAsiaTheme="minorEastAsia" w:hAnsi="Calibri" w:cs="Calibri"/>
          <w:noProof/>
          <w:sz w:val="22"/>
          <w:szCs w:val="22"/>
        </w:rPr>
        <w:lastRenderedPageBreak/>
        <w:drawing>
          <wp:inline distT="0" distB="0" distL="0" distR="0" wp14:anchorId="3FB6B4FD" wp14:editId="190ED7AB">
            <wp:extent cx="5191125" cy="4267200"/>
            <wp:effectExtent l="0" t="0" r="9525" b="0"/>
            <wp:docPr id="58534550"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34550" name="Picture 1" descr="A graph with blue lines&#10;&#10;Description automatically generated"/>
                    <pic:cNvPicPr/>
                  </pic:nvPicPr>
                  <pic:blipFill>
                    <a:blip r:embed="rId41"/>
                    <a:stretch>
                      <a:fillRect/>
                    </a:stretch>
                  </pic:blipFill>
                  <pic:spPr>
                    <a:xfrm>
                      <a:off x="0" y="0"/>
                      <a:ext cx="5191853" cy="4267798"/>
                    </a:xfrm>
                    <a:prstGeom prst="rect">
                      <a:avLst/>
                    </a:prstGeom>
                  </pic:spPr>
                </pic:pic>
              </a:graphicData>
            </a:graphic>
          </wp:inline>
        </w:drawing>
      </w:r>
    </w:p>
    <w:p w14:paraId="3AA82910" w14:textId="347CE24A" w:rsidR="003D0306" w:rsidRDefault="003D0306" w:rsidP="003D0306">
      <w:pPr>
        <w:ind w:left="283"/>
        <w:rPr>
          <w:rFonts w:ascii="Calibri" w:eastAsiaTheme="minorEastAsia" w:hAnsi="Calibri" w:cs="Calibri"/>
          <w:sz w:val="22"/>
          <w:szCs w:val="22"/>
        </w:rPr>
      </w:pPr>
      <w:r w:rsidRPr="00D2612F">
        <w:rPr>
          <w:rFonts w:ascii="Calibri" w:eastAsiaTheme="minorEastAsia" w:hAnsi="Calibri" w:cs="Calibri"/>
          <w:b/>
          <w:bCs/>
          <w:sz w:val="22"/>
          <w:szCs w:val="22"/>
        </w:rPr>
        <w:t xml:space="preserve">Figure </w:t>
      </w:r>
      <w:r>
        <w:rPr>
          <w:rFonts w:ascii="Calibri" w:eastAsiaTheme="minorEastAsia" w:hAnsi="Calibri" w:cs="Calibri"/>
          <w:b/>
          <w:bCs/>
          <w:sz w:val="22"/>
          <w:szCs w:val="22"/>
        </w:rPr>
        <w:t>2</w:t>
      </w:r>
      <w:r w:rsidR="001C3093">
        <w:rPr>
          <w:rFonts w:ascii="Calibri" w:eastAsiaTheme="minorEastAsia" w:hAnsi="Calibri" w:cs="Calibri"/>
          <w:b/>
          <w:bCs/>
          <w:sz w:val="22"/>
          <w:szCs w:val="22"/>
        </w:rPr>
        <w:t>6</w:t>
      </w:r>
      <w:r w:rsidRPr="00D2612F">
        <w:rPr>
          <w:rFonts w:ascii="Calibri" w:eastAsiaTheme="minorEastAsia" w:hAnsi="Calibri" w:cs="Calibri"/>
          <w:b/>
          <w:bCs/>
          <w:sz w:val="22"/>
          <w:szCs w:val="22"/>
        </w:rPr>
        <w:t>. Coverage Metric on the best Horizon with Hyperparameter Tunning Parameters</w:t>
      </w:r>
      <w:r w:rsidRPr="00AA4BA2">
        <w:rPr>
          <w:rFonts w:ascii="Calibri" w:eastAsiaTheme="minorEastAsia" w:hAnsi="Calibri" w:cs="Calibri"/>
          <w:sz w:val="22"/>
          <w:szCs w:val="22"/>
        </w:rPr>
        <w:t xml:space="preserve"> </w:t>
      </w:r>
    </w:p>
    <w:p w14:paraId="27F16437" w14:textId="77777777" w:rsidR="00FD4404" w:rsidRDefault="00FD4404" w:rsidP="0028149A">
      <w:pPr>
        <w:ind w:left="283"/>
        <w:rPr>
          <w:rFonts w:ascii="Calibri" w:eastAsiaTheme="minorEastAsia" w:hAnsi="Calibri" w:cs="Calibri"/>
          <w:sz w:val="22"/>
          <w:szCs w:val="22"/>
        </w:rPr>
      </w:pPr>
    </w:p>
    <w:p w14:paraId="0697DD91" w14:textId="7D9EA4F9" w:rsidR="00AB192F" w:rsidRDefault="00AB192F" w:rsidP="009563BC">
      <w:pPr>
        <w:ind w:left="283"/>
        <w:rPr>
          <w:rFonts w:ascii="Calibri" w:eastAsiaTheme="minorEastAsia" w:hAnsi="Calibri" w:cs="Calibri"/>
          <w:sz w:val="22"/>
          <w:szCs w:val="22"/>
        </w:rPr>
      </w:pPr>
      <w:r w:rsidRPr="00AB192F">
        <w:rPr>
          <w:rFonts w:ascii="Calibri" w:eastAsiaTheme="minorEastAsia" w:hAnsi="Calibri" w:cs="Calibri"/>
          <w:sz w:val="22"/>
          <w:szCs w:val="22"/>
        </w:rPr>
        <w:t>The difference in performance on training and testing data is usually inevitable, as the model tends to produce better</w:t>
      </w:r>
      <w:r w:rsidR="00071786">
        <w:rPr>
          <w:rFonts w:ascii="Calibri" w:eastAsiaTheme="minorEastAsia" w:hAnsi="Calibri" w:cs="Calibri"/>
          <w:sz w:val="22"/>
          <w:szCs w:val="22"/>
        </w:rPr>
        <w:t xml:space="preserve"> outcomes</w:t>
      </w:r>
      <w:r w:rsidRPr="00AB192F">
        <w:rPr>
          <w:rFonts w:ascii="Calibri" w:eastAsiaTheme="minorEastAsia" w:hAnsi="Calibri" w:cs="Calibri"/>
          <w:sz w:val="22"/>
          <w:szCs w:val="22"/>
        </w:rPr>
        <w:t xml:space="preserve"> on training data. However, the coverage rate dropping from 85% to</w:t>
      </w:r>
      <w:r>
        <w:rPr>
          <w:rFonts w:ascii="Calibri" w:eastAsiaTheme="minorEastAsia" w:hAnsi="Calibri" w:cs="Calibri"/>
          <w:sz w:val="22"/>
          <w:szCs w:val="22"/>
        </w:rPr>
        <w:t xml:space="preserve"> 67</w:t>
      </w:r>
      <w:r w:rsidRPr="00AB192F">
        <w:rPr>
          <w:rFonts w:ascii="Calibri" w:eastAsiaTheme="minorEastAsia" w:hAnsi="Calibri" w:cs="Calibri"/>
          <w:sz w:val="22"/>
          <w:szCs w:val="22"/>
        </w:rPr>
        <w:t>%</w:t>
      </w:r>
      <w:r>
        <w:rPr>
          <w:rFonts w:ascii="Calibri" w:eastAsiaTheme="minorEastAsia" w:hAnsi="Calibri" w:cs="Calibri"/>
          <w:sz w:val="22"/>
          <w:szCs w:val="22"/>
        </w:rPr>
        <w:t xml:space="preserve"> close to almost %70</w:t>
      </w:r>
      <w:r w:rsidRPr="00AB192F">
        <w:rPr>
          <w:rFonts w:ascii="Calibri" w:eastAsiaTheme="minorEastAsia" w:hAnsi="Calibri" w:cs="Calibri"/>
          <w:sz w:val="22"/>
          <w:szCs w:val="22"/>
        </w:rPr>
        <w:t xml:space="preserve"> indicates that the generalization ability of the model is not perfect, but still provides acceptable performance</w:t>
      </w:r>
      <w:r w:rsidR="00071786">
        <w:rPr>
          <w:rFonts w:ascii="Calibri" w:eastAsiaTheme="minorEastAsia" w:hAnsi="Calibri" w:cs="Calibri"/>
          <w:sz w:val="22"/>
          <w:szCs w:val="22"/>
        </w:rPr>
        <w:t xml:space="preserve"> due to </w:t>
      </w:r>
      <w:r w:rsidR="00443F0A">
        <w:rPr>
          <w:rFonts w:ascii="Calibri" w:eastAsiaTheme="minorEastAsia" w:hAnsi="Calibri" w:cs="Calibri"/>
          <w:sz w:val="22"/>
          <w:szCs w:val="22"/>
        </w:rPr>
        <w:t xml:space="preserve">the </w:t>
      </w:r>
      <w:r w:rsidR="00071786">
        <w:rPr>
          <w:rFonts w:ascii="Calibri" w:eastAsiaTheme="minorEastAsia" w:hAnsi="Calibri" w:cs="Calibri"/>
          <w:sz w:val="22"/>
          <w:szCs w:val="22"/>
        </w:rPr>
        <w:t>nature of pandemic</w:t>
      </w:r>
      <w:r w:rsidR="002B1508">
        <w:rPr>
          <w:rFonts w:ascii="Calibri" w:eastAsiaTheme="minorEastAsia" w:hAnsi="Calibri" w:cs="Calibri"/>
          <w:sz w:val="22"/>
          <w:szCs w:val="22"/>
        </w:rPr>
        <w:t>.</w:t>
      </w:r>
    </w:p>
    <w:p w14:paraId="7AEF0225" w14:textId="57A8E8F5" w:rsidR="00A32D64" w:rsidRDefault="00A32D64" w:rsidP="009563BC">
      <w:pPr>
        <w:ind w:left="283"/>
        <w:rPr>
          <w:rFonts w:ascii="Calibri" w:eastAsiaTheme="minorEastAsia" w:hAnsi="Calibri" w:cs="Calibri"/>
          <w:sz w:val="22"/>
          <w:szCs w:val="22"/>
        </w:rPr>
      </w:pPr>
      <w:r w:rsidRPr="00A32D64">
        <w:rPr>
          <w:rFonts w:ascii="Calibri" w:eastAsiaTheme="minorEastAsia" w:hAnsi="Calibri" w:cs="Calibri"/>
          <w:noProof/>
          <w:sz w:val="22"/>
          <w:szCs w:val="22"/>
        </w:rPr>
        <w:drawing>
          <wp:inline distT="0" distB="0" distL="0" distR="0" wp14:anchorId="05FDE596" wp14:editId="6E7FB6A8">
            <wp:extent cx="5731510" cy="2600325"/>
            <wp:effectExtent l="0" t="0" r="2540" b="9525"/>
            <wp:docPr id="1674221098" name="Picture 1" descr="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21098" name="Picture 1" descr="A graph with a line and a line&#10;&#10;Description automatically generated with medium confidence"/>
                    <pic:cNvPicPr/>
                  </pic:nvPicPr>
                  <pic:blipFill>
                    <a:blip r:embed="rId42"/>
                    <a:stretch>
                      <a:fillRect/>
                    </a:stretch>
                  </pic:blipFill>
                  <pic:spPr>
                    <a:xfrm>
                      <a:off x="0" y="0"/>
                      <a:ext cx="5731510" cy="2600325"/>
                    </a:xfrm>
                    <a:prstGeom prst="rect">
                      <a:avLst/>
                    </a:prstGeom>
                  </pic:spPr>
                </pic:pic>
              </a:graphicData>
            </a:graphic>
          </wp:inline>
        </w:drawing>
      </w:r>
    </w:p>
    <w:p w14:paraId="70342E50" w14:textId="0670B7BF" w:rsidR="00416280" w:rsidRDefault="00A32D64" w:rsidP="00416280">
      <w:pPr>
        <w:rPr>
          <w:rFonts w:ascii="Calibri" w:eastAsiaTheme="minorEastAsia" w:hAnsi="Calibri" w:cs="Calibri"/>
          <w:b/>
          <w:bCs/>
          <w:sz w:val="18"/>
          <w:szCs w:val="18"/>
        </w:rPr>
      </w:pPr>
      <w:r>
        <w:rPr>
          <w:rFonts w:ascii="Calibri" w:eastAsiaTheme="minorEastAsia" w:hAnsi="Calibri" w:cs="Calibri"/>
          <w:sz w:val="22"/>
          <w:szCs w:val="22"/>
        </w:rPr>
        <w:t xml:space="preserve">          </w:t>
      </w:r>
      <w:r w:rsidR="00416280" w:rsidRPr="0076463E">
        <w:rPr>
          <w:rFonts w:ascii="Calibri" w:eastAsiaTheme="minorEastAsia" w:hAnsi="Calibri" w:cs="Calibri"/>
          <w:b/>
          <w:bCs/>
          <w:sz w:val="18"/>
          <w:szCs w:val="18"/>
        </w:rPr>
        <w:t xml:space="preserve">Figure </w:t>
      </w:r>
      <w:r w:rsidR="00574733">
        <w:rPr>
          <w:rFonts w:ascii="Calibri" w:eastAsiaTheme="minorEastAsia" w:hAnsi="Calibri" w:cs="Calibri"/>
          <w:b/>
          <w:bCs/>
          <w:sz w:val="18"/>
          <w:szCs w:val="18"/>
        </w:rPr>
        <w:t>2</w:t>
      </w:r>
      <w:r w:rsidR="001C3093">
        <w:rPr>
          <w:rFonts w:ascii="Calibri" w:eastAsiaTheme="minorEastAsia" w:hAnsi="Calibri" w:cs="Calibri"/>
          <w:b/>
          <w:bCs/>
          <w:sz w:val="18"/>
          <w:szCs w:val="18"/>
        </w:rPr>
        <w:t>7</w:t>
      </w:r>
      <w:r w:rsidR="00416280" w:rsidRPr="0076463E">
        <w:rPr>
          <w:rFonts w:ascii="Calibri" w:eastAsiaTheme="minorEastAsia" w:hAnsi="Calibri" w:cs="Calibri"/>
          <w:b/>
          <w:bCs/>
          <w:sz w:val="18"/>
          <w:szCs w:val="18"/>
        </w:rPr>
        <w:t>. Comparison plot between predicted and actual values with default setting for Cros. Val.</w:t>
      </w:r>
      <w:r w:rsidR="00416280">
        <w:rPr>
          <w:rFonts w:ascii="Calibri" w:eastAsiaTheme="minorEastAsia" w:hAnsi="Calibri" w:cs="Calibri"/>
          <w:b/>
          <w:bCs/>
          <w:sz w:val="18"/>
          <w:szCs w:val="18"/>
        </w:rPr>
        <w:t xml:space="preserve"> With Test data</w:t>
      </w:r>
    </w:p>
    <w:p w14:paraId="64EC13E6" w14:textId="34AF0CDF" w:rsidR="00574733" w:rsidRDefault="00574733" w:rsidP="00416280">
      <w:pPr>
        <w:rPr>
          <w:rFonts w:ascii="Calibri" w:eastAsiaTheme="minorEastAsia" w:hAnsi="Calibri" w:cs="Calibri"/>
          <w:b/>
          <w:bCs/>
          <w:sz w:val="18"/>
          <w:szCs w:val="18"/>
        </w:rPr>
      </w:pPr>
      <w:r w:rsidRPr="00574733">
        <w:rPr>
          <w:rFonts w:ascii="Calibri" w:eastAsiaTheme="minorEastAsia" w:hAnsi="Calibri" w:cs="Calibri"/>
          <w:b/>
          <w:bCs/>
          <w:noProof/>
          <w:sz w:val="18"/>
          <w:szCs w:val="18"/>
        </w:rPr>
        <w:lastRenderedPageBreak/>
        <w:drawing>
          <wp:inline distT="0" distB="0" distL="0" distR="0" wp14:anchorId="3A8D9F81" wp14:editId="2436C95C">
            <wp:extent cx="5731510" cy="2286000"/>
            <wp:effectExtent l="0" t="0" r="2540" b="0"/>
            <wp:docPr id="1257456764" name="Picture 1" descr="A graph with red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456764" name="Picture 1" descr="A graph with red and green lines&#10;&#10;Description automatically generated"/>
                    <pic:cNvPicPr/>
                  </pic:nvPicPr>
                  <pic:blipFill>
                    <a:blip r:embed="rId43"/>
                    <a:stretch>
                      <a:fillRect/>
                    </a:stretch>
                  </pic:blipFill>
                  <pic:spPr>
                    <a:xfrm>
                      <a:off x="0" y="0"/>
                      <a:ext cx="5731510" cy="2286000"/>
                    </a:xfrm>
                    <a:prstGeom prst="rect">
                      <a:avLst/>
                    </a:prstGeom>
                  </pic:spPr>
                </pic:pic>
              </a:graphicData>
            </a:graphic>
          </wp:inline>
        </w:drawing>
      </w:r>
    </w:p>
    <w:p w14:paraId="6FE40D4D" w14:textId="6A08A82E" w:rsidR="00574733" w:rsidRDefault="00574733" w:rsidP="00574733">
      <w:pPr>
        <w:rPr>
          <w:rFonts w:ascii="Calibri" w:eastAsiaTheme="minorEastAsia" w:hAnsi="Calibri" w:cs="Calibri"/>
          <w:b/>
          <w:bCs/>
          <w:sz w:val="18"/>
          <w:szCs w:val="18"/>
        </w:rPr>
      </w:pPr>
      <w:r>
        <w:rPr>
          <w:rFonts w:ascii="Calibri" w:eastAsiaTheme="minorEastAsia" w:hAnsi="Calibri" w:cs="Calibri"/>
          <w:b/>
          <w:bCs/>
          <w:sz w:val="18"/>
          <w:szCs w:val="18"/>
        </w:rPr>
        <w:t xml:space="preserve">           </w:t>
      </w:r>
      <w:r>
        <w:rPr>
          <w:rFonts w:ascii="Calibri" w:eastAsiaTheme="minorEastAsia" w:hAnsi="Calibri" w:cs="Calibri"/>
          <w:sz w:val="22"/>
          <w:szCs w:val="22"/>
        </w:rPr>
        <w:t xml:space="preserve">  </w:t>
      </w:r>
      <w:r w:rsidRPr="0076463E">
        <w:rPr>
          <w:rFonts w:ascii="Calibri" w:eastAsiaTheme="minorEastAsia" w:hAnsi="Calibri" w:cs="Calibri"/>
          <w:b/>
          <w:bCs/>
          <w:sz w:val="18"/>
          <w:szCs w:val="18"/>
        </w:rPr>
        <w:t xml:space="preserve">Figure </w:t>
      </w:r>
      <w:r>
        <w:rPr>
          <w:rFonts w:ascii="Calibri" w:eastAsiaTheme="minorEastAsia" w:hAnsi="Calibri" w:cs="Calibri"/>
          <w:b/>
          <w:bCs/>
          <w:sz w:val="18"/>
          <w:szCs w:val="18"/>
        </w:rPr>
        <w:t>2</w:t>
      </w:r>
      <w:r w:rsidR="001C3093">
        <w:rPr>
          <w:rFonts w:ascii="Calibri" w:eastAsiaTheme="minorEastAsia" w:hAnsi="Calibri" w:cs="Calibri"/>
          <w:b/>
          <w:bCs/>
          <w:sz w:val="18"/>
          <w:szCs w:val="18"/>
        </w:rPr>
        <w:t>8</w:t>
      </w:r>
      <w:r w:rsidRPr="0076463E">
        <w:rPr>
          <w:rFonts w:ascii="Calibri" w:eastAsiaTheme="minorEastAsia" w:hAnsi="Calibri" w:cs="Calibri"/>
          <w:b/>
          <w:bCs/>
          <w:sz w:val="18"/>
          <w:szCs w:val="18"/>
        </w:rPr>
        <w:t xml:space="preserve">. Comparison plot between predicted and actual values with </w:t>
      </w:r>
      <w:r>
        <w:rPr>
          <w:rFonts w:ascii="Calibri" w:eastAsiaTheme="minorEastAsia" w:hAnsi="Calibri" w:cs="Calibri"/>
          <w:b/>
          <w:bCs/>
          <w:sz w:val="18"/>
          <w:szCs w:val="18"/>
        </w:rPr>
        <w:t>tunning</w:t>
      </w:r>
      <w:r w:rsidRPr="0076463E">
        <w:rPr>
          <w:rFonts w:ascii="Calibri" w:eastAsiaTheme="minorEastAsia" w:hAnsi="Calibri" w:cs="Calibri"/>
          <w:b/>
          <w:bCs/>
          <w:sz w:val="18"/>
          <w:szCs w:val="18"/>
        </w:rPr>
        <w:t xml:space="preserve"> setting for Cros. Val.</w:t>
      </w:r>
      <w:r>
        <w:rPr>
          <w:rFonts w:ascii="Calibri" w:eastAsiaTheme="minorEastAsia" w:hAnsi="Calibri" w:cs="Calibri"/>
          <w:b/>
          <w:bCs/>
          <w:sz w:val="18"/>
          <w:szCs w:val="18"/>
        </w:rPr>
        <w:t xml:space="preserve"> With Test data</w:t>
      </w:r>
    </w:p>
    <w:p w14:paraId="59462304" w14:textId="6B2ECE54" w:rsidR="00574733" w:rsidRDefault="00574733" w:rsidP="00574733">
      <w:pPr>
        <w:rPr>
          <w:rFonts w:ascii="Calibri" w:eastAsiaTheme="minorEastAsia" w:hAnsi="Calibri" w:cs="Calibri"/>
          <w:b/>
          <w:bCs/>
          <w:sz w:val="18"/>
          <w:szCs w:val="18"/>
        </w:rPr>
      </w:pPr>
    </w:p>
    <w:p w14:paraId="0C4ADF56" w14:textId="7BCAE716" w:rsidR="00F53671" w:rsidRPr="00F53671" w:rsidRDefault="00F53671" w:rsidP="00F53671">
      <w:pPr>
        <w:ind w:left="283"/>
        <w:rPr>
          <w:rFonts w:ascii="Calibri" w:eastAsiaTheme="minorEastAsia" w:hAnsi="Calibri" w:cs="Calibri"/>
          <w:sz w:val="22"/>
          <w:szCs w:val="22"/>
        </w:rPr>
      </w:pPr>
      <w:r w:rsidRPr="00F53671">
        <w:rPr>
          <w:rFonts w:ascii="Calibri" w:eastAsiaTheme="minorEastAsia" w:hAnsi="Calibri" w:cs="Calibri"/>
          <w:sz w:val="22"/>
          <w:szCs w:val="22"/>
        </w:rPr>
        <w:t>If you look at “Figure 2</w:t>
      </w:r>
      <w:r w:rsidR="00515E63">
        <w:rPr>
          <w:rFonts w:ascii="Calibri" w:eastAsiaTheme="minorEastAsia" w:hAnsi="Calibri" w:cs="Calibri"/>
          <w:sz w:val="22"/>
          <w:szCs w:val="22"/>
        </w:rPr>
        <w:t>7</w:t>
      </w:r>
      <w:r w:rsidRPr="00F53671">
        <w:rPr>
          <w:rFonts w:ascii="Calibri" w:eastAsiaTheme="minorEastAsia" w:hAnsi="Calibri" w:cs="Calibri"/>
          <w:sz w:val="22"/>
          <w:szCs w:val="22"/>
        </w:rPr>
        <w:t>. and Figure 2</w:t>
      </w:r>
      <w:r w:rsidR="00515E63">
        <w:rPr>
          <w:rFonts w:ascii="Calibri" w:eastAsiaTheme="minorEastAsia" w:hAnsi="Calibri" w:cs="Calibri"/>
          <w:sz w:val="22"/>
          <w:szCs w:val="22"/>
        </w:rPr>
        <w:t>8</w:t>
      </w:r>
      <w:r w:rsidRPr="00F53671">
        <w:rPr>
          <w:rFonts w:ascii="Calibri" w:eastAsiaTheme="minorEastAsia" w:hAnsi="Calibri" w:cs="Calibri"/>
          <w:sz w:val="22"/>
          <w:szCs w:val="22"/>
        </w:rPr>
        <w:t>.”, you will see after the implementation of cross-validation how predicted data was fitted better than default settings, which shows that the model is found a way to fit itself over the given period for the test dataset. Despite there being some deviations from real-life data, having a performance that is close % to 70 coverage is completely fine on unseen data.</w:t>
      </w:r>
    </w:p>
    <w:p w14:paraId="190F832C" w14:textId="2F66ADF3" w:rsidR="00A97888" w:rsidRDefault="00F53671" w:rsidP="00F53671">
      <w:pPr>
        <w:ind w:left="283"/>
        <w:rPr>
          <w:rFonts w:ascii="Calibri" w:eastAsiaTheme="minorEastAsia" w:hAnsi="Calibri" w:cs="Calibri"/>
        </w:rPr>
      </w:pPr>
      <w:r w:rsidRPr="00F53671">
        <w:rPr>
          <w:rFonts w:ascii="Calibri" w:eastAsiaTheme="minorEastAsia" w:hAnsi="Calibri" w:cs="Calibri"/>
          <w:sz w:val="22"/>
          <w:szCs w:val="22"/>
        </w:rPr>
        <w:t xml:space="preserve">To summarize, while obtaining %70 coverage for training data, train data has %85 coverage for a 30-day prediction period, which means that the model is reliable in terms of medium- or short-term predictions. Having a high coverage rate on training data is an indicator of how the model learns well training data. On the other hand, the %67.5~%70 ratio for the test set shows model has a meaningful performance. Those acquired results prove the model has a good ability to manage uncertainty and provides reliable results in medium- or short-term forecasts. This circumstance supports the generalization ability of the model and its usability in practical </w:t>
      </w:r>
      <w:r w:rsidRPr="00F53671">
        <w:rPr>
          <w:rFonts w:ascii="Calibri" w:eastAsiaTheme="minorEastAsia" w:hAnsi="Calibri" w:cs="Calibri"/>
          <w:sz w:val="22"/>
          <w:szCs w:val="22"/>
        </w:rPr>
        <w:lastRenderedPageBreak/>
        <w:t>applications.</w:t>
      </w:r>
      <w:r w:rsidR="00006F70" w:rsidRPr="00006F70">
        <w:rPr>
          <w:rFonts w:ascii="Calibri" w:eastAsiaTheme="minorEastAsia" w:hAnsi="Calibri" w:cs="Calibri"/>
          <w:noProof/>
        </w:rPr>
        <w:drawing>
          <wp:inline distT="0" distB="0" distL="0" distR="0" wp14:anchorId="5029C85F" wp14:editId="311F98E2">
            <wp:extent cx="5731510" cy="4058920"/>
            <wp:effectExtent l="0" t="0" r="2540" b="0"/>
            <wp:docPr id="454777089" name="Picture 1" descr="A graph with a line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777089" name="Picture 1" descr="A graph with a line and numbers&#10;&#10;Description automatically generated"/>
                    <pic:cNvPicPr/>
                  </pic:nvPicPr>
                  <pic:blipFill>
                    <a:blip r:embed="rId44"/>
                    <a:stretch>
                      <a:fillRect/>
                    </a:stretch>
                  </pic:blipFill>
                  <pic:spPr>
                    <a:xfrm>
                      <a:off x="0" y="0"/>
                      <a:ext cx="5731510" cy="4058920"/>
                    </a:xfrm>
                    <a:prstGeom prst="rect">
                      <a:avLst/>
                    </a:prstGeom>
                  </pic:spPr>
                </pic:pic>
              </a:graphicData>
            </a:graphic>
          </wp:inline>
        </w:drawing>
      </w:r>
      <w:r w:rsidR="00006F70" w:rsidRPr="00006F70">
        <w:rPr>
          <w:rFonts w:ascii="Calibri" w:eastAsiaTheme="minorEastAsia" w:hAnsi="Calibri" w:cs="Calibri"/>
          <w:noProof/>
        </w:rPr>
        <w:t xml:space="preserve"> </w:t>
      </w:r>
    </w:p>
    <w:p w14:paraId="60747409" w14:textId="5E4FCA22" w:rsidR="00A97888" w:rsidRDefault="00D2612F" w:rsidP="00D2612F">
      <w:pPr>
        <w:rPr>
          <w:rFonts w:ascii="Calibri" w:eastAsiaTheme="minorEastAsia" w:hAnsi="Calibri" w:cs="Calibri"/>
          <w:b/>
          <w:bCs/>
          <w:sz w:val="20"/>
          <w:szCs w:val="20"/>
        </w:rPr>
      </w:pPr>
      <w:r w:rsidRPr="00D2612F">
        <w:rPr>
          <w:rFonts w:ascii="Calibri" w:eastAsiaTheme="minorEastAsia" w:hAnsi="Calibri" w:cs="Calibri"/>
          <w:b/>
          <w:bCs/>
        </w:rPr>
        <w:t xml:space="preserve"> </w:t>
      </w:r>
      <w:r w:rsidR="004D7960">
        <w:rPr>
          <w:rFonts w:ascii="Calibri" w:eastAsiaTheme="minorEastAsia" w:hAnsi="Calibri" w:cs="Calibri"/>
          <w:b/>
          <w:bCs/>
        </w:rPr>
        <w:t xml:space="preserve"> </w:t>
      </w:r>
      <w:r w:rsidRPr="00D2612F">
        <w:rPr>
          <w:rFonts w:ascii="Calibri" w:eastAsiaTheme="minorEastAsia" w:hAnsi="Calibri" w:cs="Calibri"/>
          <w:b/>
          <w:bCs/>
        </w:rPr>
        <w:t xml:space="preserve"> </w:t>
      </w:r>
      <w:r w:rsidR="00A97888" w:rsidRPr="00D2612F">
        <w:rPr>
          <w:rFonts w:ascii="Calibri" w:eastAsiaTheme="minorEastAsia" w:hAnsi="Calibri" w:cs="Calibri"/>
          <w:b/>
          <w:bCs/>
        </w:rPr>
        <w:t xml:space="preserve"> </w:t>
      </w:r>
      <w:r w:rsidR="00A97888" w:rsidRPr="00D2612F">
        <w:rPr>
          <w:rFonts w:ascii="Calibri" w:eastAsiaTheme="minorEastAsia" w:hAnsi="Calibri" w:cs="Calibri"/>
          <w:b/>
          <w:bCs/>
          <w:sz w:val="20"/>
          <w:szCs w:val="20"/>
        </w:rPr>
        <w:t xml:space="preserve">Figure </w:t>
      </w:r>
      <w:r w:rsidRPr="00D2612F">
        <w:rPr>
          <w:rFonts w:ascii="Calibri" w:eastAsiaTheme="minorEastAsia" w:hAnsi="Calibri" w:cs="Calibri"/>
          <w:b/>
          <w:bCs/>
          <w:sz w:val="20"/>
          <w:szCs w:val="20"/>
        </w:rPr>
        <w:t>2</w:t>
      </w:r>
      <w:r w:rsidR="001C3093">
        <w:rPr>
          <w:rFonts w:ascii="Calibri" w:eastAsiaTheme="minorEastAsia" w:hAnsi="Calibri" w:cs="Calibri"/>
          <w:b/>
          <w:bCs/>
          <w:sz w:val="20"/>
          <w:szCs w:val="20"/>
        </w:rPr>
        <w:t>9</w:t>
      </w:r>
      <w:r w:rsidR="00A97888" w:rsidRPr="00D2612F">
        <w:rPr>
          <w:rFonts w:ascii="Calibri" w:eastAsiaTheme="minorEastAsia" w:hAnsi="Calibri" w:cs="Calibri"/>
          <w:b/>
          <w:bCs/>
          <w:sz w:val="20"/>
          <w:szCs w:val="20"/>
        </w:rPr>
        <w:t>.</w:t>
      </w:r>
      <w:r w:rsidRPr="00D2612F">
        <w:rPr>
          <w:rFonts w:ascii="Calibri" w:eastAsiaTheme="minorEastAsia" w:hAnsi="Calibri" w:cs="Calibri"/>
          <w:b/>
          <w:bCs/>
          <w:sz w:val="20"/>
          <w:szCs w:val="20"/>
        </w:rPr>
        <w:t xml:space="preserve"> Implementation Prophet Model with </w:t>
      </w:r>
      <w:r w:rsidR="00C53069">
        <w:rPr>
          <w:rFonts w:ascii="Calibri" w:eastAsiaTheme="minorEastAsia" w:hAnsi="Calibri" w:cs="Calibri"/>
          <w:b/>
          <w:bCs/>
          <w:sz w:val="20"/>
          <w:szCs w:val="20"/>
        </w:rPr>
        <w:t>train</w:t>
      </w:r>
      <w:r w:rsidRPr="00D2612F">
        <w:rPr>
          <w:rFonts w:ascii="Calibri" w:eastAsiaTheme="minorEastAsia" w:hAnsi="Calibri" w:cs="Calibri"/>
          <w:b/>
          <w:bCs/>
          <w:sz w:val="20"/>
          <w:szCs w:val="20"/>
        </w:rPr>
        <w:t xml:space="preserve"> </w:t>
      </w:r>
      <w:r w:rsidR="00C53069">
        <w:rPr>
          <w:rFonts w:ascii="Calibri" w:eastAsiaTheme="minorEastAsia" w:hAnsi="Calibri" w:cs="Calibri"/>
          <w:b/>
          <w:bCs/>
          <w:sz w:val="20"/>
          <w:szCs w:val="20"/>
        </w:rPr>
        <w:t xml:space="preserve">CV </w:t>
      </w:r>
      <w:r w:rsidRPr="00D2612F">
        <w:rPr>
          <w:rFonts w:ascii="Calibri" w:eastAsiaTheme="minorEastAsia" w:hAnsi="Calibri" w:cs="Calibri"/>
          <w:b/>
          <w:bCs/>
          <w:sz w:val="20"/>
          <w:szCs w:val="20"/>
        </w:rPr>
        <w:t>Parameters on Longer Time Period in UK, 20-23</w:t>
      </w:r>
    </w:p>
    <w:p w14:paraId="60453148" w14:textId="0DD047CA" w:rsidR="00C0718D" w:rsidRDefault="00C53069" w:rsidP="00D2612F">
      <w:pPr>
        <w:rPr>
          <w:rFonts w:ascii="Calibri" w:eastAsiaTheme="minorEastAsia" w:hAnsi="Calibri" w:cs="Calibri"/>
          <w:b/>
          <w:bCs/>
          <w:sz w:val="20"/>
          <w:szCs w:val="20"/>
        </w:rPr>
      </w:pPr>
      <w:r>
        <w:rPr>
          <w:rFonts w:ascii="Calibri" w:eastAsiaTheme="minorEastAsia" w:hAnsi="Calibri" w:cs="Calibri"/>
          <w:b/>
          <w:bCs/>
          <w:sz w:val="20"/>
          <w:szCs w:val="20"/>
        </w:rPr>
        <w:t xml:space="preserve">     </w:t>
      </w:r>
      <w:r w:rsidRPr="00C53069">
        <w:rPr>
          <w:rFonts w:ascii="Calibri" w:eastAsiaTheme="minorEastAsia" w:hAnsi="Calibri" w:cs="Calibri"/>
          <w:b/>
          <w:bCs/>
          <w:noProof/>
          <w:sz w:val="20"/>
          <w:szCs w:val="20"/>
        </w:rPr>
        <w:drawing>
          <wp:inline distT="0" distB="0" distL="0" distR="0" wp14:anchorId="0A5ECAFB" wp14:editId="6867ABC9">
            <wp:extent cx="5731510" cy="3480435"/>
            <wp:effectExtent l="0" t="0" r="2540" b="5715"/>
            <wp:docPr id="1784996382" name="Picture 1" descr="A graph showing a line and a blu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996382" name="Picture 1" descr="A graph showing a line and a blue line&#10;&#10;Description automatically generated with medium confidence"/>
                    <pic:cNvPicPr/>
                  </pic:nvPicPr>
                  <pic:blipFill>
                    <a:blip r:embed="rId45"/>
                    <a:stretch>
                      <a:fillRect/>
                    </a:stretch>
                  </pic:blipFill>
                  <pic:spPr>
                    <a:xfrm>
                      <a:off x="0" y="0"/>
                      <a:ext cx="5731510" cy="3480435"/>
                    </a:xfrm>
                    <a:prstGeom prst="rect">
                      <a:avLst/>
                    </a:prstGeom>
                  </pic:spPr>
                </pic:pic>
              </a:graphicData>
            </a:graphic>
          </wp:inline>
        </w:drawing>
      </w:r>
    </w:p>
    <w:p w14:paraId="76F84E25" w14:textId="310F5113" w:rsidR="00C53069" w:rsidRPr="00D2612F" w:rsidRDefault="00C53069" w:rsidP="00D2612F">
      <w:pPr>
        <w:rPr>
          <w:rFonts w:ascii="Calibri" w:eastAsiaTheme="minorEastAsia" w:hAnsi="Calibri" w:cs="Calibri"/>
          <w:b/>
          <w:bCs/>
          <w:sz w:val="20"/>
          <w:szCs w:val="20"/>
        </w:rPr>
      </w:pPr>
      <w:r>
        <w:rPr>
          <w:rFonts w:ascii="Calibri" w:eastAsiaTheme="minorEastAsia" w:hAnsi="Calibri" w:cs="Calibri"/>
          <w:b/>
          <w:bCs/>
          <w:sz w:val="20"/>
          <w:szCs w:val="20"/>
        </w:rPr>
        <w:t xml:space="preserve">                                                                    Figure </w:t>
      </w:r>
      <w:r w:rsidR="001C3093">
        <w:rPr>
          <w:rFonts w:ascii="Calibri" w:eastAsiaTheme="minorEastAsia" w:hAnsi="Calibri" w:cs="Calibri"/>
          <w:b/>
          <w:bCs/>
          <w:sz w:val="20"/>
          <w:szCs w:val="20"/>
        </w:rPr>
        <w:t>30</w:t>
      </w:r>
      <w:r>
        <w:rPr>
          <w:rFonts w:ascii="Calibri" w:eastAsiaTheme="minorEastAsia" w:hAnsi="Calibri" w:cs="Calibri"/>
          <w:b/>
          <w:bCs/>
          <w:sz w:val="20"/>
          <w:szCs w:val="20"/>
        </w:rPr>
        <w:t>. closer look to “Figure 28.”</w:t>
      </w:r>
    </w:p>
    <w:p w14:paraId="2FCB3D28" w14:textId="42DC7477" w:rsidR="009D3BC1" w:rsidRDefault="004A306B" w:rsidP="00AA4BA2">
      <w:pPr>
        <w:ind w:left="283"/>
        <w:rPr>
          <w:rFonts w:ascii="Calibri" w:eastAsiaTheme="minorEastAsia" w:hAnsi="Calibri" w:cs="Calibri"/>
          <w:sz w:val="22"/>
          <w:szCs w:val="22"/>
        </w:rPr>
      </w:pPr>
      <w:r w:rsidRPr="00AA4BA2">
        <w:rPr>
          <w:rFonts w:ascii="Calibri" w:eastAsiaTheme="minorEastAsia" w:hAnsi="Calibri" w:cs="Calibri"/>
          <w:sz w:val="22"/>
          <w:szCs w:val="22"/>
        </w:rPr>
        <w:lastRenderedPageBreak/>
        <w:t xml:space="preserve">The figure shows the whole time on the used dataset. If you look at the previous figure, the model has % an 87.5 coverage rate for 30 days at different horizons, which is decent. When it comes to “Figure </w:t>
      </w:r>
      <w:r w:rsidR="00B77DFC">
        <w:rPr>
          <w:rFonts w:ascii="Calibri" w:eastAsiaTheme="minorEastAsia" w:hAnsi="Calibri" w:cs="Calibri"/>
          <w:sz w:val="22"/>
          <w:szCs w:val="22"/>
        </w:rPr>
        <w:t>2</w:t>
      </w:r>
      <w:r w:rsidR="00E57AAD">
        <w:rPr>
          <w:rFonts w:ascii="Calibri" w:eastAsiaTheme="minorEastAsia" w:hAnsi="Calibri" w:cs="Calibri"/>
          <w:sz w:val="22"/>
          <w:szCs w:val="22"/>
        </w:rPr>
        <w:t>9</w:t>
      </w:r>
      <w:r w:rsidRPr="00AA4BA2">
        <w:rPr>
          <w:rFonts w:ascii="Calibri" w:eastAsiaTheme="minorEastAsia" w:hAnsi="Calibri" w:cs="Calibri"/>
          <w:sz w:val="22"/>
          <w:szCs w:val="22"/>
        </w:rPr>
        <w:t>.”, mape has 0.25, which means the model's predictions deviate from the actual values ​​by 25% on average. The graph consists of three main components that evaluate the model’s predictive capabilities and its agreement with real data. The blue line shows the training data on which the model was trained, while the orange line represents the real data observed during the period the model is predicting. The green line shows the model’s predictions for future data points, with the Gray area around these predictions indicating the uncertainty range of the predictions. The model has a quite accurate prediction in the short run until the end of 2022. After this point, the uncertainty of predictions starts to diverge from actual data. That’s why, having a lower mape is totally expected because the figure contained a longer period. To sum up, the model is quite reliable from “2022-07” to “202</w:t>
      </w:r>
      <w:r w:rsidR="5502D0A7" w:rsidRPr="00AA4BA2">
        <w:rPr>
          <w:rFonts w:ascii="Calibri" w:eastAsiaTheme="minorEastAsia" w:hAnsi="Calibri" w:cs="Calibri"/>
          <w:sz w:val="22"/>
          <w:szCs w:val="22"/>
        </w:rPr>
        <w:t>2</w:t>
      </w:r>
      <w:r w:rsidRPr="00AA4BA2">
        <w:rPr>
          <w:rFonts w:ascii="Calibri" w:eastAsiaTheme="minorEastAsia" w:hAnsi="Calibri" w:cs="Calibri"/>
          <w:sz w:val="22"/>
          <w:szCs w:val="22"/>
        </w:rPr>
        <w:t>-</w:t>
      </w:r>
      <w:r w:rsidR="2C7AF8D0" w:rsidRPr="00AA4BA2">
        <w:rPr>
          <w:rFonts w:ascii="Calibri" w:eastAsiaTheme="minorEastAsia" w:hAnsi="Calibri" w:cs="Calibri"/>
          <w:sz w:val="22"/>
          <w:szCs w:val="22"/>
        </w:rPr>
        <w:t>11</w:t>
      </w:r>
      <w:r w:rsidRPr="00AA4BA2">
        <w:rPr>
          <w:rFonts w:ascii="Calibri" w:eastAsiaTheme="minorEastAsia" w:hAnsi="Calibri" w:cs="Calibri"/>
          <w:sz w:val="22"/>
          <w:szCs w:val="22"/>
        </w:rPr>
        <w:t>” in the aspect of prediction outcomes.</w:t>
      </w:r>
    </w:p>
    <w:p w14:paraId="20911549" w14:textId="77777777" w:rsidR="00186353" w:rsidRPr="00AA4BA2" w:rsidRDefault="00186353" w:rsidP="00AA4BA2">
      <w:pPr>
        <w:ind w:left="283"/>
        <w:rPr>
          <w:rFonts w:ascii="Calibri" w:eastAsiaTheme="minorEastAsia" w:hAnsi="Calibri" w:cs="Calibri"/>
          <w:sz w:val="22"/>
          <w:szCs w:val="22"/>
        </w:rPr>
      </w:pPr>
    </w:p>
    <w:p w14:paraId="122C1D97" w14:textId="5B129919" w:rsidR="00996861" w:rsidRDefault="000D1519" w:rsidP="00AA4BA2">
      <w:pPr>
        <w:pStyle w:val="ListParagraph"/>
        <w:numPr>
          <w:ilvl w:val="0"/>
          <w:numId w:val="12"/>
        </w:numPr>
        <w:rPr>
          <w:rFonts w:ascii="Calibri" w:eastAsiaTheme="minorEastAsia" w:hAnsi="Calibri" w:cs="Calibri"/>
          <w:b/>
          <w:bCs/>
          <w:sz w:val="28"/>
          <w:szCs w:val="28"/>
        </w:rPr>
      </w:pPr>
      <w:r w:rsidRPr="00160F12">
        <w:rPr>
          <w:rFonts w:ascii="Calibri" w:eastAsiaTheme="minorEastAsia" w:hAnsi="Calibri" w:cs="Calibri"/>
          <w:b/>
          <w:bCs/>
          <w:sz w:val="28"/>
          <w:szCs w:val="28"/>
        </w:rPr>
        <w:t>Discussion</w:t>
      </w:r>
    </w:p>
    <w:p w14:paraId="7C80B482" w14:textId="77777777" w:rsidR="003461B3" w:rsidRPr="003461B3" w:rsidRDefault="003461B3" w:rsidP="003461B3">
      <w:pPr>
        <w:ind w:left="210"/>
        <w:rPr>
          <w:rFonts w:ascii="Calibri" w:eastAsiaTheme="minorEastAsia" w:hAnsi="Calibri" w:cs="Calibri"/>
          <w:sz w:val="22"/>
          <w:szCs w:val="22"/>
        </w:rPr>
      </w:pPr>
      <w:r w:rsidRPr="003461B3">
        <w:rPr>
          <w:rFonts w:ascii="Calibri" w:eastAsiaTheme="minorEastAsia" w:hAnsi="Calibri" w:cs="Calibri"/>
          <w:sz w:val="22"/>
          <w:szCs w:val="22"/>
        </w:rPr>
        <w:t>In this research, the number of COVID-19 cases was predicted by using Prophet. The logistic Growth Model is basically a mathematical equation or tool telling how number of cumulative cases is going to increase. Instead, the logistic growth model is integrated into the prophet model by providing a Cap value representing upper limit of the number of cases to prophet model. The integrated cap value with the aid of the logistic growth model will help to Prophet model in order to enhance its predictive accuracy. Those predictions were used to evaluate the output. Therefore, the logistic model has a crucial support role in improving model performance.</w:t>
      </w:r>
    </w:p>
    <w:p w14:paraId="7099E1AD" w14:textId="77777777" w:rsidR="003461B3" w:rsidRPr="003461B3" w:rsidRDefault="003461B3" w:rsidP="003461B3">
      <w:pPr>
        <w:ind w:left="210"/>
        <w:rPr>
          <w:rFonts w:ascii="Calibri" w:eastAsiaTheme="minorEastAsia" w:hAnsi="Calibri" w:cs="Calibri"/>
          <w:sz w:val="22"/>
          <w:szCs w:val="22"/>
        </w:rPr>
      </w:pPr>
      <w:r w:rsidRPr="003461B3">
        <w:rPr>
          <w:rFonts w:ascii="Calibri" w:eastAsiaTheme="minorEastAsia" w:hAnsi="Calibri" w:cs="Calibri"/>
          <w:sz w:val="22"/>
          <w:szCs w:val="22"/>
        </w:rPr>
        <w:t>The built prophet model demonstrated acceptable performance in the short run, particularly capturing the seasonality and holiday effects. However, it did not show the same performance when the horizon was extended due to reduced accuracy on predictions, which is likely due to rising uncertainties such as the emergence of new variants. Briefly, the obtained outcome indicates that while the model is quite for short-term predictions, it does not have the same performance when the time horizon extends.</w:t>
      </w:r>
    </w:p>
    <w:p w14:paraId="5A738CD4" w14:textId="77777777" w:rsidR="003461B3" w:rsidRPr="003461B3" w:rsidRDefault="003461B3" w:rsidP="003461B3">
      <w:pPr>
        <w:ind w:left="210"/>
        <w:rPr>
          <w:rFonts w:ascii="Calibri" w:eastAsiaTheme="minorEastAsia" w:hAnsi="Calibri" w:cs="Calibri"/>
          <w:sz w:val="22"/>
          <w:szCs w:val="22"/>
        </w:rPr>
      </w:pPr>
      <w:r w:rsidRPr="003461B3">
        <w:rPr>
          <w:rFonts w:ascii="Calibri" w:eastAsiaTheme="minorEastAsia" w:hAnsi="Calibri" w:cs="Calibri"/>
          <w:sz w:val="22"/>
          <w:szCs w:val="22"/>
        </w:rPr>
        <w:t> According to the results, the prophet model depicted quite effective performance by considering seasonality and holiday effects, which also shows the importance of those effects. Despite the model having accurate predictions in the short term, the model does not have the same performance owing to increasing uncertainties. It is seen logistic model helped the model with realistic limitations. In addition to that, It is seen that hyperparameter tunning is quite effective in terms of boosting model performance.</w:t>
      </w:r>
    </w:p>
    <w:p w14:paraId="1DEE78E9" w14:textId="036AA044" w:rsidR="003461B3" w:rsidRPr="003461B3" w:rsidRDefault="003461B3" w:rsidP="003461B3">
      <w:pPr>
        <w:ind w:left="210"/>
        <w:rPr>
          <w:rFonts w:ascii="Calibri" w:eastAsiaTheme="minorEastAsia" w:hAnsi="Calibri" w:cs="Calibri"/>
          <w:sz w:val="22"/>
          <w:szCs w:val="22"/>
        </w:rPr>
      </w:pPr>
      <w:r w:rsidRPr="003461B3">
        <w:rPr>
          <w:rFonts w:ascii="Calibri" w:eastAsiaTheme="minorEastAsia" w:hAnsi="Calibri" w:cs="Calibri"/>
          <w:sz w:val="22"/>
          <w:szCs w:val="22"/>
        </w:rPr>
        <w:t xml:space="preserve">In hindsight, several aspects of the model could have been improved. For instance, it might be missing covid-19 variant that could be included model. More spike periods and their reason could somehow be included as features like as use of flag or feature derivation etc. In addition to that, train time period and holiday selection (adding or reducing the number of holidays on models) could be optimized in a comprehensive way. To illustrate, different holidays and the inclusion of additional features, such as social behaviour data during these periods, could have improved the model's accuracy. Furthermore, some sort of optimization could also be done on the logistic model to be able to reach better cap value so that it might optimize even more reliability of predictions. </w:t>
      </w:r>
      <w:r w:rsidRPr="003461B3">
        <w:rPr>
          <w:rFonts w:ascii="Calibri" w:eastAsiaTheme="minorEastAsia" w:hAnsi="Calibri" w:cs="Calibri"/>
          <w:sz w:val="22"/>
          <w:szCs w:val="22"/>
        </w:rPr>
        <w:lastRenderedPageBreak/>
        <w:t xml:space="preserve">Grid search method involving a higher frequency list for each internal parameter can even help more in terms of acquiring better internal parameters. All in all, these optimizations is not only increase the duration of the forecasting period as well as it will increase the accuracy of predictions, which will help to obtain predictions having longer periods with higher accuracy. </w:t>
      </w:r>
    </w:p>
    <w:p w14:paraId="60A13897" w14:textId="77777777" w:rsidR="003461B3" w:rsidRPr="003461B3" w:rsidRDefault="003461B3" w:rsidP="003461B3">
      <w:pPr>
        <w:ind w:left="210"/>
        <w:rPr>
          <w:rFonts w:ascii="Calibri" w:eastAsiaTheme="minorEastAsia" w:hAnsi="Calibri" w:cs="Calibri"/>
          <w:sz w:val="22"/>
          <w:szCs w:val="22"/>
        </w:rPr>
      </w:pPr>
      <w:r w:rsidRPr="003461B3">
        <w:rPr>
          <w:rFonts w:ascii="Calibri" w:eastAsiaTheme="minorEastAsia" w:hAnsi="Calibri" w:cs="Calibri"/>
          <w:sz w:val="22"/>
          <w:szCs w:val="22"/>
        </w:rPr>
        <w:t>The results of this study are largely in line with previous research, especially those that have utilized the Prophet model for time series forecasting in epidemiology. Similar studies trying to make a prediction by using the Prophet obtained similar outcomes for long-term prediction. For example, "Khayyat (2021) had the research by using a prophet in order to predict future cases of COVID-19. He saw when the period increases, coverage also shows a reduced tendency. It might happen due to the dynamic nature of pandemics and the emergence of new variants, which results in some spikes in cases. Then, coverage or mape shows a reduced tendency when the predicted horizon extends.</w:t>
      </w:r>
    </w:p>
    <w:p w14:paraId="1BDB49C9" w14:textId="2404F0AB" w:rsidR="003461B3" w:rsidRPr="003461B3" w:rsidRDefault="003461B3" w:rsidP="003461B3">
      <w:pPr>
        <w:ind w:left="210"/>
        <w:rPr>
          <w:rFonts w:ascii="Calibri" w:eastAsiaTheme="minorEastAsia" w:hAnsi="Calibri" w:cs="Calibri"/>
          <w:sz w:val="22"/>
          <w:szCs w:val="22"/>
        </w:rPr>
      </w:pPr>
      <w:r w:rsidRPr="003461B3">
        <w:rPr>
          <w:rFonts w:ascii="Calibri" w:eastAsiaTheme="minorEastAsia" w:hAnsi="Calibri" w:cs="Calibri"/>
          <w:sz w:val="22"/>
          <w:szCs w:val="22"/>
        </w:rPr>
        <w:t>When it comes to the limitation of the research, The model performance is created and evaluated for the United Kingdom. That’s why, the model cannot show the same performance for other countries but as long as you have the same regressors and dataset with the same features, the model can be effective for other countries which is similar to the United Kingdom. The tricky point is to apply flags to critical dates for evaluated countries. Basically, this issue can bring difficulty in adapting datasets for used countries.</w:t>
      </w:r>
    </w:p>
    <w:p w14:paraId="7DD988CB" w14:textId="65C143E4" w:rsidR="00CF65A1" w:rsidRPr="00160F12" w:rsidRDefault="00CF65A1" w:rsidP="00AA4BA2">
      <w:pPr>
        <w:pStyle w:val="ListParagraph"/>
        <w:numPr>
          <w:ilvl w:val="0"/>
          <w:numId w:val="12"/>
        </w:numPr>
        <w:rPr>
          <w:rFonts w:ascii="Calibri" w:eastAsiaTheme="minorEastAsia" w:hAnsi="Calibri" w:cs="Calibri"/>
          <w:b/>
          <w:bCs/>
          <w:sz w:val="28"/>
          <w:szCs w:val="28"/>
        </w:rPr>
      </w:pPr>
      <w:r w:rsidRPr="00160F12">
        <w:rPr>
          <w:rFonts w:ascii="Calibri" w:eastAsiaTheme="minorEastAsia" w:hAnsi="Calibri" w:cs="Calibri"/>
          <w:b/>
          <w:bCs/>
          <w:sz w:val="28"/>
          <w:szCs w:val="28"/>
        </w:rPr>
        <w:t>Conclusion</w:t>
      </w:r>
    </w:p>
    <w:p w14:paraId="0F619D92" w14:textId="6773E561" w:rsidR="00AA4BA2" w:rsidRDefault="00BB4CBB" w:rsidP="00AA4BA2">
      <w:pPr>
        <w:ind w:left="283"/>
        <w:rPr>
          <w:rFonts w:ascii="Calibri" w:eastAsiaTheme="minorEastAsia" w:hAnsi="Calibri" w:cs="Calibri"/>
          <w:sz w:val="22"/>
          <w:szCs w:val="22"/>
        </w:rPr>
      </w:pPr>
      <w:r w:rsidRPr="00160F12">
        <w:rPr>
          <w:rFonts w:ascii="Calibri" w:eastAsiaTheme="minorEastAsia" w:hAnsi="Calibri" w:cs="Calibri"/>
          <w:sz w:val="22"/>
          <w:szCs w:val="22"/>
        </w:rPr>
        <w:t xml:space="preserve">The research is looking for an answer to build a machine learning model predicting future cases for the United Kingdom. The logistic model and prophet are used for the purpose and are fed to the prophet with its cap value. Then, the model is customized around Cap, seasonality, and holiday effects. After the first evaluation with cross-validation operation, it is seen model performance is enough, which is why hyperparameter tunning operation is applied to the model to acquire better accuracy. Later on, obtained hyperparameters are implemented into the model in order to see the model performance on the longer timeline for the given dataset. Like it is mentioned in the discussion, the model has still some improvement spaces. For instance, finding the most optimized “M” and “N” values for the logistic model is likely to improve the model performance. Deeply examining swings on the dataset might also be another factor in the aspect of developing the model performance in the long term. More frequent grid searches on hyperparameters can also be another positive factor for the model’s improvement. All in all, the model shows quite robust performance for </w:t>
      </w:r>
      <w:r w:rsidR="007E1A8B">
        <w:rPr>
          <w:rFonts w:ascii="Calibri" w:eastAsiaTheme="minorEastAsia" w:hAnsi="Calibri" w:cs="Calibri"/>
          <w:sz w:val="22"/>
          <w:szCs w:val="22"/>
        </w:rPr>
        <w:t>2</w:t>
      </w:r>
      <w:r w:rsidRPr="00160F12">
        <w:rPr>
          <w:rFonts w:ascii="Calibri" w:eastAsiaTheme="minorEastAsia" w:hAnsi="Calibri" w:cs="Calibri"/>
          <w:sz w:val="22"/>
          <w:szCs w:val="22"/>
        </w:rPr>
        <w:t>0-</w:t>
      </w:r>
      <w:r w:rsidR="007E1A8B">
        <w:rPr>
          <w:rFonts w:ascii="Calibri" w:eastAsiaTheme="minorEastAsia" w:hAnsi="Calibri" w:cs="Calibri"/>
          <w:sz w:val="22"/>
          <w:szCs w:val="22"/>
        </w:rPr>
        <w:t>3</w:t>
      </w:r>
      <w:r w:rsidRPr="00160F12">
        <w:rPr>
          <w:rFonts w:ascii="Calibri" w:eastAsiaTheme="minorEastAsia" w:hAnsi="Calibri" w:cs="Calibri"/>
          <w:sz w:val="22"/>
          <w:szCs w:val="22"/>
        </w:rPr>
        <w:t>0 days at least</w:t>
      </w:r>
      <w:r w:rsidR="00865475">
        <w:rPr>
          <w:rFonts w:ascii="Calibri" w:eastAsiaTheme="minorEastAsia" w:hAnsi="Calibri" w:cs="Calibri"/>
          <w:sz w:val="22"/>
          <w:szCs w:val="22"/>
        </w:rPr>
        <w:t xml:space="preserve"> on cross Validation operation</w:t>
      </w:r>
      <w:r w:rsidRPr="00160F12">
        <w:rPr>
          <w:rFonts w:ascii="Calibri" w:eastAsiaTheme="minorEastAsia" w:hAnsi="Calibri" w:cs="Calibri"/>
          <w:sz w:val="22"/>
          <w:szCs w:val="22"/>
        </w:rPr>
        <w:t>. After those points are fixed, the best performance period detected by the cross-validation method can provide an opportunity to look for a longer period thanks to those algorithm developments.</w:t>
      </w:r>
      <w:r w:rsidR="00865475">
        <w:rPr>
          <w:rFonts w:ascii="Calibri" w:eastAsiaTheme="minorEastAsia" w:hAnsi="Calibri" w:cs="Calibri"/>
          <w:sz w:val="22"/>
          <w:szCs w:val="22"/>
        </w:rPr>
        <w:t xml:space="preserve"> In addition to that, </w:t>
      </w:r>
      <w:r w:rsidR="00615F27">
        <w:rPr>
          <w:rFonts w:ascii="Calibri" w:eastAsiaTheme="minorEastAsia" w:hAnsi="Calibri" w:cs="Calibri"/>
          <w:sz w:val="22"/>
          <w:szCs w:val="22"/>
        </w:rPr>
        <w:t xml:space="preserve">the model performance on test data </w:t>
      </w:r>
      <w:r w:rsidR="0074138A">
        <w:rPr>
          <w:rFonts w:ascii="Calibri" w:eastAsiaTheme="minorEastAsia" w:hAnsi="Calibri" w:cs="Calibri"/>
          <w:sz w:val="22"/>
          <w:szCs w:val="22"/>
        </w:rPr>
        <w:t>for cross validation process is still needs an improvement in order to be more accurate on its predictions.</w:t>
      </w:r>
    </w:p>
    <w:p w14:paraId="55235530" w14:textId="77777777" w:rsidR="00EC05AA" w:rsidRDefault="00EC05AA" w:rsidP="00AA4BA2">
      <w:pPr>
        <w:ind w:left="283"/>
        <w:rPr>
          <w:rFonts w:ascii="Calibri" w:eastAsiaTheme="minorEastAsia" w:hAnsi="Calibri" w:cs="Calibri"/>
          <w:sz w:val="22"/>
          <w:szCs w:val="22"/>
        </w:rPr>
      </w:pPr>
    </w:p>
    <w:p w14:paraId="4854655D" w14:textId="77777777" w:rsidR="00EC05AA" w:rsidRDefault="00EC05AA" w:rsidP="00AA4BA2">
      <w:pPr>
        <w:ind w:left="283"/>
        <w:rPr>
          <w:rFonts w:ascii="Calibri" w:eastAsiaTheme="minorEastAsia" w:hAnsi="Calibri" w:cs="Calibri"/>
          <w:sz w:val="22"/>
          <w:szCs w:val="22"/>
        </w:rPr>
      </w:pPr>
    </w:p>
    <w:p w14:paraId="63982621" w14:textId="77777777" w:rsidR="00EC05AA" w:rsidRDefault="00EC05AA" w:rsidP="00AA4BA2">
      <w:pPr>
        <w:ind w:left="283"/>
        <w:rPr>
          <w:rFonts w:ascii="Calibri" w:eastAsiaTheme="minorEastAsia" w:hAnsi="Calibri" w:cs="Calibri"/>
          <w:sz w:val="22"/>
          <w:szCs w:val="22"/>
        </w:rPr>
      </w:pPr>
    </w:p>
    <w:p w14:paraId="772EF5D4" w14:textId="77777777" w:rsidR="00EC05AA" w:rsidRDefault="00EC05AA" w:rsidP="00AA4BA2">
      <w:pPr>
        <w:ind w:left="283"/>
        <w:rPr>
          <w:rFonts w:ascii="Calibri" w:eastAsiaTheme="minorEastAsia" w:hAnsi="Calibri" w:cs="Calibri"/>
          <w:sz w:val="22"/>
          <w:szCs w:val="22"/>
        </w:rPr>
      </w:pPr>
    </w:p>
    <w:p w14:paraId="2861CF29" w14:textId="77777777" w:rsidR="00EC05AA" w:rsidRPr="00160F12" w:rsidRDefault="00EC05AA" w:rsidP="00AA4BA2">
      <w:pPr>
        <w:ind w:left="283"/>
        <w:rPr>
          <w:rFonts w:ascii="Calibri" w:eastAsiaTheme="minorEastAsia" w:hAnsi="Calibri" w:cs="Calibri"/>
          <w:sz w:val="22"/>
          <w:szCs w:val="22"/>
        </w:rPr>
      </w:pPr>
    </w:p>
    <w:p w14:paraId="7D938F5A" w14:textId="42AD59FA" w:rsidR="00B95952" w:rsidRPr="00F6300A" w:rsidRDefault="0075716F" w:rsidP="00AA4BA2">
      <w:pPr>
        <w:ind w:left="283"/>
        <w:rPr>
          <w:rFonts w:ascii="Calibri" w:eastAsiaTheme="minorEastAsia" w:hAnsi="Calibri" w:cs="Calibri"/>
          <w:b/>
          <w:bCs/>
          <w:sz w:val="28"/>
          <w:szCs w:val="28"/>
        </w:rPr>
      </w:pPr>
      <w:r w:rsidRPr="00F6300A">
        <w:rPr>
          <w:rFonts w:ascii="Calibri" w:hAnsi="Calibri" w:cs="Calibri"/>
          <w:b/>
          <w:bCs/>
          <w:sz w:val="28"/>
          <w:szCs w:val="28"/>
        </w:rPr>
        <w:t>References</w:t>
      </w:r>
    </w:p>
    <w:p w14:paraId="01F0B812" w14:textId="3FC8AFC2" w:rsidR="00CA370F" w:rsidRPr="0076463E" w:rsidRDefault="00CA370F" w:rsidP="00CA370F">
      <w:pPr>
        <w:ind w:left="360"/>
        <w:rPr>
          <w:rFonts w:ascii="Calibri" w:hAnsi="Calibri" w:cs="Calibri"/>
          <w:sz w:val="22"/>
          <w:szCs w:val="22"/>
        </w:rPr>
      </w:pPr>
      <w:r w:rsidRPr="0076463E">
        <w:rPr>
          <w:rFonts w:ascii="Calibri" w:hAnsi="Calibri" w:cs="Calibri"/>
          <w:sz w:val="22"/>
          <w:szCs w:val="22"/>
        </w:rPr>
        <w:t>[1</w:t>
      </w:r>
      <w:r w:rsidR="00041FC5" w:rsidRPr="0076463E">
        <w:rPr>
          <w:rFonts w:ascii="Calibri" w:hAnsi="Calibri" w:cs="Calibri"/>
          <w:sz w:val="22"/>
          <w:szCs w:val="22"/>
        </w:rPr>
        <w:t>] Hsieh</w:t>
      </w:r>
      <w:r w:rsidRPr="0076463E">
        <w:rPr>
          <w:rFonts w:ascii="Calibri" w:hAnsi="Calibri" w:cs="Calibri"/>
          <w:sz w:val="22"/>
          <w:szCs w:val="22"/>
        </w:rPr>
        <w:t xml:space="preserve">, Y. H., Lee, J. Y., &amp; Chang, H. L. (2004). SARS epidemiology modeling. </w:t>
      </w:r>
      <w:r w:rsidRPr="0076463E">
        <w:rPr>
          <w:rFonts w:ascii="Calibri" w:hAnsi="Calibri" w:cs="Calibri"/>
          <w:i/>
          <w:iCs/>
          <w:sz w:val="22"/>
          <w:szCs w:val="22"/>
        </w:rPr>
        <w:t>Emerging Infectious Diseases</w:t>
      </w:r>
      <w:r w:rsidRPr="0076463E">
        <w:rPr>
          <w:rFonts w:ascii="Calibri" w:hAnsi="Calibri" w:cs="Calibri"/>
          <w:sz w:val="22"/>
          <w:szCs w:val="22"/>
        </w:rPr>
        <w:t>, 10(6), 1165-1167. doi: 10.3201/eid1006.031023</w:t>
      </w:r>
    </w:p>
    <w:p w14:paraId="0AD228F7" w14:textId="1DE668F4" w:rsidR="00CA370F" w:rsidRPr="0076463E" w:rsidRDefault="00CA370F" w:rsidP="00CA370F">
      <w:pPr>
        <w:ind w:left="360"/>
        <w:rPr>
          <w:rFonts w:ascii="Calibri" w:hAnsi="Calibri" w:cs="Calibri"/>
          <w:sz w:val="22"/>
          <w:szCs w:val="22"/>
        </w:rPr>
      </w:pPr>
      <w:r w:rsidRPr="0076463E">
        <w:rPr>
          <w:rFonts w:ascii="Calibri" w:hAnsi="Calibri" w:cs="Calibri"/>
          <w:sz w:val="22"/>
          <w:szCs w:val="22"/>
        </w:rPr>
        <w:t>[2]</w:t>
      </w:r>
      <w:r w:rsidR="00041FC5" w:rsidRPr="0076463E">
        <w:rPr>
          <w:rFonts w:ascii="Calibri" w:hAnsi="Calibri" w:cs="Calibri"/>
          <w:sz w:val="22"/>
          <w:szCs w:val="22"/>
        </w:rPr>
        <w:t xml:space="preserve"> </w:t>
      </w:r>
      <w:r w:rsidRPr="0076463E">
        <w:rPr>
          <w:rFonts w:ascii="Calibri" w:hAnsi="Calibri" w:cs="Calibri"/>
          <w:sz w:val="22"/>
          <w:szCs w:val="22"/>
        </w:rPr>
        <w:t xml:space="preserve">Mohammed, O., El Hassani, I., Benabbou, F., &amp; Ouhbi, B. (2020, October). Covid-19 forecasting in Morocco using FBprophet (Facebook's Framework in Python). </w:t>
      </w:r>
      <w:r w:rsidRPr="0076463E">
        <w:rPr>
          <w:rFonts w:ascii="Calibri" w:hAnsi="Calibri" w:cs="Calibri"/>
          <w:i/>
          <w:iCs/>
          <w:sz w:val="22"/>
          <w:szCs w:val="22"/>
        </w:rPr>
        <w:t>ResearchGate</w:t>
      </w:r>
      <w:r w:rsidRPr="0076463E">
        <w:rPr>
          <w:rFonts w:ascii="Calibri" w:hAnsi="Calibri" w:cs="Calibri"/>
          <w:sz w:val="22"/>
          <w:szCs w:val="22"/>
        </w:rPr>
        <w:t xml:space="preserve">. Retrieved from </w:t>
      </w:r>
      <w:hyperlink r:id="rId46" w:tgtFrame="_new" w:history="1">
        <w:r w:rsidRPr="0076463E">
          <w:rPr>
            <w:rStyle w:val="Hyperlink"/>
            <w:rFonts w:ascii="Calibri" w:hAnsi="Calibri" w:cs="Calibri"/>
            <w:sz w:val="22"/>
            <w:szCs w:val="22"/>
          </w:rPr>
          <w:t>https://www.researchgate.net/profile/Ouadoud-Mohammed-2/publication/344866592_Covid-19_forecasting_in_Morocco_using_FBprophet_Facebook's_Framework_in_Python/links/5f94bc88a6fdccfd7b7d5d43/Covid-19-forecasting-in-Morocco-using-FBprophet-Facebooks-Framework-in-Python.pdf</w:t>
        </w:r>
      </w:hyperlink>
    </w:p>
    <w:p w14:paraId="3B7A3578" w14:textId="6FAE63A4" w:rsidR="00CA370F" w:rsidRPr="0076463E" w:rsidRDefault="00CA370F" w:rsidP="00CA370F">
      <w:pPr>
        <w:ind w:left="360"/>
        <w:rPr>
          <w:rFonts w:ascii="Calibri" w:hAnsi="Calibri" w:cs="Calibri"/>
          <w:sz w:val="22"/>
          <w:szCs w:val="22"/>
        </w:rPr>
      </w:pPr>
      <w:r w:rsidRPr="0076463E">
        <w:rPr>
          <w:rFonts w:ascii="Calibri" w:hAnsi="Calibri" w:cs="Calibri"/>
          <w:sz w:val="22"/>
          <w:szCs w:val="22"/>
        </w:rPr>
        <w:t>[3]</w:t>
      </w:r>
      <w:r w:rsidR="00041FC5" w:rsidRPr="0076463E">
        <w:rPr>
          <w:rFonts w:ascii="Calibri" w:hAnsi="Calibri" w:cs="Calibri"/>
          <w:sz w:val="22"/>
          <w:szCs w:val="22"/>
        </w:rPr>
        <w:t xml:space="preserve"> </w:t>
      </w:r>
      <w:r w:rsidRPr="0076463E">
        <w:rPr>
          <w:rFonts w:ascii="Calibri" w:hAnsi="Calibri" w:cs="Calibri"/>
          <w:sz w:val="22"/>
          <w:szCs w:val="22"/>
        </w:rPr>
        <w:t xml:space="preserve">Frontiers in Applied Mathematics and Statistics. (2020). Retrieved from </w:t>
      </w:r>
      <w:hyperlink r:id="rId47" w:tgtFrame="_new" w:history="1">
        <w:r w:rsidRPr="0076463E">
          <w:rPr>
            <w:rStyle w:val="Hyperlink"/>
            <w:rFonts w:ascii="Calibri" w:hAnsi="Calibri" w:cs="Calibri"/>
            <w:sz w:val="22"/>
            <w:szCs w:val="22"/>
          </w:rPr>
          <w:t>https://www.frontiersin.org/journals/applied-mathematics-and-statistics/articles/10.3389/fams.2020.571544/full</w:t>
        </w:r>
      </w:hyperlink>
    </w:p>
    <w:p w14:paraId="5A620DBB" w14:textId="49E95E2A" w:rsidR="00CA370F" w:rsidRPr="0076463E" w:rsidRDefault="00CA370F" w:rsidP="00242C8A">
      <w:pPr>
        <w:ind w:left="360"/>
        <w:rPr>
          <w:rFonts w:ascii="Calibri" w:hAnsi="Calibri" w:cs="Calibri"/>
          <w:sz w:val="22"/>
          <w:szCs w:val="22"/>
        </w:rPr>
      </w:pPr>
      <w:r w:rsidRPr="0076463E">
        <w:rPr>
          <w:rFonts w:ascii="Calibri" w:hAnsi="Calibri" w:cs="Calibri"/>
          <w:sz w:val="22"/>
          <w:szCs w:val="22"/>
        </w:rPr>
        <w:t>[4]</w:t>
      </w:r>
      <w:r w:rsidR="00041FC5" w:rsidRPr="0076463E">
        <w:rPr>
          <w:rFonts w:ascii="Calibri" w:hAnsi="Calibri" w:cs="Calibri"/>
          <w:sz w:val="22"/>
          <w:szCs w:val="22"/>
        </w:rPr>
        <w:t xml:space="preserve"> </w:t>
      </w:r>
      <w:r w:rsidR="00242C8A" w:rsidRPr="0076463E">
        <w:rPr>
          <w:rFonts w:ascii="Calibri" w:hAnsi="Calibri" w:cs="Calibri"/>
          <w:sz w:val="22"/>
          <w:szCs w:val="22"/>
        </w:rPr>
        <w:t>Wang, P., Zheng, X., Li, J., &amp; Zhu, B. (2020). Prediction of epidemic trends in COVID-19 with logistic model and machine learning techniques. *Chaos, Solitons &amp; Fractals*, 139, 110058. https://doi.org/10.1016/j.chaos.2020.110058</w:t>
      </w:r>
    </w:p>
    <w:p w14:paraId="7EB5A4FC" w14:textId="53D4985F" w:rsidR="00CA370F" w:rsidRPr="0076463E" w:rsidRDefault="00CA370F" w:rsidP="00CA370F">
      <w:pPr>
        <w:ind w:left="360"/>
        <w:rPr>
          <w:rFonts w:ascii="Calibri" w:hAnsi="Calibri" w:cs="Calibri"/>
          <w:sz w:val="22"/>
          <w:szCs w:val="22"/>
        </w:rPr>
      </w:pPr>
      <w:r w:rsidRPr="0076463E">
        <w:rPr>
          <w:rFonts w:ascii="Calibri" w:hAnsi="Calibri" w:cs="Calibri"/>
          <w:sz w:val="22"/>
          <w:szCs w:val="22"/>
        </w:rPr>
        <w:t>[5]</w:t>
      </w:r>
      <w:r w:rsidR="00041FC5" w:rsidRPr="0076463E">
        <w:rPr>
          <w:rFonts w:ascii="Calibri" w:hAnsi="Calibri" w:cs="Calibri"/>
          <w:sz w:val="22"/>
          <w:szCs w:val="22"/>
        </w:rPr>
        <w:t xml:space="preserve"> </w:t>
      </w:r>
      <w:r w:rsidRPr="0076463E">
        <w:rPr>
          <w:rFonts w:ascii="Calibri" w:hAnsi="Calibri" w:cs="Calibri"/>
          <w:sz w:val="22"/>
          <w:szCs w:val="22"/>
        </w:rPr>
        <w:t xml:space="preserve">Facebook. (n.d.). Prophet Diagnostics. Retrieved from </w:t>
      </w:r>
      <w:hyperlink r:id="rId48" w:tgtFrame="_new" w:history="1">
        <w:r w:rsidRPr="0076463E">
          <w:rPr>
            <w:rStyle w:val="Hyperlink"/>
            <w:rFonts w:ascii="Calibri" w:hAnsi="Calibri" w:cs="Calibri"/>
            <w:sz w:val="22"/>
            <w:szCs w:val="22"/>
          </w:rPr>
          <w:t>https://facebook.github.io/prophet/docs/diagnostics.html</w:t>
        </w:r>
      </w:hyperlink>
    </w:p>
    <w:p w14:paraId="19874086" w14:textId="6D937069" w:rsidR="00CA370F" w:rsidRPr="0076463E" w:rsidRDefault="00041FC5" w:rsidP="00CA370F">
      <w:pPr>
        <w:ind w:left="360"/>
        <w:rPr>
          <w:rFonts w:ascii="Calibri" w:hAnsi="Calibri" w:cs="Calibri"/>
          <w:sz w:val="22"/>
          <w:szCs w:val="22"/>
        </w:rPr>
      </w:pPr>
      <w:r w:rsidRPr="0076463E">
        <w:rPr>
          <w:rFonts w:ascii="Calibri" w:hAnsi="Calibri" w:cs="Calibri"/>
          <w:sz w:val="22"/>
          <w:szCs w:val="22"/>
        </w:rPr>
        <w:t>[6]</w:t>
      </w:r>
      <w:r w:rsidR="00CA370F" w:rsidRPr="0076463E">
        <w:rPr>
          <w:rFonts w:ascii="Calibri" w:hAnsi="Calibri" w:cs="Calibri"/>
          <w:sz w:val="22"/>
          <w:szCs w:val="22"/>
        </w:rPr>
        <w:t xml:space="preserve"> Khayyat, M. (2021). Time Series Facebook Prophet Model and Python for COVID-19 Outbreak Prediction. </w:t>
      </w:r>
      <w:r w:rsidR="00CA370F" w:rsidRPr="0076463E">
        <w:rPr>
          <w:rFonts w:ascii="Calibri" w:hAnsi="Calibri" w:cs="Calibri"/>
          <w:i/>
          <w:iCs/>
          <w:sz w:val="22"/>
          <w:szCs w:val="22"/>
        </w:rPr>
        <w:t>ResearchGate</w:t>
      </w:r>
      <w:r w:rsidR="00CA370F" w:rsidRPr="0076463E">
        <w:rPr>
          <w:rFonts w:ascii="Calibri" w:hAnsi="Calibri" w:cs="Calibri"/>
          <w:sz w:val="22"/>
          <w:szCs w:val="22"/>
        </w:rPr>
        <w:t xml:space="preserve">. Retrieved from </w:t>
      </w:r>
      <w:hyperlink r:id="rId49" w:tgtFrame="_new" w:history="1">
        <w:r w:rsidR="00CA370F" w:rsidRPr="0076463E">
          <w:rPr>
            <w:rStyle w:val="Hyperlink"/>
            <w:rFonts w:ascii="Calibri" w:hAnsi="Calibri" w:cs="Calibri"/>
            <w:sz w:val="22"/>
            <w:szCs w:val="22"/>
          </w:rPr>
          <w:t>https://www.researchgate.net/profile/Mashael-Khayyat-2/publication/349833934_Time_Series_Facebook_Prophet_Model_and_Python_for_COVID-19_Outbreak_Prediction/links/604319e292851c077f1c8b58/Time-Series-Facebook-Prophet-Model-and-Python-for-COVID-19-Outbreak-Prediction.pdf</w:t>
        </w:r>
      </w:hyperlink>
    </w:p>
    <w:p w14:paraId="74C31A96" w14:textId="5B6F7C9D" w:rsidR="00CA370F" w:rsidRPr="0076463E" w:rsidRDefault="00041FC5" w:rsidP="00CA370F">
      <w:pPr>
        <w:ind w:left="360"/>
        <w:rPr>
          <w:rFonts w:ascii="Calibri" w:hAnsi="Calibri" w:cs="Calibri"/>
          <w:sz w:val="22"/>
          <w:szCs w:val="22"/>
        </w:rPr>
      </w:pPr>
      <w:r w:rsidRPr="0076463E">
        <w:rPr>
          <w:rFonts w:ascii="Calibri" w:hAnsi="Calibri" w:cs="Calibri"/>
          <w:sz w:val="22"/>
          <w:szCs w:val="22"/>
        </w:rPr>
        <w:t>[7]</w:t>
      </w:r>
      <w:r w:rsidR="00CA370F" w:rsidRPr="0076463E">
        <w:rPr>
          <w:rFonts w:ascii="Calibri" w:hAnsi="Calibri" w:cs="Calibri"/>
          <w:sz w:val="22"/>
          <w:szCs w:val="22"/>
        </w:rPr>
        <w:t xml:space="preserve"> Author(s). (2022). Title of the article. </w:t>
      </w:r>
      <w:r w:rsidR="00CA370F" w:rsidRPr="0076463E">
        <w:rPr>
          <w:rFonts w:ascii="Calibri" w:hAnsi="Calibri" w:cs="Calibri"/>
          <w:i/>
          <w:iCs/>
          <w:sz w:val="22"/>
          <w:szCs w:val="22"/>
        </w:rPr>
        <w:t>Journal Name</w:t>
      </w:r>
      <w:r w:rsidR="00CA370F" w:rsidRPr="0076463E">
        <w:rPr>
          <w:rFonts w:ascii="Calibri" w:hAnsi="Calibri" w:cs="Calibri"/>
          <w:sz w:val="22"/>
          <w:szCs w:val="22"/>
        </w:rPr>
        <w:t xml:space="preserve">, doi: 10.1155/2022/1556025. Retrieved from </w:t>
      </w:r>
      <w:hyperlink r:id="rId50" w:tgtFrame="_new" w:history="1">
        <w:r w:rsidR="00CA370F" w:rsidRPr="0076463E">
          <w:rPr>
            <w:rStyle w:val="Hyperlink"/>
            <w:rFonts w:ascii="Calibri" w:hAnsi="Calibri" w:cs="Calibri"/>
            <w:sz w:val="22"/>
            <w:szCs w:val="22"/>
          </w:rPr>
          <w:t>https://www.ncbi.nlm.nih.gov/pmc/articles/PMC9070409/pdf/CMMM2022-1556025.pdf</w:t>
        </w:r>
      </w:hyperlink>
    </w:p>
    <w:p w14:paraId="7BDFD863" w14:textId="7B1EEBDC" w:rsidR="00CA370F" w:rsidRPr="0076463E" w:rsidRDefault="00E164F7" w:rsidP="00CA370F">
      <w:pPr>
        <w:ind w:left="360"/>
        <w:rPr>
          <w:rFonts w:ascii="Calibri" w:hAnsi="Calibri" w:cs="Calibri"/>
          <w:sz w:val="22"/>
          <w:szCs w:val="22"/>
        </w:rPr>
      </w:pPr>
      <w:r w:rsidRPr="0076463E">
        <w:rPr>
          <w:rFonts w:ascii="Calibri" w:hAnsi="Calibri" w:cs="Calibri"/>
          <w:sz w:val="22"/>
          <w:szCs w:val="22"/>
        </w:rPr>
        <w:t>[8] Institute</w:t>
      </w:r>
      <w:r w:rsidR="00CA370F" w:rsidRPr="0076463E">
        <w:rPr>
          <w:rFonts w:ascii="Calibri" w:hAnsi="Calibri" w:cs="Calibri"/>
          <w:sz w:val="22"/>
          <w:szCs w:val="22"/>
        </w:rPr>
        <w:t xml:space="preserve"> for Government. (2022). Timeline of coronavirus lockdown in December 2021. Retrieved from </w:t>
      </w:r>
      <w:hyperlink r:id="rId51" w:tgtFrame="_new" w:history="1">
        <w:r w:rsidR="00CA370F" w:rsidRPr="0076463E">
          <w:rPr>
            <w:rStyle w:val="Hyperlink"/>
            <w:rFonts w:ascii="Calibri" w:hAnsi="Calibri" w:cs="Calibri"/>
            <w:sz w:val="22"/>
            <w:szCs w:val="22"/>
          </w:rPr>
          <w:t>https://www.instituteforgovernment.org.uk/sites/default/files/2022-12/timeline-coronavirus-lockdown-december-2021.pdf</w:t>
        </w:r>
      </w:hyperlink>
    </w:p>
    <w:p w14:paraId="557D3D62" w14:textId="4E4006DA" w:rsidR="00CA370F" w:rsidRPr="0076463E" w:rsidRDefault="00E164F7" w:rsidP="00CA370F">
      <w:pPr>
        <w:ind w:left="360"/>
        <w:rPr>
          <w:rFonts w:ascii="Calibri" w:hAnsi="Calibri" w:cs="Calibri"/>
          <w:sz w:val="22"/>
          <w:szCs w:val="22"/>
        </w:rPr>
      </w:pPr>
      <w:r w:rsidRPr="0076463E">
        <w:rPr>
          <w:rFonts w:ascii="Calibri" w:hAnsi="Calibri" w:cs="Calibri"/>
          <w:sz w:val="22"/>
          <w:szCs w:val="22"/>
        </w:rPr>
        <w:t>[9]</w:t>
      </w:r>
      <w:r w:rsidR="00CA370F" w:rsidRPr="0076463E">
        <w:rPr>
          <w:rFonts w:ascii="Calibri" w:hAnsi="Calibri" w:cs="Calibri"/>
          <w:sz w:val="22"/>
          <w:szCs w:val="22"/>
        </w:rPr>
        <w:t xml:space="preserve"> Emerald Insight. (2020). Forecasting of COVID-19 epidemic size in four high-hitting nations (USA, Brazil, India, and Russia) by FB Prophet machine learning model. </w:t>
      </w:r>
      <w:r w:rsidR="00CA370F" w:rsidRPr="0076463E">
        <w:rPr>
          <w:rFonts w:ascii="Calibri" w:hAnsi="Calibri" w:cs="Calibri"/>
          <w:i/>
          <w:iCs/>
          <w:sz w:val="22"/>
          <w:szCs w:val="22"/>
        </w:rPr>
        <w:t>Journal of Applied Clinical Informatics</w:t>
      </w:r>
      <w:r w:rsidR="00CA370F" w:rsidRPr="0076463E">
        <w:rPr>
          <w:rFonts w:ascii="Calibri" w:hAnsi="Calibri" w:cs="Calibri"/>
          <w:sz w:val="22"/>
          <w:szCs w:val="22"/>
        </w:rPr>
        <w:t xml:space="preserve">, doi: 10.1108/ACI-09-2020-0059. Retrieved from </w:t>
      </w:r>
      <w:hyperlink r:id="rId52" w:tgtFrame="_new" w:history="1">
        <w:r w:rsidR="00CA370F" w:rsidRPr="0076463E">
          <w:rPr>
            <w:rStyle w:val="Hyperlink"/>
            <w:rFonts w:ascii="Calibri" w:hAnsi="Calibri" w:cs="Calibri"/>
            <w:sz w:val="22"/>
            <w:szCs w:val="22"/>
          </w:rPr>
          <w:t>https://www.emerald.com/insight/content/doi/10.1108/ACI-09-2020-0059/full/pdf</w:t>
        </w:r>
      </w:hyperlink>
    </w:p>
    <w:p w14:paraId="40A8B656" w14:textId="6711976E" w:rsidR="00CA370F" w:rsidRPr="0076463E" w:rsidRDefault="00E164F7" w:rsidP="00CA370F">
      <w:pPr>
        <w:ind w:left="360"/>
        <w:rPr>
          <w:rFonts w:ascii="Calibri" w:hAnsi="Calibri" w:cs="Calibri"/>
          <w:sz w:val="22"/>
          <w:szCs w:val="22"/>
        </w:rPr>
      </w:pPr>
      <w:r w:rsidRPr="0076463E">
        <w:rPr>
          <w:rFonts w:ascii="Calibri" w:hAnsi="Calibri" w:cs="Calibri"/>
          <w:sz w:val="22"/>
          <w:szCs w:val="22"/>
        </w:rPr>
        <w:t>[10] Vidal</w:t>
      </w:r>
      <w:r w:rsidR="00CA370F" w:rsidRPr="0076463E">
        <w:rPr>
          <w:rFonts w:ascii="Calibri" w:hAnsi="Calibri" w:cs="Calibri"/>
          <w:sz w:val="22"/>
          <w:szCs w:val="22"/>
        </w:rPr>
        <w:t xml:space="preserve"> Rod, A. (2020). UK Daily COVID Data: Countries and Regions. </w:t>
      </w:r>
      <w:r w:rsidR="00CA370F" w:rsidRPr="0076463E">
        <w:rPr>
          <w:rFonts w:ascii="Calibri" w:hAnsi="Calibri" w:cs="Calibri"/>
          <w:i/>
          <w:iCs/>
          <w:sz w:val="22"/>
          <w:szCs w:val="22"/>
        </w:rPr>
        <w:t>Kaggle</w:t>
      </w:r>
      <w:r w:rsidR="00CA370F" w:rsidRPr="0076463E">
        <w:rPr>
          <w:rFonts w:ascii="Calibri" w:hAnsi="Calibri" w:cs="Calibri"/>
          <w:sz w:val="22"/>
          <w:szCs w:val="22"/>
        </w:rPr>
        <w:t xml:space="preserve">. Retrieved from </w:t>
      </w:r>
      <w:hyperlink r:id="rId53" w:tgtFrame="_new" w:history="1">
        <w:r w:rsidR="00CA370F" w:rsidRPr="0076463E">
          <w:rPr>
            <w:rStyle w:val="Hyperlink"/>
            <w:rFonts w:ascii="Calibri" w:hAnsi="Calibri" w:cs="Calibri"/>
            <w:sz w:val="22"/>
            <w:szCs w:val="22"/>
          </w:rPr>
          <w:t>https://www.kaggle.com/datasets/albertovidalrod/uk-daily-covid-data-countries-and-regions</w:t>
        </w:r>
      </w:hyperlink>
    </w:p>
    <w:p w14:paraId="337DB966" w14:textId="4DF7A800" w:rsidR="00893980" w:rsidRPr="0076463E" w:rsidRDefault="00050BB1" w:rsidP="00050BB1">
      <w:pPr>
        <w:ind w:left="360"/>
        <w:rPr>
          <w:rFonts w:ascii="Calibri" w:hAnsi="Calibri" w:cs="Calibri"/>
          <w:sz w:val="22"/>
          <w:szCs w:val="22"/>
        </w:rPr>
      </w:pPr>
      <w:r w:rsidRPr="0076463E">
        <w:rPr>
          <w:rFonts w:ascii="Calibri" w:hAnsi="Calibri" w:cs="Calibri"/>
          <w:sz w:val="22"/>
          <w:szCs w:val="22"/>
        </w:rPr>
        <w:t xml:space="preserve">[11] World Health Organization (2024). COVID-19 Dashboard: Deaths. Retrieved from </w:t>
      </w:r>
      <w:hyperlink r:id="rId54" w:history="1">
        <w:r w:rsidR="00BD4F3F" w:rsidRPr="0076463E">
          <w:rPr>
            <w:rStyle w:val="Hyperlink"/>
            <w:rFonts w:ascii="Calibri" w:hAnsi="Calibri" w:cs="Calibri"/>
            <w:sz w:val="22"/>
            <w:szCs w:val="22"/>
          </w:rPr>
          <w:t>https://data.who.int/dashboards/covid19/deaths?n=c</w:t>
        </w:r>
      </w:hyperlink>
    </w:p>
    <w:p w14:paraId="187D58BF" w14:textId="472BBB1C" w:rsidR="00BD4F3F" w:rsidRPr="0076463E" w:rsidRDefault="00BD4F3F" w:rsidP="00050BB1">
      <w:pPr>
        <w:ind w:left="360"/>
        <w:rPr>
          <w:rFonts w:ascii="Calibri" w:hAnsi="Calibri" w:cs="Calibri"/>
          <w:sz w:val="22"/>
          <w:szCs w:val="22"/>
          <w:lang w:val="tr-TR"/>
        </w:rPr>
      </w:pPr>
      <w:r w:rsidRPr="0076463E">
        <w:rPr>
          <w:rFonts w:ascii="Calibri" w:hAnsi="Calibri" w:cs="Calibri"/>
          <w:sz w:val="22"/>
          <w:szCs w:val="22"/>
          <w:lang w:val="tr-TR"/>
        </w:rPr>
        <w:lastRenderedPageBreak/>
        <w:t>[12]</w:t>
      </w:r>
      <w:hyperlink r:id="rId55" w:history="1">
        <w:r w:rsidR="00BF1B00" w:rsidRPr="0076463E">
          <w:rPr>
            <w:rStyle w:val="Hyperlink"/>
            <w:rFonts w:ascii="Calibri" w:hAnsi="Calibri" w:cs="Calibri"/>
            <w:sz w:val="22"/>
            <w:szCs w:val="22"/>
            <w:lang w:val="tr-TR"/>
          </w:rPr>
          <w:t>https://www.kaggle.com/datasets/albertovidalrod/uk-daily-covid-data-countries-and-regions/data</w:t>
        </w:r>
      </w:hyperlink>
    </w:p>
    <w:p w14:paraId="2BE95F54" w14:textId="0967CE9F" w:rsidR="00BF1B00" w:rsidRPr="0076463E" w:rsidRDefault="00BF1B00" w:rsidP="00BF1B00">
      <w:pPr>
        <w:rPr>
          <w:rFonts w:ascii="Calibri" w:hAnsi="Calibri" w:cs="Calibri"/>
          <w:sz w:val="22"/>
          <w:szCs w:val="22"/>
        </w:rPr>
      </w:pPr>
      <w:r w:rsidRPr="0076463E">
        <w:rPr>
          <w:rFonts w:ascii="Calibri" w:hAnsi="Calibri" w:cs="Calibri"/>
          <w:sz w:val="22"/>
          <w:szCs w:val="22"/>
          <w:lang w:val="tr-TR"/>
        </w:rPr>
        <w:t xml:space="preserve">       [13]</w:t>
      </w:r>
      <w:r w:rsidRPr="0076463E">
        <w:rPr>
          <w:rFonts w:ascii="Calibri" w:hAnsi="Calibri" w:cs="Calibri"/>
          <w:sz w:val="22"/>
          <w:szCs w:val="22"/>
        </w:rPr>
        <w:t xml:space="preserve">  NHS England. (2021, June). NHS COVID vaccine first dose drive enters the home     straight as final cohort called forward. Retrieved from </w:t>
      </w:r>
      <w:hyperlink r:id="rId56" w:tgtFrame="_new" w:history="1">
        <w:r w:rsidRPr="0076463E">
          <w:rPr>
            <w:rStyle w:val="Hyperlink"/>
            <w:rFonts w:ascii="Calibri" w:hAnsi="Calibri" w:cs="Calibri"/>
            <w:sz w:val="22"/>
            <w:szCs w:val="22"/>
          </w:rPr>
          <w:t>https://www.england.nhs.uk/2021/06/nhs-covid-vaccine-first-dose-drive-enters-the-home-straight-as-final-cohort-called-forward/</w:t>
        </w:r>
      </w:hyperlink>
    </w:p>
    <w:p w14:paraId="32FAE3FF" w14:textId="61550ECA" w:rsidR="00BF1B00" w:rsidRDefault="00BF1B00" w:rsidP="00BF1B00">
      <w:pPr>
        <w:ind w:left="360"/>
        <w:rPr>
          <w:rStyle w:val="Hyperlink"/>
          <w:rFonts w:ascii="Calibri" w:hAnsi="Calibri" w:cs="Calibri"/>
          <w:sz w:val="22"/>
          <w:szCs w:val="22"/>
        </w:rPr>
      </w:pPr>
      <w:r w:rsidRPr="0076463E">
        <w:rPr>
          <w:rFonts w:ascii="Calibri" w:hAnsi="Calibri" w:cs="Calibri"/>
          <w:sz w:val="22"/>
          <w:szCs w:val="22"/>
        </w:rPr>
        <w:t>[14]</w:t>
      </w:r>
      <w:r w:rsidRPr="0076463E">
        <w:rPr>
          <w:rFonts w:ascii="Calibri" w:hAnsi="Calibri" w:cs="Calibri"/>
          <w:sz w:val="22"/>
          <w:szCs w:val="22"/>
        </w:rPr>
        <w:t xml:space="preserve">  NHS England. (2021, September). NHS begins COVID-19 booster vaccination campaign. Retrieved from </w:t>
      </w:r>
      <w:hyperlink r:id="rId57" w:tgtFrame="_new" w:history="1">
        <w:r w:rsidRPr="0076463E">
          <w:rPr>
            <w:rStyle w:val="Hyperlink"/>
            <w:rFonts w:ascii="Calibri" w:hAnsi="Calibri" w:cs="Calibri"/>
            <w:sz w:val="22"/>
            <w:szCs w:val="22"/>
          </w:rPr>
          <w:t>https://www.england.nhs.uk/2021/09/nhs-begins-covid-19-booster-vaccination-campaign/</w:t>
        </w:r>
      </w:hyperlink>
    </w:p>
    <w:p w14:paraId="3FB76302" w14:textId="77777777" w:rsidR="00EC05AA" w:rsidRDefault="00EC05AA" w:rsidP="00BF1B00">
      <w:pPr>
        <w:ind w:left="360"/>
        <w:rPr>
          <w:rStyle w:val="Hyperlink"/>
          <w:rFonts w:ascii="Calibri" w:hAnsi="Calibri" w:cs="Calibri"/>
          <w:sz w:val="22"/>
          <w:szCs w:val="22"/>
        </w:rPr>
      </w:pPr>
    </w:p>
    <w:p w14:paraId="294824DE" w14:textId="77777777" w:rsidR="00EC05AA" w:rsidRDefault="00EC05AA" w:rsidP="00BF1B00">
      <w:pPr>
        <w:ind w:left="360"/>
        <w:rPr>
          <w:rStyle w:val="Hyperlink"/>
          <w:rFonts w:ascii="Calibri" w:hAnsi="Calibri" w:cs="Calibri"/>
          <w:sz w:val="22"/>
          <w:szCs w:val="22"/>
        </w:rPr>
      </w:pPr>
    </w:p>
    <w:p w14:paraId="5AE03ED7" w14:textId="77777777" w:rsidR="00EC05AA" w:rsidRDefault="00EC05AA" w:rsidP="00BF1B00">
      <w:pPr>
        <w:ind w:left="360"/>
        <w:rPr>
          <w:rStyle w:val="Hyperlink"/>
          <w:rFonts w:ascii="Calibri" w:hAnsi="Calibri" w:cs="Calibri"/>
          <w:sz w:val="22"/>
          <w:szCs w:val="22"/>
        </w:rPr>
      </w:pPr>
    </w:p>
    <w:p w14:paraId="576B13E0" w14:textId="77777777" w:rsidR="00EC05AA" w:rsidRDefault="00EC05AA" w:rsidP="00BF1B00">
      <w:pPr>
        <w:ind w:left="360"/>
        <w:rPr>
          <w:rStyle w:val="Hyperlink"/>
          <w:rFonts w:ascii="Calibri" w:hAnsi="Calibri" w:cs="Calibri"/>
          <w:sz w:val="22"/>
          <w:szCs w:val="22"/>
        </w:rPr>
      </w:pPr>
    </w:p>
    <w:p w14:paraId="3CBBD057" w14:textId="77777777" w:rsidR="00EC05AA" w:rsidRDefault="00EC05AA" w:rsidP="00BF1B00">
      <w:pPr>
        <w:ind w:left="360"/>
        <w:rPr>
          <w:rStyle w:val="Hyperlink"/>
          <w:rFonts w:ascii="Calibri" w:hAnsi="Calibri" w:cs="Calibri"/>
          <w:sz w:val="22"/>
          <w:szCs w:val="22"/>
        </w:rPr>
      </w:pPr>
    </w:p>
    <w:p w14:paraId="54B35D46" w14:textId="77777777" w:rsidR="00EC05AA" w:rsidRDefault="00EC05AA" w:rsidP="00BF1B00">
      <w:pPr>
        <w:ind w:left="360"/>
        <w:rPr>
          <w:rStyle w:val="Hyperlink"/>
          <w:rFonts w:ascii="Calibri" w:hAnsi="Calibri" w:cs="Calibri"/>
          <w:sz w:val="22"/>
          <w:szCs w:val="22"/>
        </w:rPr>
      </w:pPr>
    </w:p>
    <w:p w14:paraId="391B4730" w14:textId="77777777" w:rsidR="00EC05AA" w:rsidRDefault="00EC05AA" w:rsidP="00BF1B00">
      <w:pPr>
        <w:ind w:left="360"/>
        <w:rPr>
          <w:rStyle w:val="Hyperlink"/>
          <w:rFonts w:ascii="Calibri" w:hAnsi="Calibri" w:cs="Calibri"/>
          <w:sz w:val="22"/>
          <w:szCs w:val="22"/>
        </w:rPr>
      </w:pPr>
    </w:p>
    <w:p w14:paraId="5C1C9504" w14:textId="77777777" w:rsidR="00EC05AA" w:rsidRDefault="00EC05AA" w:rsidP="00BF1B00">
      <w:pPr>
        <w:ind w:left="360"/>
        <w:rPr>
          <w:rStyle w:val="Hyperlink"/>
          <w:rFonts w:ascii="Calibri" w:hAnsi="Calibri" w:cs="Calibri"/>
          <w:sz w:val="22"/>
          <w:szCs w:val="22"/>
        </w:rPr>
      </w:pPr>
    </w:p>
    <w:p w14:paraId="08E2EBDD" w14:textId="77777777" w:rsidR="00EC05AA" w:rsidRDefault="00EC05AA" w:rsidP="00BF1B00">
      <w:pPr>
        <w:ind w:left="360"/>
        <w:rPr>
          <w:rStyle w:val="Hyperlink"/>
          <w:rFonts w:ascii="Calibri" w:hAnsi="Calibri" w:cs="Calibri"/>
          <w:sz w:val="22"/>
          <w:szCs w:val="22"/>
        </w:rPr>
      </w:pPr>
    </w:p>
    <w:p w14:paraId="21A3564D" w14:textId="77777777" w:rsidR="00EC05AA" w:rsidRDefault="00EC05AA" w:rsidP="00BF1B00">
      <w:pPr>
        <w:ind w:left="360"/>
        <w:rPr>
          <w:rStyle w:val="Hyperlink"/>
          <w:rFonts w:ascii="Calibri" w:hAnsi="Calibri" w:cs="Calibri"/>
          <w:sz w:val="22"/>
          <w:szCs w:val="22"/>
        </w:rPr>
      </w:pPr>
    </w:p>
    <w:p w14:paraId="3AF2402F" w14:textId="77777777" w:rsidR="00EC05AA" w:rsidRDefault="00EC05AA" w:rsidP="00BF1B00">
      <w:pPr>
        <w:ind w:left="360"/>
        <w:rPr>
          <w:rStyle w:val="Hyperlink"/>
          <w:rFonts w:ascii="Calibri" w:hAnsi="Calibri" w:cs="Calibri"/>
          <w:sz w:val="22"/>
          <w:szCs w:val="22"/>
        </w:rPr>
      </w:pPr>
    </w:p>
    <w:p w14:paraId="464E7B56" w14:textId="77777777" w:rsidR="00EC05AA" w:rsidRDefault="00EC05AA" w:rsidP="00BF1B00">
      <w:pPr>
        <w:ind w:left="360"/>
        <w:rPr>
          <w:rStyle w:val="Hyperlink"/>
          <w:rFonts w:ascii="Calibri" w:hAnsi="Calibri" w:cs="Calibri"/>
          <w:sz w:val="22"/>
          <w:szCs w:val="22"/>
        </w:rPr>
      </w:pPr>
    </w:p>
    <w:p w14:paraId="2E163C9D" w14:textId="77777777" w:rsidR="00EC05AA" w:rsidRDefault="00EC05AA" w:rsidP="00BF1B00">
      <w:pPr>
        <w:ind w:left="360"/>
        <w:rPr>
          <w:rStyle w:val="Hyperlink"/>
          <w:rFonts w:ascii="Calibri" w:hAnsi="Calibri" w:cs="Calibri"/>
          <w:sz w:val="22"/>
          <w:szCs w:val="22"/>
        </w:rPr>
      </w:pPr>
    </w:p>
    <w:p w14:paraId="39CE3169" w14:textId="77777777" w:rsidR="00EC05AA" w:rsidRDefault="00EC05AA" w:rsidP="00BF1B00">
      <w:pPr>
        <w:ind w:left="360"/>
        <w:rPr>
          <w:rStyle w:val="Hyperlink"/>
          <w:rFonts w:ascii="Calibri" w:hAnsi="Calibri" w:cs="Calibri"/>
          <w:sz w:val="22"/>
          <w:szCs w:val="22"/>
        </w:rPr>
      </w:pPr>
    </w:p>
    <w:p w14:paraId="60289F2E" w14:textId="77777777" w:rsidR="00EC05AA" w:rsidRDefault="00EC05AA" w:rsidP="00BF1B00">
      <w:pPr>
        <w:ind w:left="360"/>
        <w:rPr>
          <w:rStyle w:val="Hyperlink"/>
          <w:rFonts w:ascii="Calibri" w:hAnsi="Calibri" w:cs="Calibri"/>
          <w:sz w:val="22"/>
          <w:szCs w:val="22"/>
        </w:rPr>
      </w:pPr>
    </w:p>
    <w:p w14:paraId="01A0E3AB" w14:textId="77777777" w:rsidR="00EC05AA" w:rsidRDefault="00EC05AA" w:rsidP="00BF1B00">
      <w:pPr>
        <w:ind w:left="360"/>
        <w:rPr>
          <w:rStyle w:val="Hyperlink"/>
          <w:rFonts w:ascii="Calibri" w:hAnsi="Calibri" w:cs="Calibri"/>
          <w:sz w:val="22"/>
          <w:szCs w:val="22"/>
        </w:rPr>
      </w:pPr>
    </w:p>
    <w:p w14:paraId="15BB10B4" w14:textId="77777777" w:rsidR="00EC05AA" w:rsidRDefault="00EC05AA" w:rsidP="00BF1B00">
      <w:pPr>
        <w:ind w:left="360"/>
        <w:rPr>
          <w:rStyle w:val="Hyperlink"/>
          <w:rFonts w:ascii="Calibri" w:hAnsi="Calibri" w:cs="Calibri"/>
          <w:sz w:val="22"/>
          <w:szCs w:val="22"/>
        </w:rPr>
      </w:pPr>
    </w:p>
    <w:p w14:paraId="79E70EB0" w14:textId="77777777" w:rsidR="00EC05AA" w:rsidRDefault="00EC05AA" w:rsidP="00BF1B00">
      <w:pPr>
        <w:ind w:left="360"/>
        <w:rPr>
          <w:rStyle w:val="Hyperlink"/>
          <w:rFonts w:ascii="Calibri" w:hAnsi="Calibri" w:cs="Calibri"/>
          <w:sz w:val="22"/>
          <w:szCs w:val="22"/>
        </w:rPr>
      </w:pPr>
    </w:p>
    <w:p w14:paraId="0DC1FBDE" w14:textId="77777777" w:rsidR="00EC05AA" w:rsidRDefault="00EC05AA" w:rsidP="00BF1B00">
      <w:pPr>
        <w:ind w:left="360"/>
        <w:rPr>
          <w:rStyle w:val="Hyperlink"/>
          <w:rFonts w:ascii="Calibri" w:hAnsi="Calibri" w:cs="Calibri"/>
          <w:sz w:val="22"/>
          <w:szCs w:val="22"/>
        </w:rPr>
      </w:pPr>
    </w:p>
    <w:p w14:paraId="15996F27" w14:textId="77777777" w:rsidR="00EC05AA" w:rsidRDefault="00EC05AA" w:rsidP="00BF1B00">
      <w:pPr>
        <w:ind w:left="360"/>
        <w:rPr>
          <w:rStyle w:val="Hyperlink"/>
          <w:rFonts w:ascii="Calibri" w:hAnsi="Calibri" w:cs="Calibri"/>
          <w:sz w:val="22"/>
          <w:szCs w:val="22"/>
        </w:rPr>
      </w:pPr>
    </w:p>
    <w:p w14:paraId="42DA647B" w14:textId="77777777" w:rsidR="00EC05AA" w:rsidRDefault="00EC05AA" w:rsidP="00BF1B00">
      <w:pPr>
        <w:ind w:left="360"/>
        <w:rPr>
          <w:rStyle w:val="Hyperlink"/>
          <w:rFonts w:ascii="Calibri" w:hAnsi="Calibri" w:cs="Calibri"/>
          <w:sz w:val="22"/>
          <w:szCs w:val="22"/>
        </w:rPr>
      </w:pPr>
    </w:p>
    <w:p w14:paraId="6C97D396" w14:textId="77777777" w:rsidR="00EC05AA" w:rsidRDefault="00EC05AA" w:rsidP="00BF1B00">
      <w:pPr>
        <w:ind w:left="360"/>
        <w:rPr>
          <w:rStyle w:val="Hyperlink"/>
          <w:rFonts w:ascii="Calibri" w:hAnsi="Calibri" w:cs="Calibri"/>
          <w:sz w:val="22"/>
          <w:szCs w:val="22"/>
        </w:rPr>
      </w:pPr>
    </w:p>
    <w:p w14:paraId="7FCF761A" w14:textId="77777777" w:rsidR="00EC05AA" w:rsidRDefault="00EC05AA" w:rsidP="00BF1B00">
      <w:pPr>
        <w:ind w:left="360"/>
        <w:rPr>
          <w:rStyle w:val="Hyperlink"/>
          <w:rFonts w:ascii="Calibri" w:hAnsi="Calibri" w:cs="Calibri"/>
          <w:sz w:val="22"/>
          <w:szCs w:val="22"/>
        </w:rPr>
      </w:pPr>
    </w:p>
    <w:p w14:paraId="5EB10B46" w14:textId="6D9E84AB" w:rsidR="005E7366" w:rsidRPr="005E7366" w:rsidRDefault="005E7366" w:rsidP="005E7366">
      <w:pPr>
        <w:ind w:left="360"/>
        <w:rPr>
          <w:rFonts w:ascii="Calibri" w:hAnsi="Calibri" w:cs="Calibri"/>
          <w:b/>
          <w:bCs/>
          <w:sz w:val="28"/>
          <w:szCs w:val="28"/>
          <w:lang w:val="tr-TR"/>
        </w:rPr>
      </w:pPr>
      <w:r w:rsidRPr="005E7366">
        <w:rPr>
          <w:rFonts w:ascii="Calibri" w:hAnsi="Calibri" w:cs="Calibri"/>
          <w:b/>
          <w:bCs/>
          <w:sz w:val="28"/>
          <w:szCs w:val="28"/>
          <w:lang w:val="tr-TR"/>
        </w:rPr>
        <w:lastRenderedPageBreak/>
        <w:t>List of Figures</w:t>
      </w:r>
    </w:p>
    <w:p w14:paraId="60ABABB4" w14:textId="27569C5C" w:rsidR="00705FED" w:rsidRPr="00705FED" w:rsidRDefault="00705FED" w:rsidP="00705FED">
      <w:pPr>
        <w:ind w:left="360"/>
        <w:rPr>
          <w:rFonts w:ascii="Calibri" w:hAnsi="Calibri" w:cs="Calibri"/>
          <w:sz w:val="22"/>
          <w:szCs w:val="22"/>
          <w:u w:val="single"/>
        </w:rPr>
      </w:pPr>
      <w:r w:rsidRPr="00553432">
        <w:rPr>
          <w:rFonts w:ascii="Calibri" w:hAnsi="Calibri" w:cs="Calibri"/>
          <w:b/>
          <w:bCs/>
          <w:sz w:val="22"/>
          <w:szCs w:val="22"/>
          <w:u w:val="single"/>
        </w:rPr>
        <w:t>Figure</w:t>
      </w:r>
      <w:r w:rsidRPr="00705FED">
        <w:rPr>
          <w:rFonts w:ascii="Calibri" w:hAnsi="Calibri" w:cs="Calibri"/>
          <w:b/>
          <w:bCs/>
          <w:sz w:val="22"/>
          <w:szCs w:val="22"/>
          <w:u w:val="single"/>
        </w:rPr>
        <w:t xml:space="preserve"> 7</w:t>
      </w:r>
      <w:r w:rsidRPr="00553432">
        <w:rPr>
          <w:rFonts w:ascii="Calibri" w:hAnsi="Calibri" w:cs="Calibri"/>
          <w:sz w:val="22"/>
          <w:szCs w:val="22"/>
          <w:u w:val="single"/>
        </w:rPr>
        <w:t>.</w:t>
      </w:r>
      <w:r w:rsidRPr="00705FED">
        <w:rPr>
          <w:rFonts w:ascii="Calibri" w:hAnsi="Calibri" w:cs="Calibri"/>
          <w:sz w:val="22"/>
          <w:szCs w:val="22"/>
          <w:u w:val="single"/>
        </w:rPr>
        <w:t xml:space="preserve"> Covid 19 number of daily cases and tests in United Kingdom 2021-2023</w:t>
      </w:r>
    </w:p>
    <w:p w14:paraId="34E6FD2C" w14:textId="5BC9F4A0" w:rsidR="00705FED" w:rsidRPr="00705FED" w:rsidRDefault="00705FED" w:rsidP="00705FED">
      <w:pPr>
        <w:ind w:left="360"/>
        <w:rPr>
          <w:rFonts w:ascii="Calibri" w:hAnsi="Calibri" w:cs="Calibri"/>
          <w:sz w:val="22"/>
          <w:szCs w:val="22"/>
          <w:u w:val="single"/>
        </w:rPr>
      </w:pPr>
      <w:r w:rsidRPr="00705FED">
        <w:rPr>
          <w:rFonts w:ascii="Calibri" w:hAnsi="Calibri" w:cs="Calibri"/>
          <w:b/>
          <w:bCs/>
          <w:sz w:val="22"/>
          <w:szCs w:val="22"/>
          <w:u w:val="single"/>
        </w:rPr>
        <w:t>Figure 8</w:t>
      </w:r>
      <w:r w:rsidRPr="00553432">
        <w:rPr>
          <w:rFonts w:ascii="Calibri" w:hAnsi="Calibri" w:cs="Calibri"/>
          <w:sz w:val="22"/>
          <w:szCs w:val="22"/>
          <w:u w:val="single"/>
        </w:rPr>
        <w:t>.</w:t>
      </w:r>
      <w:r w:rsidRPr="00705FED">
        <w:rPr>
          <w:rFonts w:ascii="Calibri" w:hAnsi="Calibri" w:cs="Calibri"/>
          <w:sz w:val="22"/>
          <w:szCs w:val="22"/>
          <w:u w:val="single"/>
        </w:rPr>
        <w:t xml:space="preserve"> Covid 19 number of daily cases and tests (blue and orange lines respectively) in United Kingdom 2021-2023</w:t>
      </w:r>
    </w:p>
    <w:p w14:paraId="1C8B403A" w14:textId="750F5B4D" w:rsidR="00705FED" w:rsidRPr="00705FED" w:rsidRDefault="00705FED" w:rsidP="00705FED">
      <w:pPr>
        <w:ind w:left="360"/>
        <w:rPr>
          <w:rFonts w:ascii="Calibri" w:hAnsi="Calibri" w:cs="Calibri"/>
          <w:sz w:val="22"/>
          <w:szCs w:val="22"/>
          <w:u w:val="single"/>
        </w:rPr>
      </w:pPr>
      <w:r w:rsidRPr="00705FED">
        <w:rPr>
          <w:rFonts w:ascii="Calibri" w:hAnsi="Calibri" w:cs="Calibri"/>
          <w:b/>
          <w:bCs/>
          <w:sz w:val="22"/>
          <w:szCs w:val="22"/>
          <w:u w:val="single"/>
        </w:rPr>
        <w:t>Figure 10</w:t>
      </w:r>
      <w:r w:rsidRPr="00553432">
        <w:rPr>
          <w:rFonts w:ascii="Calibri" w:hAnsi="Calibri" w:cs="Calibri"/>
          <w:sz w:val="22"/>
          <w:szCs w:val="22"/>
          <w:u w:val="single"/>
        </w:rPr>
        <w:t>.</w:t>
      </w:r>
      <w:r w:rsidRPr="00705FED">
        <w:rPr>
          <w:rFonts w:ascii="Calibri" w:hAnsi="Calibri" w:cs="Calibri"/>
          <w:sz w:val="22"/>
          <w:szCs w:val="22"/>
          <w:u w:val="single"/>
        </w:rPr>
        <w:t xml:space="preserve"> Holiday Effect on Daily Cases in United Kingdom 2021-2023</w:t>
      </w:r>
    </w:p>
    <w:p w14:paraId="252BB03D" w14:textId="5CC8A73A" w:rsidR="00705FED" w:rsidRPr="00705FED" w:rsidRDefault="00705FED" w:rsidP="00705FED">
      <w:pPr>
        <w:ind w:left="360"/>
        <w:rPr>
          <w:rFonts w:ascii="Calibri" w:hAnsi="Calibri" w:cs="Calibri"/>
          <w:sz w:val="22"/>
          <w:szCs w:val="22"/>
          <w:u w:val="single"/>
        </w:rPr>
      </w:pPr>
      <w:r w:rsidRPr="00705FED">
        <w:rPr>
          <w:rFonts w:ascii="Calibri" w:hAnsi="Calibri" w:cs="Calibri"/>
          <w:b/>
          <w:bCs/>
          <w:sz w:val="22"/>
          <w:szCs w:val="22"/>
          <w:u w:val="single"/>
        </w:rPr>
        <w:t>Figure 11</w:t>
      </w:r>
      <w:r w:rsidRPr="00553432">
        <w:rPr>
          <w:rFonts w:ascii="Calibri" w:hAnsi="Calibri" w:cs="Calibri"/>
          <w:sz w:val="22"/>
          <w:szCs w:val="22"/>
          <w:u w:val="single"/>
        </w:rPr>
        <w:t>.</w:t>
      </w:r>
      <w:r w:rsidRPr="00705FED">
        <w:rPr>
          <w:rFonts w:ascii="Calibri" w:hAnsi="Calibri" w:cs="Calibri"/>
          <w:sz w:val="22"/>
          <w:szCs w:val="22"/>
          <w:u w:val="single"/>
        </w:rPr>
        <w:t xml:space="preserve"> Prophet default Holiday List in United Kingdom</w:t>
      </w:r>
    </w:p>
    <w:p w14:paraId="1814CC5C" w14:textId="466DAD77" w:rsidR="00705FED" w:rsidRPr="00705FED" w:rsidRDefault="00705FED" w:rsidP="00705FED">
      <w:pPr>
        <w:ind w:left="360"/>
        <w:rPr>
          <w:rFonts w:ascii="Calibri" w:hAnsi="Calibri" w:cs="Calibri"/>
          <w:sz w:val="22"/>
          <w:szCs w:val="22"/>
          <w:u w:val="single"/>
        </w:rPr>
      </w:pPr>
      <w:r w:rsidRPr="00705FED">
        <w:rPr>
          <w:rFonts w:ascii="Calibri" w:hAnsi="Calibri" w:cs="Calibri"/>
          <w:b/>
          <w:bCs/>
          <w:sz w:val="22"/>
          <w:szCs w:val="22"/>
          <w:u w:val="single"/>
        </w:rPr>
        <w:t>Figure 12</w:t>
      </w:r>
      <w:r w:rsidRPr="00553432">
        <w:rPr>
          <w:rFonts w:ascii="Calibri" w:hAnsi="Calibri" w:cs="Calibri"/>
          <w:sz w:val="22"/>
          <w:szCs w:val="22"/>
          <w:u w:val="single"/>
        </w:rPr>
        <w:t>.</w:t>
      </w:r>
      <w:r w:rsidRPr="00705FED">
        <w:rPr>
          <w:rFonts w:ascii="Calibri" w:hAnsi="Calibri" w:cs="Calibri"/>
          <w:sz w:val="22"/>
          <w:szCs w:val="22"/>
          <w:u w:val="single"/>
        </w:rPr>
        <w:t xml:space="preserve"> Block Diagram for Logistic Growth</w:t>
      </w:r>
    </w:p>
    <w:p w14:paraId="70F0A1BD" w14:textId="5EA62878" w:rsidR="00705FED" w:rsidRPr="00705FED" w:rsidRDefault="00705FED" w:rsidP="00705FED">
      <w:pPr>
        <w:ind w:left="360"/>
        <w:rPr>
          <w:rFonts w:ascii="Calibri" w:hAnsi="Calibri" w:cs="Calibri"/>
          <w:sz w:val="22"/>
          <w:szCs w:val="22"/>
          <w:u w:val="single"/>
        </w:rPr>
      </w:pPr>
      <w:r w:rsidRPr="00705FED">
        <w:rPr>
          <w:rFonts w:ascii="Calibri" w:hAnsi="Calibri" w:cs="Calibri"/>
          <w:b/>
          <w:bCs/>
          <w:sz w:val="22"/>
          <w:szCs w:val="22"/>
          <w:u w:val="single"/>
        </w:rPr>
        <w:t>Figure 13</w:t>
      </w:r>
      <w:r w:rsidRPr="00553432">
        <w:rPr>
          <w:rFonts w:ascii="Calibri" w:hAnsi="Calibri" w:cs="Calibri"/>
          <w:sz w:val="22"/>
          <w:szCs w:val="22"/>
          <w:u w:val="single"/>
        </w:rPr>
        <w:t>.</w:t>
      </w:r>
      <w:r w:rsidRPr="00705FED">
        <w:rPr>
          <w:rFonts w:ascii="Calibri" w:hAnsi="Calibri" w:cs="Calibri"/>
          <w:sz w:val="22"/>
          <w:szCs w:val="22"/>
          <w:u w:val="single"/>
        </w:rPr>
        <w:t xml:space="preserve"> Prophet Model Block Diagram with Logistic Growth Cap Feeding</w:t>
      </w:r>
    </w:p>
    <w:p w14:paraId="5A79B1F7" w14:textId="4B4F6037" w:rsidR="00705FED" w:rsidRPr="00705FED" w:rsidRDefault="00705FED" w:rsidP="00705FED">
      <w:pPr>
        <w:ind w:left="360"/>
        <w:rPr>
          <w:rFonts w:ascii="Calibri" w:hAnsi="Calibri" w:cs="Calibri"/>
          <w:sz w:val="22"/>
          <w:szCs w:val="22"/>
          <w:u w:val="single"/>
        </w:rPr>
      </w:pPr>
      <w:r w:rsidRPr="00705FED">
        <w:rPr>
          <w:rFonts w:ascii="Calibri" w:hAnsi="Calibri" w:cs="Calibri"/>
          <w:b/>
          <w:bCs/>
          <w:sz w:val="22"/>
          <w:szCs w:val="22"/>
          <w:u w:val="single"/>
        </w:rPr>
        <w:t>Figure 14</w:t>
      </w:r>
      <w:r w:rsidRPr="00553432">
        <w:rPr>
          <w:rFonts w:ascii="Calibri" w:hAnsi="Calibri" w:cs="Calibri"/>
          <w:sz w:val="22"/>
          <w:szCs w:val="22"/>
          <w:u w:val="single"/>
        </w:rPr>
        <w:t>.</w:t>
      </w:r>
      <w:r w:rsidRPr="00705FED">
        <w:rPr>
          <w:rFonts w:ascii="Calibri" w:hAnsi="Calibri" w:cs="Calibri"/>
          <w:sz w:val="22"/>
          <w:szCs w:val="22"/>
          <w:u w:val="single"/>
        </w:rPr>
        <w:t xml:space="preserve"> Cross Validation Table with Default Internal Parameters with Train Data</w:t>
      </w:r>
    </w:p>
    <w:p w14:paraId="09AD3690" w14:textId="5C1A2E5E" w:rsidR="00705FED" w:rsidRPr="00705FED" w:rsidRDefault="00705FED" w:rsidP="00705FED">
      <w:pPr>
        <w:ind w:left="360"/>
        <w:rPr>
          <w:rFonts w:ascii="Calibri" w:hAnsi="Calibri" w:cs="Calibri"/>
          <w:sz w:val="22"/>
          <w:szCs w:val="22"/>
          <w:u w:val="single"/>
        </w:rPr>
      </w:pPr>
      <w:r w:rsidRPr="00705FED">
        <w:rPr>
          <w:rFonts w:ascii="Calibri" w:hAnsi="Calibri" w:cs="Calibri"/>
          <w:b/>
          <w:bCs/>
          <w:sz w:val="22"/>
          <w:szCs w:val="22"/>
          <w:u w:val="single"/>
        </w:rPr>
        <w:t>Figure 15</w:t>
      </w:r>
      <w:r w:rsidRPr="00553432">
        <w:rPr>
          <w:rFonts w:ascii="Calibri" w:hAnsi="Calibri" w:cs="Calibri"/>
          <w:sz w:val="22"/>
          <w:szCs w:val="22"/>
          <w:u w:val="single"/>
        </w:rPr>
        <w:t>.</w:t>
      </w:r>
      <w:r w:rsidRPr="00705FED">
        <w:rPr>
          <w:rFonts w:ascii="Calibri" w:hAnsi="Calibri" w:cs="Calibri"/>
          <w:sz w:val="22"/>
          <w:szCs w:val="22"/>
          <w:u w:val="single"/>
        </w:rPr>
        <w:t xml:space="preserve"> Coverage Metric on the best Horizon with Default Parameters with Train data</w:t>
      </w:r>
    </w:p>
    <w:p w14:paraId="5512E005" w14:textId="65377B07" w:rsidR="00705FED" w:rsidRPr="00705FED" w:rsidRDefault="00705FED" w:rsidP="00705FED">
      <w:pPr>
        <w:ind w:left="360"/>
        <w:rPr>
          <w:rFonts w:ascii="Calibri" w:hAnsi="Calibri" w:cs="Calibri"/>
          <w:sz w:val="22"/>
          <w:szCs w:val="22"/>
          <w:u w:val="single"/>
        </w:rPr>
      </w:pPr>
      <w:r w:rsidRPr="00705FED">
        <w:rPr>
          <w:rFonts w:ascii="Calibri" w:hAnsi="Calibri" w:cs="Calibri"/>
          <w:b/>
          <w:bCs/>
          <w:sz w:val="22"/>
          <w:szCs w:val="22"/>
          <w:u w:val="single"/>
        </w:rPr>
        <w:t>Figure 16</w:t>
      </w:r>
      <w:r w:rsidRPr="00553432">
        <w:rPr>
          <w:rFonts w:ascii="Calibri" w:hAnsi="Calibri" w:cs="Calibri"/>
          <w:sz w:val="22"/>
          <w:szCs w:val="22"/>
          <w:u w:val="single"/>
        </w:rPr>
        <w:t>.</w:t>
      </w:r>
      <w:r w:rsidRPr="00705FED">
        <w:rPr>
          <w:rFonts w:ascii="Calibri" w:hAnsi="Calibri" w:cs="Calibri"/>
          <w:sz w:val="22"/>
          <w:szCs w:val="22"/>
          <w:u w:val="single"/>
        </w:rPr>
        <w:t xml:space="preserve"> Comparison plot between predicted and actual values with default setting for Cros. Val. With Train data</w:t>
      </w:r>
    </w:p>
    <w:p w14:paraId="5028F203" w14:textId="7B636C08" w:rsidR="00705FED" w:rsidRPr="00705FED" w:rsidRDefault="00705FED" w:rsidP="00705FED">
      <w:pPr>
        <w:ind w:left="360"/>
        <w:rPr>
          <w:rFonts w:ascii="Calibri" w:hAnsi="Calibri" w:cs="Calibri"/>
          <w:sz w:val="22"/>
          <w:szCs w:val="22"/>
          <w:u w:val="single"/>
        </w:rPr>
      </w:pPr>
      <w:r w:rsidRPr="00705FED">
        <w:rPr>
          <w:rFonts w:ascii="Calibri" w:hAnsi="Calibri" w:cs="Calibri"/>
          <w:b/>
          <w:bCs/>
          <w:sz w:val="22"/>
          <w:szCs w:val="22"/>
          <w:u w:val="single"/>
        </w:rPr>
        <w:t>Figure 17</w:t>
      </w:r>
      <w:r w:rsidRPr="00553432">
        <w:rPr>
          <w:rFonts w:ascii="Calibri" w:hAnsi="Calibri" w:cs="Calibri"/>
          <w:sz w:val="22"/>
          <w:szCs w:val="22"/>
          <w:u w:val="single"/>
        </w:rPr>
        <w:t>.</w:t>
      </w:r>
      <w:r w:rsidRPr="00705FED">
        <w:rPr>
          <w:rFonts w:ascii="Calibri" w:hAnsi="Calibri" w:cs="Calibri"/>
          <w:sz w:val="22"/>
          <w:szCs w:val="22"/>
          <w:u w:val="single"/>
        </w:rPr>
        <w:t xml:space="preserve"> MAPE Metric on the best Horizon with Default Parameters on Train Data</w:t>
      </w:r>
    </w:p>
    <w:p w14:paraId="4DD940E5" w14:textId="1F3E7E23" w:rsidR="00705FED" w:rsidRPr="00705FED" w:rsidRDefault="00705FED" w:rsidP="00705FED">
      <w:pPr>
        <w:ind w:left="360"/>
        <w:rPr>
          <w:rFonts w:ascii="Calibri" w:hAnsi="Calibri" w:cs="Calibri"/>
          <w:sz w:val="22"/>
          <w:szCs w:val="22"/>
          <w:u w:val="single"/>
        </w:rPr>
      </w:pPr>
      <w:r w:rsidRPr="00705FED">
        <w:rPr>
          <w:rFonts w:ascii="Calibri" w:hAnsi="Calibri" w:cs="Calibri"/>
          <w:b/>
          <w:bCs/>
          <w:sz w:val="22"/>
          <w:szCs w:val="22"/>
          <w:u w:val="single"/>
        </w:rPr>
        <w:t>Figure 18</w:t>
      </w:r>
      <w:r w:rsidRPr="00553432">
        <w:rPr>
          <w:rFonts w:ascii="Calibri" w:hAnsi="Calibri" w:cs="Calibri"/>
          <w:sz w:val="22"/>
          <w:szCs w:val="22"/>
          <w:u w:val="single"/>
        </w:rPr>
        <w:t xml:space="preserve">. </w:t>
      </w:r>
      <w:r w:rsidRPr="00705FED">
        <w:rPr>
          <w:rFonts w:ascii="Calibri" w:hAnsi="Calibri" w:cs="Calibri"/>
          <w:sz w:val="22"/>
          <w:szCs w:val="22"/>
          <w:u w:val="single"/>
        </w:rPr>
        <w:t>Hyperparameter tunning table on the best internal parameter values for Prophet on Train Data</w:t>
      </w:r>
    </w:p>
    <w:p w14:paraId="229B68EF" w14:textId="5826436C" w:rsidR="00705FED" w:rsidRPr="00705FED" w:rsidRDefault="00705FED" w:rsidP="00705FED">
      <w:pPr>
        <w:ind w:left="360"/>
        <w:rPr>
          <w:rFonts w:ascii="Calibri" w:hAnsi="Calibri" w:cs="Calibri"/>
          <w:sz w:val="22"/>
          <w:szCs w:val="22"/>
          <w:u w:val="single"/>
        </w:rPr>
      </w:pPr>
      <w:r w:rsidRPr="00705FED">
        <w:rPr>
          <w:rFonts w:ascii="Calibri" w:hAnsi="Calibri" w:cs="Calibri"/>
          <w:b/>
          <w:bCs/>
          <w:sz w:val="22"/>
          <w:szCs w:val="22"/>
          <w:u w:val="single"/>
        </w:rPr>
        <w:t>Figure 19</w:t>
      </w:r>
      <w:r w:rsidRPr="00553432">
        <w:rPr>
          <w:rFonts w:ascii="Calibri" w:hAnsi="Calibri" w:cs="Calibri"/>
          <w:sz w:val="22"/>
          <w:szCs w:val="22"/>
          <w:u w:val="single"/>
        </w:rPr>
        <w:t xml:space="preserve">. </w:t>
      </w:r>
      <w:r w:rsidRPr="00705FED">
        <w:rPr>
          <w:rFonts w:ascii="Calibri" w:hAnsi="Calibri" w:cs="Calibri"/>
          <w:sz w:val="22"/>
          <w:szCs w:val="22"/>
          <w:u w:val="single"/>
        </w:rPr>
        <w:t>Cross Validation Table with Hyperparameter Tunning Parameters on Train Data</w:t>
      </w:r>
    </w:p>
    <w:p w14:paraId="3F156733" w14:textId="7E0505CC" w:rsidR="00705FED" w:rsidRPr="00705FED" w:rsidRDefault="00705FED" w:rsidP="00705FED">
      <w:pPr>
        <w:ind w:left="360"/>
        <w:rPr>
          <w:rFonts w:ascii="Calibri" w:hAnsi="Calibri" w:cs="Calibri"/>
          <w:sz w:val="22"/>
          <w:szCs w:val="22"/>
          <w:u w:val="single"/>
        </w:rPr>
      </w:pPr>
      <w:r w:rsidRPr="00705FED">
        <w:rPr>
          <w:rFonts w:ascii="Calibri" w:hAnsi="Calibri" w:cs="Calibri"/>
          <w:b/>
          <w:bCs/>
          <w:sz w:val="22"/>
          <w:szCs w:val="22"/>
          <w:u w:val="single"/>
        </w:rPr>
        <w:t>Figure 20</w:t>
      </w:r>
      <w:r w:rsidRPr="00553432">
        <w:rPr>
          <w:rFonts w:ascii="Calibri" w:hAnsi="Calibri" w:cs="Calibri"/>
          <w:sz w:val="22"/>
          <w:szCs w:val="22"/>
          <w:u w:val="single"/>
        </w:rPr>
        <w:t>.</w:t>
      </w:r>
      <w:r w:rsidRPr="00705FED">
        <w:rPr>
          <w:rFonts w:ascii="Calibri" w:hAnsi="Calibri" w:cs="Calibri"/>
          <w:sz w:val="22"/>
          <w:szCs w:val="22"/>
          <w:u w:val="single"/>
        </w:rPr>
        <w:t xml:space="preserve"> Comparison plot between predicted and actual values with Model Tuning settings for Cros. Val.</w:t>
      </w:r>
    </w:p>
    <w:p w14:paraId="3324E938" w14:textId="66DD33A0" w:rsidR="00705FED" w:rsidRPr="00705FED" w:rsidRDefault="00705FED" w:rsidP="00705FED">
      <w:pPr>
        <w:ind w:left="360"/>
        <w:rPr>
          <w:rFonts w:ascii="Calibri" w:hAnsi="Calibri" w:cs="Calibri"/>
          <w:sz w:val="22"/>
          <w:szCs w:val="22"/>
          <w:u w:val="single"/>
        </w:rPr>
      </w:pPr>
      <w:r w:rsidRPr="00705FED">
        <w:rPr>
          <w:rFonts w:ascii="Calibri" w:hAnsi="Calibri" w:cs="Calibri"/>
          <w:b/>
          <w:bCs/>
          <w:sz w:val="22"/>
          <w:szCs w:val="22"/>
          <w:u w:val="single"/>
        </w:rPr>
        <w:t>Figure 21</w:t>
      </w:r>
      <w:r w:rsidRPr="00553432">
        <w:rPr>
          <w:rFonts w:ascii="Calibri" w:hAnsi="Calibri" w:cs="Calibri"/>
          <w:sz w:val="22"/>
          <w:szCs w:val="22"/>
          <w:u w:val="single"/>
        </w:rPr>
        <w:t>.</w:t>
      </w:r>
      <w:r w:rsidRPr="00705FED">
        <w:rPr>
          <w:rFonts w:ascii="Calibri" w:hAnsi="Calibri" w:cs="Calibri"/>
          <w:sz w:val="22"/>
          <w:szCs w:val="22"/>
          <w:u w:val="single"/>
        </w:rPr>
        <w:t xml:space="preserve"> Coverage Metric on the best Horizon with Hyperparameter Tunning Parameters</w:t>
      </w:r>
    </w:p>
    <w:p w14:paraId="2A13CD15" w14:textId="386DDCE9" w:rsidR="00705FED" w:rsidRPr="00705FED" w:rsidRDefault="00705FED" w:rsidP="00705FED">
      <w:pPr>
        <w:ind w:left="360"/>
        <w:rPr>
          <w:rFonts w:ascii="Calibri" w:hAnsi="Calibri" w:cs="Calibri"/>
          <w:sz w:val="22"/>
          <w:szCs w:val="22"/>
          <w:u w:val="single"/>
        </w:rPr>
      </w:pPr>
      <w:r w:rsidRPr="00705FED">
        <w:rPr>
          <w:rFonts w:ascii="Calibri" w:hAnsi="Calibri" w:cs="Calibri"/>
          <w:b/>
          <w:bCs/>
          <w:sz w:val="22"/>
          <w:szCs w:val="22"/>
          <w:u w:val="single"/>
        </w:rPr>
        <w:t>Figure 25</w:t>
      </w:r>
      <w:r w:rsidRPr="00553432">
        <w:rPr>
          <w:rFonts w:ascii="Calibri" w:hAnsi="Calibri" w:cs="Calibri"/>
          <w:sz w:val="22"/>
          <w:szCs w:val="22"/>
          <w:u w:val="single"/>
        </w:rPr>
        <w:t xml:space="preserve">. </w:t>
      </w:r>
      <w:r w:rsidRPr="00705FED">
        <w:rPr>
          <w:rFonts w:ascii="Calibri" w:hAnsi="Calibri" w:cs="Calibri"/>
          <w:sz w:val="22"/>
          <w:szCs w:val="22"/>
          <w:u w:val="single"/>
        </w:rPr>
        <w:t>Cross Validation Table with Hyperparameter Tunning Parameters on Test Data</w:t>
      </w:r>
    </w:p>
    <w:p w14:paraId="54AF59E5" w14:textId="7ABCFE32" w:rsidR="00705FED" w:rsidRPr="00705FED" w:rsidRDefault="00705FED" w:rsidP="00705FED">
      <w:pPr>
        <w:ind w:left="360"/>
        <w:rPr>
          <w:rFonts w:ascii="Calibri" w:hAnsi="Calibri" w:cs="Calibri"/>
          <w:sz w:val="22"/>
          <w:szCs w:val="22"/>
          <w:u w:val="single"/>
        </w:rPr>
      </w:pPr>
      <w:r w:rsidRPr="00705FED">
        <w:rPr>
          <w:rFonts w:ascii="Calibri" w:hAnsi="Calibri" w:cs="Calibri"/>
          <w:b/>
          <w:bCs/>
          <w:sz w:val="22"/>
          <w:szCs w:val="22"/>
          <w:u w:val="single"/>
        </w:rPr>
        <w:t>Figure 26</w:t>
      </w:r>
      <w:r w:rsidRPr="00553432">
        <w:rPr>
          <w:rFonts w:ascii="Calibri" w:hAnsi="Calibri" w:cs="Calibri"/>
          <w:sz w:val="22"/>
          <w:szCs w:val="22"/>
          <w:u w:val="single"/>
        </w:rPr>
        <w:t xml:space="preserve">. </w:t>
      </w:r>
      <w:r w:rsidRPr="00705FED">
        <w:rPr>
          <w:rFonts w:ascii="Calibri" w:hAnsi="Calibri" w:cs="Calibri"/>
          <w:sz w:val="22"/>
          <w:szCs w:val="22"/>
          <w:u w:val="single"/>
        </w:rPr>
        <w:t>Coverage Metric on the best Horizon with Hyperparameter Tunning Parameters</w:t>
      </w:r>
    </w:p>
    <w:p w14:paraId="66189A07" w14:textId="03C24BBA" w:rsidR="00705FED" w:rsidRPr="00705FED" w:rsidRDefault="00705FED" w:rsidP="00705FED">
      <w:pPr>
        <w:ind w:left="360"/>
        <w:rPr>
          <w:rFonts w:ascii="Calibri" w:hAnsi="Calibri" w:cs="Calibri"/>
          <w:sz w:val="22"/>
          <w:szCs w:val="22"/>
          <w:u w:val="single"/>
        </w:rPr>
      </w:pPr>
      <w:r w:rsidRPr="00705FED">
        <w:rPr>
          <w:rFonts w:ascii="Calibri" w:hAnsi="Calibri" w:cs="Calibri"/>
          <w:b/>
          <w:bCs/>
          <w:sz w:val="22"/>
          <w:szCs w:val="22"/>
          <w:u w:val="single"/>
        </w:rPr>
        <w:t>Figure 27</w:t>
      </w:r>
      <w:r w:rsidRPr="00553432">
        <w:rPr>
          <w:rFonts w:ascii="Calibri" w:hAnsi="Calibri" w:cs="Calibri"/>
          <w:sz w:val="22"/>
          <w:szCs w:val="22"/>
          <w:u w:val="single"/>
        </w:rPr>
        <w:t>.</w:t>
      </w:r>
      <w:r w:rsidRPr="00705FED">
        <w:rPr>
          <w:rFonts w:ascii="Calibri" w:hAnsi="Calibri" w:cs="Calibri"/>
          <w:sz w:val="22"/>
          <w:szCs w:val="22"/>
          <w:u w:val="single"/>
        </w:rPr>
        <w:t xml:space="preserve"> Comparison plot between predicted and actual values with default setting for Cros. Val. With Test data</w:t>
      </w:r>
    </w:p>
    <w:p w14:paraId="58D9F7B3" w14:textId="4739DB54" w:rsidR="00705FED" w:rsidRPr="00705FED" w:rsidRDefault="00705FED" w:rsidP="00705FED">
      <w:pPr>
        <w:ind w:left="360"/>
        <w:rPr>
          <w:rFonts w:ascii="Calibri" w:hAnsi="Calibri" w:cs="Calibri"/>
          <w:sz w:val="22"/>
          <w:szCs w:val="22"/>
          <w:u w:val="single"/>
        </w:rPr>
      </w:pPr>
      <w:r w:rsidRPr="00705FED">
        <w:rPr>
          <w:rFonts w:ascii="Calibri" w:hAnsi="Calibri" w:cs="Calibri"/>
          <w:b/>
          <w:bCs/>
          <w:sz w:val="22"/>
          <w:szCs w:val="22"/>
          <w:u w:val="single"/>
        </w:rPr>
        <w:t>Figure 28</w:t>
      </w:r>
      <w:r w:rsidRPr="00553432">
        <w:rPr>
          <w:rFonts w:ascii="Calibri" w:hAnsi="Calibri" w:cs="Calibri"/>
          <w:sz w:val="22"/>
          <w:szCs w:val="22"/>
          <w:u w:val="single"/>
        </w:rPr>
        <w:t xml:space="preserve">. </w:t>
      </w:r>
      <w:r w:rsidRPr="00705FED">
        <w:rPr>
          <w:rFonts w:ascii="Calibri" w:hAnsi="Calibri" w:cs="Calibri"/>
          <w:sz w:val="22"/>
          <w:szCs w:val="22"/>
          <w:u w:val="single"/>
        </w:rPr>
        <w:t>Comparison plot between predicted and actual values with tunning setting for Cros. Val. With Test data</w:t>
      </w:r>
    </w:p>
    <w:p w14:paraId="3D008337" w14:textId="40CB5D31" w:rsidR="00705FED" w:rsidRPr="00705FED" w:rsidRDefault="00705FED" w:rsidP="00705FED">
      <w:pPr>
        <w:ind w:left="360"/>
        <w:rPr>
          <w:rFonts w:ascii="Calibri" w:hAnsi="Calibri" w:cs="Calibri"/>
          <w:sz w:val="22"/>
          <w:szCs w:val="22"/>
          <w:u w:val="single"/>
        </w:rPr>
      </w:pPr>
      <w:r w:rsidRPr="00705FED">
        <w:rPr>
          <w:rFonts w:ascii="Calibri" w:hAnsi="Calibri" w:cs="Calibri"/>
          <w:b/>
          <w:bCs/>
          <w:sz w:val="22"/>
          <w:szCs w:val="22"/>
          <w:u w:val="single"/>
        </w:rPr>
        <w:t>Figure 29</w:t>
      </w:r>
      <w:r w:rsidRPr="00553432">
        <w:rPr>
          <w:rFonts w:ascii="Calibri" w:hAnsi="Calibri" w:cs="Calibri"/>
          <w:sz w:val="22"/>
          <w:szCs w:val="22"/>
          <w:u w:val="single"/>
        </w:rPr>
        <w:t>.</w:t>
      </w:r>
      <w:r w:rsidRPr="00705FED">
        <w:rPr>
          <w:rFonts w:ascii="Calibri" w:hAnsi="Calibri" w:cs="Calibri"/>
          <w:sz w:val="22"/>
          <w:szCs w:val="22"/>
          <w:u w:val="single"/>
        </w:rPr>
        <w:t xml:space="preserve"> Implementation Prophet Model with train CV Parameters on Longer Time Period in UK 20-23</w:t>
      </w:r>
    </w:p>
    <w:p w14:paraId="3864C7D6" w14:textId="1B416B65" w:rsidR="00693CFB" w:rsidRDefault="00705FED" w:rsidP="00705FED">
      <w:pPr>
        <w:ind w:left="360"/>
        <w:rPr>
          <w:rFonts w:ascii="Calibri" w:hAnsi="Calibri" w:cs="Calibri"/>
          <w:sz w:val="22"/>
          <w:szCs w:val="22"/>
          <w:u w:val="single"/>
        </w:rPr>
      </w:pPr>
      <w:r w:rsidRPr="00553432">
        <w:rPr>
          <w:rFonts w:ascii="Calibri" w:hAnsi="Calibri" w:cs="Calibri"/>
          <w:b/>
          <w:bCs/>
          <w:sz w:val="22"/>
          <w:szCs w:val="22"/>
          <w:u w:val="single"/>
        </w:rPr>
        <w:t>Figure 30</w:t>
      </w:r>
      <w:r w:rsidRPr="00553432">
        <w:rPr>
          <w:rFonts w:ascii="Calibri" w:hAnsi="Calibri" w:cs="Calibri"/>
          <w:sz w:val="22"/>
          <w:szCs w:val="22"/>
          <w:u w:val="single"/>
        </w:rPr>
        <w:t>.</w:t>
      </w:r>
      <w:r w:rsidRPr="00553432">
        <w:rPr>
          <w:rFonts w:ascii="Calibri" w:hAnsi="Calibri" w:cs="Calibri"/>
          <w:sz w:val="22"/>
          <w:szCs w:val="22"/>
          <w:u w:val="single"/>
        </w:rPr>
        <w:t xml:space="preserve"> Closer look to “Figure 28.”</w:t>
      </w:r>
    </w:p>
    <w:p w14:paraId="01931A42" w14:textId="77777777" w:rsidR="00EC05AA" w:rsidRDefault="00EC05AA" w:rsidP="00705FED">
      <w:pPr>
        <w:ind w:left="360"/>
        <w:rPr>
          <w:rStyle w:val="Hyperlink"/>
          <w:rFonts w:ascii="Calibri" w:hAnsi="Calibri" w:cs="Calibri"/>
          <w:color w:val="auto"/>
          <w:sz w:val="22"/>
          <w:szCs w:val="22"/>
        </w:rPr>
      </w:pPr>
    </w:p>
    <w:p w14:paraId="096B98F2" w14:textId="77777777" w:rsidR="00EC05AA" w:rsidRPr="00553432" w:rsidRDefault="00EC05AA" w:rsidP="00705FED">
      <w:pPr>
        <w:ind w:left="360"/>
        <w:rPr>
          <w:rStyle w:val="Hyperlink"/>
          <w:rFonts w:ascii="Calibri" w:hAnsi="Calibri" w:cs="Calibri"/>
          <w:color w:val="auto"/>
          <w:sz w:val="22"/>
          <w:szCs w:val="22"/>
        </w:rPr>
      </w:pPr>
    </w:p>
    <w:p w14:paraId="644B5074" w14:textId="3EE9A9D7" w:rsidR="00705FED" w:rsidRDefault="00705FED" w:rsidP="00705FED">
      <w:pPr>
        <w:ind w:left="360"/>
        <w:rPr>
          <w:rFonts w:ascii="Calibri" w:hAnsi="Calibri" w:cs="Calibri"/>
          <w:b/>
          <w:bCs/>
          <w:sz w:val="28"/>
          <w:szCs w:val="28"/>
          <w:lang w:val="tr-TR"/>
        </w:rPr>
      </w:pPr>
    </w:p>
    <w:p w14:paraId="28E0D8A2" w14:textId="48DBA259" w:rsidR="00705FED" w:rsidRDefault="00705FED" w:rsidP="00705FED">
      <w:pPr>
        <w:ind w:left="360"/>
        <w:rPr>
          <w:rFonts w:ascii="Calibri" w:hAnsi="Calibri" w:cs="Calibri"/>
          <w:b/>
          <w:bCs/>
          <w:sz w:val="28"/>
          <w:szCs w:val="28"/>
          <w:lang w:val="tr-TR"/>
        </w:rPr>
      </w:pPr>
      <w:r>
        <w:rPr>
          <w:rFonts w:ascii="Calibri" w:hAnsi="Calibri" w:cs="Calibri"/>
          <w:b/>
          <w:bCs/>
          <w:sz w:val="28"/>
          <w:szCs w:val="28"/>
          <w:lang w:val="tr-TR"/>
        </w:rPr>
        <w:lastRenderedPageBreak/>
        <w:t>List of Tables</w:t>
      </w:r>
    </w:p>
    <w:p w14:paraId="1095772D" w14:textId="3195B7EB" w:rsidR="00217E66" w:rsidRPr="00217E66" w:rsidRDefault="00217E66" w:rsidP="00217E66">
      <w:pPr>
        <w:ind w:left="360"/>
        <w:rPr>
          <w:rFonts w:ascii="Calibri" w:hAnsi="Calibri" w:cs="Calibri"/>
          <w:sz w:val="22"/>
          <w:szCs w:val="22"/>
          <w:u w:val="single"/>
        </w:rPr>
      </w:pPr>
      <w:r w:rsidRPr="00217E66">
        <w:rPr>
          <w:rFonts w:ascii="Calibri" w:hAnsi="Calibri" w:cs="Calibri"/>
          <w:sz w:val="22"/>
          <w:szCs w:val="22"/>
          <w:u w:val="single"/>
        </w:rPr>
        <w:t xml:space="preserve">Table for </w:t>
      </w:r>
      <w:r w:rsidRPr="00217E66">
        <w:rPr>
          <w:rFonts w:ascii="Calibri" w:hAnsi="Calibri" w:cs="Calibri"/>
          <w:b/>
          <w:bCs/>
          <w:sz w:val="22"/>
          <w:szCs w:val="22"/>
          <w:u w:val="single"/>
        </w:rPr>
        <w:t>Figure 14</w:t>
      </w:r>
      <w:r w:rsidR="00553432" w:rsidRPr="00553432">
        <w:rPr>
          <w:rFonts w:ascii="Calibri" w:hAnsi="Calibri" w:cs="Calibri"/>
          <w:b/>
          <w:bCs/>
          <w:sz w:val="22"/>
          <w:szCs w:val="22"/>
          <w:u w:val="single"/>
        </w:rPr>
        <w:t>.</w:t>
      </w:r>
      <w:r w:rsidRPr="00217E66">
        <w:rPr>
          <w:rFonts w:ascii="Calibri" w:hAnsi="Calibri" w:cs="Calibri"/>
          <w:sz w:val="22"/>
          <w:szCs w:val="22"/>
          <w:u w:val="single"/>
        </w:rPr>
        <w:t xml:space="preserve"> Cross Validation Table with Default Internal Parameters with Train Data</w:t>
      </w:r>
    </w:p>
    <w:p w14:paraId="5109C506" w14:textId="31D3A89E" w:rsidR="00217E66" w:rsidRPr="00217E66" w:rsidRDefault="00217E66" w:rsidP="00217E66">
      <w:pPr>
        <w:ind w:left="360"/>
        <w:rPr>
          <w:rFonts w:ascii="Calibri" w:hAnsi="Calibri" w:cs="Calibri"/>
          <w:sz w:val="22"/>
          <w:szCs w:val="22"/>
          <w:u w:val="single"/>
        </w:rPr>
      </w:pPr>
      <w:r w:rsidRPr="00217E66">
        <w:rPr>
          <w:rFonts w:ascii="Calibri" w:hAnsi="Calibri" w:cs="Calibri"/>
          <w:sz w:val="22"/>
          <w:szCs w:val="22"/>
          <w:u w:val="single"/>
        </w:rPr>
        <w:t xml:space="preserve">Table for </w:t>
      </w:r>
      <w:r w:rsidRPr="00217E66">
        <w:rPr>
          <w:rFonts w:ascii="Calibri" w:hAnsi="Calibri" w:cs="Calibri"/>
          <w:b/>
          <w:bCs/>
          <w:sz w:val="22"/>
          <w:szCs w:val="22"/>
          <w:u w:val="single"/>
        </w:rPr>
        <w:t>Figure 19</w:t>
      </w:r>
      <w:r w:rsidR="00553432" w:rsidRPr="00553432">
        <w:rPr>
          <w:rFonts w:ascii="Calibri" w:hAnsi="Calibri" w:cs="Calibri"/>
          <w:b/>
          <w:bCs/>
          <w:sz w:val="22"/>
          <w:szCs w:val="22"/>
          <w:u w:val="single"/>
        </w:rPr>
        <w:t>.</w:t>
      </w:r>
      <w:r w:rsidR="00553432" w:rsidRPr="00553432">
        <w:rPr>
          <w:rFonts w:ascii="Calibri" w:hAnsi="Calibri" w:cs="Calibri"/>
          <w:sz w:val="22"/>
          <w:szCs w:val="22"/>
          <w:u w:val="single"/>
        </w:rPr>
        <w:t xml:space="preserve"> </w:t>
      </w:r>
      <w:r w:rsidRPr="00217E66">
        <w:rPr>
          <w:rFonts w:ascii="Calibri" w:hAnsi="Calibri" w:cs="Calibri"/>
          <w:sz w:val="22"/>
          <w:szCs w:val="22"/>
          <w:u w:val="single"/>
        </w:rPr>
        <w:t>Cross Validation Table with Hyperparameter Tuning Parameters on Train Data</w:t>
      </w:r>
    </w:p>
    <w:p w14:paraId="7ED8628C" w14:textId="1E651FC8" w:rsidR="00217E66" w:rsidRPr="00217E66" w:rsidRDefault="00217E66" w:rsidP="00217E66">
      <w:pPr>
        <w:ind w:left="360"/>
        <w:rPr>
          <w:rFonts w:ascii="Calibri" w:hAnsi="Calibri" w:cs="Calibri"/>
          <w:sz w:val="22"/>
          <w:szCs w:val="22"/>
          <w:u w:val="single"/>
        </w:rPr>
      </w:pPr>
      <w:r w:rsidRPr="00217E66">
        <w:rPr>
          <w:rFonts w:ascii="Calibri" w:hAnsi="Calibri" w:cs="Calibri"/>
          <w:sz w:val="22"/>
          <w:szCs w:val="22"/>
          <w:u w:val="single"/>
        </w:rPr>
        <w:t xml:space="preserve">Table for </w:t>
      </w:r>
      <w:r w:rsidRPr="00217E66">
        <w:rPr>
          <w:rFonts w:ascii="Calibri" w:hAnsi="Calibri" w:cs="Calibri"/>
          <w:b/>
          <w:bCs/>
          <w:sz w:val="22"/>
          <w:szCs w:val="22"/>
          <w:u w:val="single"/>
        </w:rPr>
        <w:t>Figure 23</w:t>
      </w:r>
      <w:r w:rsidR="00553432" w:rsidRPr="00553432">
        <w:rPr>
          <w:rFonts w:ascii="Calibri" w:hAnsi="Calibri" w:cs="Calibri"/>
          <w:b/>
          <w:bCs/>
          <w:sz w:val="22"/>
          <w:szCs w:val="22"/>
          <w:u w:val="single"/>
        </w:rPr>
        <w:t>.</w:t>
      </w:r>
      <w:r w:rsidRPr="00217E66">
        <w:rPr>
          <w:rFonts w:ascii="Calibri" w:hAnsi="Calibri" w:cs="Calibri"/>
          <w:sz w:val="22"/>
          <w:szCs w:val="22"/>
          <w:u w:val="single"/>
        </w:rPr>
        <w:t xml:space="preserve"> Cross Validation Table with Default Internal Parameters with Test Data</w:t>
      </w:r>
    </w:p>
    <w:p w14:paraId="0DD781C6" w14:textId="78149DFB" w:rsidR="00705FED" w:rsidRPr="00553432" w:rsidRDefault="00217E66" w:rsidP="00217E66">
      <w:pPr>
        <w:ind w:left="360"/>
        <w:rPr>
          <w:rFonts w:ascii="Calibri" w:hAnsi="Calibri" w:cs="Calibri"/>
          <w:sz w:val="22"/>
          <w:szCs w:val="22"/>
          <w:u w:val="single"/>
          <w:lang w:val="tr-TR"/>
        </w:rPr>
      </w:pPr>
      <w:r w:rsidRPr="00553432">
        <w:rPr>
          <w:rFonts w:ascii="Calibri" w:hAnsi="Calibri" w:cs="Calibri"/>
          <w:sz w:val="22"/>
          <w:szCs w:val="22"/>
          <w:u w:val="single"/>
        </w:rPr>
        <w:t xml:space="preserve">Table for </w:t>
      </w:r>
      <w:r w:rsidRPr="00553432">
        <w:rPr>
          <w:rFonts w:ascii="Calibri" w:hAnsi="Calibri" w:cs="Calibri"/>
          <w:b/>
          <w:bCs/>
          <w:sz w:val="22"/>
          <w:szCs w:val="22"/>
          <w:u w:val="single"/>
        </w:rPr>
        <w:t>Figure 25</w:t>
      </w:r>
      <w:r w:rsidR="00553432" w:rsidRPr="00553432">
        <w:rPr>
          <w:rFonts w:ascii="Calibri" w:hAnsi="Calibri" w:cs="Calibri"/>
          <w:b/>
          <w:bCs/>
          <w:sz w:val="22"/>
          <w:szCs w:val="22"/>
          <w:u w:val="single"/>
        </w:rPr>
        <w:t>.</w:t>
      </w:r>
      <w:r w:rsidRPr="00553432">
        <w:rPr>
          <w:rFonts w:ascii="Calibri" w:hAnsi="Calibri" w:cs="Calibri"/>
          <w:sz w:val="22"/>
          <w:szCs w:val="22"/>
          <w:u w:val="single"/>
        </w:rPr>
        <w:t xml:space="preserve"> Hyperparameter tuning table on the best internal parameter values for Prophet on Test Data</w:t>
      </w:r>
    </w:p>
    <w:p w14:paraId="522FEB8F" w14:textId="77777777" w:rsidR="0076463E" w:rsidRPr="0076463E" w:rsidRDefault="0076463E" w:rsidP="00BF1B00">
      <w:pPr>
        <w:ind w:left="360"/>
        <w:rPr>
          <w:rFonts w:ascii="Calibri" w:hAnsi="Calibri" w:cs="Calibri"/>
          <w:sz w:val="22"/>
          <w:szCs w:val="22"/>
        </w:rPr>
      </w:pPr>
    </w:p>
    <w:p w14:paraId="0EC988A0" w14:textId="77777777" w:rsidR="00475452" w:rsidRDefault="00475452" w:rsidP="00050BB1">
      <w:pPr>
        <w:ind w:left="360"/>
        <w:rPr>
          <w:rFonts w:ascii="Calibri" w:hAnsi="Calibri" w:cs="Calibri"/>
          <w:b/>
          <w:bCs/>
          <w:sz w:val="28"/>
          <w:szCs w:val="28"/>
          <w:lang w:val="tr-TR"/>
        </w:rPr>
      </w:pPr>
    </w:p>
    <w:p w14:paraId="44FC9B4F" w14:textId="77777777" w:rsidR="00475452" w:rsidRDefault="00475452" w:rsidP="00050BB1">
      <w:pPr>
        <w:ind w:left="360"/>
        <w:rPr>
          <w:rFonts w:ascii="Calibri" w:hAnsi="Calibri" w:cs="Calibri"/>
          <w:b/>
          <w:bCs/>
          <w:sz w:val="28"/>
          <w:szCs w:val="28"/>
          <w:lang w:val="tr-TR"/>
        </w:rPr>
      </w:pPr>
    </w:p>
    <w:p w14:paraId="6C00D72A" w14:textId="77777777" w:rsidR="00475452" w:rsidRDefault="00475452" w:rsidP="00050BB1">
      <w:pPr>
        <w:ind w:left="360"/>
        <w:rPr>
          <w:rFonts w:ascii="Calibri" w:hAnsi="Calibri" w:cs="Calibri"/>
          <w:b/>
          <w:bCs/>
          <w:sz w:val="28"/>
          <w:szCs w:val="28"/>
          <w:lang w:val="tr-TR"/>
        </w:rPr>
      </w:pPr>
    </w:p>
    <w:p w14:paraId="1EBE3B9F" w14:textId="77777777" w:rsidR="00475452" w:rsidRDefault="00475452" w:rsidP="00050BB1">
      <w:pPr>
        <w:ind w:left="360"/>
        <w:rPr>
          <w:rFonts w:ascii="Calibri" w:hAnsi="Calibri" w:cs="Calibri"/>
          <w:b/>
          <w:bCs/>
          <w:sz w:val="28"/>
          <w:szCs w:val="28"/>
          <w:lang w:val="tr-TR"/>
        </w:rPr>
      </w:pPr>
    </w:p>
    <w:p w14:paraId="0080AF1C" w14:textId="77777777" w:rsidR="00475452" w:rsidRDefault="00475452" w:rsidP="00050BB1">
      <w:pPr>
        <w:ind w:left="360"/>
        <w:rPr>
          <w:rFonts w:ascii="Calibri" w:hAnsi="Calibri" w:cs="Calibri"/>
          <w:b/>
          <w:bCs/>
          <w:sz w:val="28"/>
          <w:szCs w:val="28"/>
          <w:lang w:val="tr-TR"/>
        </w:rPr>
      </w:pPr>
    </w:p>
    <w:p w14:paraId="6686C35F" w14:textId="77777777" w:rsidR="00475452" w:rsidRDefault="00475452" w:rsidP="00050BB1">
      <w:pPr>
        <w:ind w:left="360"/>
        <w:rPr>
          <w:rFonts w:ascii="Calibri" w:hAnsi="Calibri" w:cs="Calibri"/>
          <w:b/>
          <w:bCs/>
          <w:sz w:val="28"/>
          <w:szCs w:val="28"/>
          <w:lang w:val="tr-TR"/>
        </w:rPr>
      </w:pPr>
    </w:p>
    <w:p w14:paraId="78BE3088" w14:textId="77777777" w:rsidR="00475452" w:rsidRDefault="00475452" w:rsidP="00050BB1">
      <w:pPr>
        <w:ind w:left="360"/>
        <w:rPr>
          <w:rFonts w:ascii="Calibri" w:hAnsi="Calibri" w:cs="Calibri"/>
          <w:b/>
          <w:bCs/>
          <w:sz w:val="28"/>
          <w:szCs w:val="28"/>
          <w:lang w:val="tr-TR"/>
        </w:rPr>
      </w:pPr>
    </w:p>
    <w:p w14:paraId="6E380467" w14:textId="77777777" w:rsidR="00475452" w:rsidRDefault="00475452" w:rsidP="00050BB1">
      <w:pPr>
        <w:ind w:left="360"/>
        <w:rPr>
          <w:rFonts w:ascii="Calibri" w:hAnsi="Calibri" w:cs="Calibri"/>
          <w:b/>
          <w:bCs/>
          <w:sz w:val="28"/>
          <w:szCs w:val="28"/>
          <w:lang w:val="tr-TR"/>
        </w:rPr>
      </w:pPr>
    </w:p>
    <w:p w14:paraId="0D44038D" w14:textId="77777777" w:rsidR="00475452" w:rsidRDefault="00475452" w:rsidP="00050BB1">
      <w:pPr>
        <w:ind w:left="360"/>
        <w:rPr>
          <w:rFonts w:ascii="Calibri" w:hAnsi="Calibri" w:cs="Calibri"/>
          <w:b/>
          <w:bCs/>
          <w:sz w:val="28"/>
          <w:szCs w:val="28"/>
          <w:lang w:val="tr-TR"/>
        </w:rPr>
      </w:pPr>
    </w:p>
    <w:p w14:paraId="58F18A6C" w14:textId="77777777" w:rsidR="00475452" w:rsidRDefault="00475452" w:rsidP="00050BB1">
      <w:pPr>
        <w:ind w:left="360"/>
        <w:rPr>
          <w:rFonts w:ascii="Calibri" w:hAnsi="Calibri" w:cs="Calibri"/>
          <w:b/>
          <w:bCs/>
          <w:sz w:val="28"/>
          <w:szCs w:val="28"/>
          <w:lang w:val="tr-TR"/>
        </w:rPr>
      </w:pPr>
    </w:p>
    <w:p w14:paraId="65C6638D" w14:textId="77777777" w:rsidR="00475452" w:rsidRDefault="00475452" w:rsidP="00050BB1">
      <w:pPr>
        <w:ind w:left="360"/>
        <w:rPr>
          <w:rFonts w:ascii="Calibri" w:hAnsi="Calibri" w:cs="Calibri"/>
          <w:b/>
          <w:bCs/>
          <w:sz w:val="28"/>
          <w:szCs w:val="28"/>
          <w:lang w:val="tr-TR"/>
        </w:rPr>
      </w:pPr>
    </w:p>
    <w:p w14:paraId="40DA0696" w14:textId="77777777" w:rsidR="00475452" w:rsidRDefault="00475452" w:rsidP="00050BB1">
      <w:pPr>
        <w:ind w:left="360"/>
        <w:rPr>
          <w:rFonts w:ascii="Calibri" w:hAnsi="Calibri" w:cs="Calibri"/>
          <w:b/>
          <w:bCs/>
          <w:sz w:val="28"/>
          <w:szCs w:val="28"/>
          <w:lang w:val="tr-TR"/>
        </w:rPr>
      </w:pPr>
    </w:p>
    <w:p w14:paraId="0EF8A017" w14:textId="77777777" w:rsidR="00475452" w:rsidRDefault="00475452" w:rsidP="00050BB1">
      <w:pPr>
        <w:ind w:left="360"/>
        <w:rPr>
          <w:rFonts w:ascii="Calibri" w:hAnsi="Calibri" w:cs="Calibri"/>
          <w:b/>
          <w:bCs/>
          <w:sz w:val="28"/>
          <w:szCs w:val="28"/>
          <w:lang w:val="tr-TR"/>
        </w:rPr>
      </w:pPr>
    </w:p>
    <w:p w14:paraId="07F72A5C" w14:textId="77777777" w:rsidR="00475452" w:rsidRDefault="00475452" w:rsidP="00050BB1">
      <w:pPr>
        <w:ind w:left="360"/>
        <w:rPr>
          <w:rFonts w:ascii="Calibri" w:hAnsi="Calibri" w:cs="Calibri"/>
          <w:b/>
          <w:bCs/>
          <w:sz w:val="28"/>
          <w:szCs w:val="28"/>
          <w:lang w:val="tr-TR"/>
        </w:rPr>
      </w:pPr>
    </w:p>
    <w:p w14:paraId="75423876" w14:textId="77777777" w:rsidR="00475452" w:rsidRDefault="00475452" w:rsidP="00050BB1">
      <w:pPr>
        <w:ind w:left="360"/>
        <w:rPr>
          <w:rFonts w:ascii="Calibri" w:hAnsi="Calibri" w:cs="Calibri"/>
          <w:b/>
          <w:bCs/>
          <w:sz w:val="28"/>
          <w:szCs w:val="28"/>
          <w:lang w:val="tr-TR"/>
        </w:rPr>
      </w:pPr>
    </w:p>
    <w:p w14:paraId="3FFDC9DB" w14:textId="77777777" w:rsidR="00475452" w:rsidRDefault="00475452" w:rsidP="00050BB1">
      <w:pPr>
        <w:ind w:left="360"/>
        <w:rPr>
          <w:rFonts w:ascii="Calibri" w:hAnsi="Calibri" w:cs="Calibri"/>
          <w:b/>
          <w:bCs/>
          <w:sz w:val="28"/>
          <w:szCs w:val="28"/>
          <w:lang w:val="tr-TR"/>
        </w:rPr>
      </w:pPr>
    </w:p>
    <w:p w14:paraId="52C6015C" w14:textId="77777777" w:rsidR="00475452" w:rsidRDefault="00475452" w:rsidP="00050BB1">
      <w:pPr>
        <w:ind w:left="360"/>
        <w:rPr>
          <w:rFonts w:ascii="Calibri" w:hAnsi="Calibri" w:cs="Calibri"/>
          <w:b/>
          <w:bCs/>
          <w:sz w:val="28"/>
          <w:szCs w:val="28"/>
          <w:lang w:val="tr-TR"/>
        </w:rPr>
      </w:pPr>
    </w:p>
    <w:p w14:paraId="51F08A1C" w14:textId="77777777" w:rsidR="00475452" w:rsidRDefault="00475452" w:rsidP="00050BB1">
      <w:pPr>
        <w:ind w:left="360"/>
        <w:rPr>
          <w:rFonts w:ascii="Calibri" w:hAnsi="Calibri" w:cs="Calibri"/>
          <w:b/>
          <w:bCs/>
          <w:sz w:val="28"/>
          <w:szCs w:val="28"/>
          <w:lang w:val="tr-TR"/>
        </w:rPr>
      </w:pPr>
    </w:p>
    <w:p w14:paraId="58076ECE" w14:textId="77777777" w:rsidR="00475452" w:rsidRDefault="00475452" w:rsidP="00050BB1">
      <w:pPr>
        <w:ind w:left="360"/>
        <w:rPr>
          <w:rFonts w:ascii="Calibri" w:hAnsi="Calibri" w:cs="Calibri"/>
          <w:b/>
          <w:bCs/>
          <w:sz w:val="28"/>
          <w:szCs w:val="28"/>
          <w:lang w:val="tr-TR"/>
        </w:rPr>
      </w:pPr>
    </w:p>
    <w:p w14:paraId="270FEA3B" w14:textId="77777777" w:rsidR="00475452" w:rsidRDefault="00475452" w:rsidP="00050BB1">
      <w:pPr>
        <w:ind w:left="360"/>
        <w:rPr>
          <w:rFonts w:ascii="Calibri" w:hAnsi="Calibri" w:cs="Calibri"/>
          <w:b/>
          <w:bCs/>
          <w:sz w:val="28"/>
          <w:szCs w:val="28"/>
          <w:lang w:val="tr-TR"/>
        </w:rPr>
      </w:pPr>
    </w:p>
    <w:p w14:paraId="2899462F" w14:textId="3032C72E" w:rsidR="00BF1B00" w:rsidRPr="005E7366" w:rsidRDefault="00941E7D" w:rsidP="00050BB1">
      <w:pPr>
        <w:ind w:left="360"/>
        <w:rPr>
          <w:rFonts w:ascii="Calibri" w:hAnsi="Calibri" w:cs="Calibri"/>
          <w:b/>
          <w:bCs/>
          <w:sz w:val="28"/>
          <w:szCs w:val="28"/>
          <w:lang w:val="tr-TR"/>
        </w:rPr>
      </w:pPr>
      <w:r w:rsidRPr="005E7366">
        <w:rPr>
          <w:rFonts w:ascii="Calibri" w:hAnsi="Calibri" w:cs="Calibri"/>
          <w:b/>
          <w:bCs/>
          <w:sz w:val="28"/>
          <w:szCs w:val="28"/>
          <w:lang w:val="tr-TR"/>
        </w:rPr>
        <w:t>Appendix</w:t>
      </w:r>
    </w:p>
    <w:p w14:paraId="745FA06B" w14:textId="37CC5E68" w:rsidR="00DF5EE8" w:rsidRPr="00C53069" w:rsidRDefault="00220DCC" w:rsidP="00050BB1">
      <w:pPr>
        <w:ind w:left="360"/>
        <w:rPr>
          <w:rFonts w:ascii="Calibri" w:hAnsi="Calibri" w:cs="Calibri"/>
          <w:b/>
          <w:bCs/>
          <w:u w:val="single"/>
          <w:lang w:val="tr-TR"/>
        </w:rPr>
      </w:pPr>
      <w:r w:rsidRPr="00C53069">
        <w:rPr>
          <w:rFonts w:ascii="Calibri" w:hAnsi="Calibri" w:cs="Calibri"/>
          <w:b/>
          <w:bCs/>
          <w:u w:val="single"/>
          <w:lang w:val="tr-TR"/>
        </w:rPr>
        <w:t>Figure 16. Output Table</w:t>
      </w:r>
      <w:r w:rsidR="00C53069" w:rsidRPr="00C53069">
        <w:rPr>
          <w:rFonts w:ascii="Calibri" w:hAnsi="Calibri" w:cs="Calibri"/>
          <w:b/>
          <w:bCs/>
          <w:u w:val="single"/>
          <w:lang w:val="tr-TR"/>
        </w:rPr>
        <w:t xml:space="preserve"> for T</w:t>
      </w:r>
      <w:r w:rsidR="00546981">
        <w:rPr>
          <w:rFonts w:ascii="Calibri" w:hAnsi="Calibri" w:cs="Calibri"/>
          <w:b/>
          <w:bCs/>
          <w:u w:val="single"/>
          <w:lang w:val="tr-TR"/>
        </w:rPr>
        <w:t>rain</w:t>
      </w:r>
      <w:r w:rsidR="00C53069" w:rsidRPr="00C53069">
        <w:rPr>
          <w:rFonts w:ascii="Calibri" w:hAnsi="Calibri" w:cs="Calibri"/>
          <w:b/>
          <w:bCs/>
          <w:u w:val="single"/>
          <w:lang w:val="tr-TR"/>
        </w:rPr>
        <w:t>(default)</w:t>
      </w:r>
    </w:p>
    <w:tbl>
      <w:tblPr>
        <w:tblW w:w="6160" w:type="dxa"/>
        <w:tblLook w:val="04A0" w:firstRow="1" w:lastRow="0" w:firstColumn="1" w:lastColumn="0" w:noHBand="0" w:noVBand="1"/>
      </w:tblPr>
      <w:tblGrid>
        <w:gridCol w:w="704"/>
        <w:gridCol w:w="1243"/>
        <w:gridCol w:w="1087"/>
        <w:gridCol w:w="1117"/>
        <w:gridCol w:w="992"/>
        <w:gridCol w:w="1017"/>
      </w:tblGrid>
      <w:tr w:rsidR="00DF5EE8" w:rsidRPr="0076463E" w14:paraId="08278449" w14:textId="77777777" w:rsidTr="00DF5EE8">
        <w:trPr>
          <w:trHeight w:val="480"/>
        </w:trPr>
        <w:tc>
          <w:tcPr>
            <w:tcW w:w="931" w:type="dxa"/>
            <w:tcBorders>
              <w:top w:val="nil"/>
              <w:left w:val="nil"/>
              <w:bottom w:val="nil"/>
              <w:right w:val="nil"/>
            </w:tcBorders>
            <w:shd w:val="clear" w:color="000000" w:fill="FFFFFF"/>
            <w:vAlign w:val="center"/>
            <w:hideMark/>
          </w:tcPr>
          <w:p w14:paraId="421777E1"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ds</w:t>
            </w:r>
          </w:p>
        </w:tc>
        <w:tc>
          <w:tcPr>
            <w:tcW w:w="1343" w:type="dxa"/>
            <w:tcBorders>
              <w:top w:val="nil"/>
              <w:left w:val="nil"/>
              <w:bottom w:val="nil"/>
              <w:right w:val="nil"/>
            </w:tcBorders>
            <w:shd w:val="clear" w:color="000000" w:fill="FFFFFF"/>
            <w:vAlign w:val="center"/>
            <w:hideMark/>
          </w:tcPr>
          <w:p w14:paraId="195ECC6E"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yhat</w:t>
            </w:r>
          </w:p>
        </w:tc>
        <w:tc>
          <w:tcPr>
            <w:tcW w:w="971" w:type="dxa"/>
            <w:tcBorders>
              <w:top w:val="nil"/>
              <w:left w:val="nil"/>
              <w:bottom w:val="nil"/>
              <w:right w:val="nil"/>
            </w:tcBorders>
            <w:shd w:val="clear" w:color="000000" w:fill="FFFFFF"/>
            <w:vAlign w:val="center"/>
            <w:hideMark/>
          </w:tcPr>
          <w:p w14:paraId="64D55BB2"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yhat_lower</w:t>
            </w:r>
          </w:p>
        </w:tc>
        <w:tc>
          <w:tcPr>
            <w:tcW w:w="1001" w:type="dxa"/>
            <w:tcBorders>
              <w:top w:val="nil"/>
              <w:left w:val="nil"/>
              <w:bottom w:val="nil"/>
              <w:right w:val="nil"/>
            </w:tcBorders>
            <w:shd w:val="clear" w:color="000000" w:fill="FFFFFF"/>
            <w:vAlign w:val="center"/>
            <w:hideMark/>
          </w:tcPr>
          <w:p w14:paraId="682B9D4B"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yhat_upper</w:t>
            </w:r>
          </w:p>
        </w:tc>
        <w:tc>
          <w:tcPr>
            <w:tcW w:w="954" w:type="dxa"/>
            <w:tcBorders>
              <w:top w:val="nil"/>
              <w:left w:val="nil"/>
              <w:bottom w:val="nil"/>
              <w:right w:val="nil"/>
            </w:tcBorders>
            <w:shd w:val="clear" w:color="000000" w:fill="FFFFFF"/>
            <w:vAlign w:val="center"/>
            <w:hideMark/>
          </w:tcPr>
          <w:p w14:paraId="6C3E3A15"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y</w:t>
            </w:r>
          </w:p>
        </w:tc>
        <w:tc>
          <w:tcPr>
            <w:tcW w:w="960" w:type="dxa"/>
            <w:tcBorders>
              <w:top w:val="nil"/>
              <w:left w:val="nil"/>
              <w:bottom w:val="nil"/>
              <w:right w:val="nil"/>
            </w:tcBorders>
            <w:shd w:val="clear" w:color="000000" w:fill="FFFFFF"/>
            <w:noWrap/>
            <w:vAlign w:val="bottom"/>
            <w:hideMark/>
          </w:tcPr>
          <w:p w14:paraId="2A4730CA" w14:textId="77777777" w:rsidR="00DF5EE8" w:rsidRPr="0076463E" w:rsidRDefault="00DF5EE8" w:rsidP="00DF5EE8">
            <w:pPr>
              <w:spacing w:after="0" w:line="240" w:lineRule="auto"/>
              <w:rPr>
                <w:rFonts w:ascii="Aptos Narrow" w:eastAsia="Times New Roman" w:hAnsi="Aptos Narrow" w:cs="Times New Roman"/>
                <w:color w:val="000000"/>
                <w:kern w:val="0"/>
                <w:sz w:val="22"/>
                <w:szCs w:val="22"/>
                <w:lang w:eastAsia="en-GB"/>
                <w14:ligatures w14:val="none"/>
              </w:rPr>
            </w:pPr>
            <w:r w:rsidRPr="0076463E">
              <w:rPr>
                <w:rFonts w:ascii="Aptos Narrow" w:eastAsia="Times New Roman" w:hAnsi="Aptos Narrow" w:cs="Times New Roman"/>
                <w:color w:val="000000"/>
                <w:kern w:val="0"/>
                <w:sz w:val="22"/>
                <w:szCs w:val="22"/>
                <w:lang w:eastAsia="en-GB"/>
                <w14:ligatures w14:val="none"/>
              </w:rPr>
              <w:t> </w:t>
            </w:r>
          </w:p>
        </w:tc>
      </w:tr>
      <w:tr w:rsidR="00DF5EE8" w:rsidRPr="0076463E" w14:paraId="2F91BCAE" w14:textId="77777777" w:rsidTr="00DF5EE8">
        <w:trPr>
          <w:trHeight w:val="300"/>
        </w:trPr>
        <w:tc>
          <w:tcPr>
            <w:tcW w:w="931" w:type="dxa"/>
            <w:tcBorders>
              <w:top w:val="nil"/>
              <w:left w:val="nil"/>
              <w:bottom w:val="nil"/>
              <w:right w:val="nil"/>
            </w:tcBorders>
            <w:shd w:val="clear" w:color="000000" w:fill="F5F5F5"/>
            <w:vAlign w:val="center"/>
            <w:hideMark/>
          </w:tcPr>
          <w:p w14:paraId="6F0AA242"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0</w:t>
            </w:r>
          </w:p>
        </w:tc>
        <w:tc>
          <w:tcPr>
            <w:tcW w:w="1343" w:type="dxa"/>
            <w:tcBorders>
              <w:top w:val="nil"/>
              <w:left w:val="nil"/>
              <w:bottom w:val="nil"/>
              <w:right w:val="nil"/>
            </w:tcBorders>
            <w:shd w:val="clear" w:color="000000" w:fill="F5F5F5"/>
            <w:vAlign w:val="center"/>
            <w:hideMark/>
          </w:tcPr>
          <w:p w14:paraId="05FFB198"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01/02/2022</w:t>
            </w:r>
          </w:p>
        </w:tc>
        <w:tc>
          <w:tcPr>
            <w:tcW w:w="971" w:type="dxa"/>
            <w:tcBorders>
              <w:top w:val="nil"/>
              <w:left w:val="nil"/>
              <w:bottom w:val="nil"/>
              <w:right w:val="nil"/>
            </w:tcBorders>
            <w:shd w:val="clear" w:color="000000" w:fill="F5F5F5"/>
            <w:vAlign w:val="center"/>
            <w:hideMark/>
          </w:tcPr>
          <w:p w14:paraId="3D4CD22F"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1.63E+07</w:t>
            </w:r>
          </w:p>
        </w:tc>
        <w:tc>
          <w:tcPr>
            <w:tcW w:w="1001" w:type="dxa"/>
            <w:tcBorders>
              <w:top w:val="nil"/>
              <w:left w:val="nil"/>
              <w:bottom w:val="nil"/>
              <w:right w:val="nil"/>
            </w:tcBorders>
            <w:shd w:val="clear" w:color="000000" w:fill="F5F5F5"/>
            <w:vAlign w:val="center"/>
            <w:hideMark/>
          </w:tcPr>
          <w:p w14:paraId="4728373B"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1.62E+07</w:t>
            </w:r>
          </w:p>
        </w:tc>
        <w:tc>
          <w:tcPr>
            <w:tcW w:w="954" w:type="dxa"/>
            <w:tcBorders>
              <w:top w:val="nil"/>
              <w:left w:val="nil"/>
              <w:bottom w:val="nil"/>
              <w:right w:val="nil"/>
            </w:tcBorders>
            <w:shd w:val="clear" w:color="000000" w:fill="F5F5F5"/>
            <w:vAlign w:val="center"/>
            <w:hideMark/>
          </w:tcPr>
          <w:p w14:paraId="6CDBAA52"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1.64E+07</w:t>
            </w:r>
          </w:p>
        </w:tc>
        <w:tc>
          <w:tcPr>
            <w:tcW w:w="960" w:type="dxa"/>
            <w:tcBorders>
              <w:top w:val="nil"/>
              <w:left w:val="nil"/>
              <w:bottom w:val="nil"/>
              <w:right w:val="nil"/>
            </w:tcBorders>
            <w:shd w:val="clear" w:color="000000" w:fill="F5F5F5"/>
            <w:vAlign w:val="center"/>
            <w:hideMark/>
          </w:tcPr>
          <w:p w14:paraId="42220E77"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16375978</w:t>
            </w:r>
          </w:p>
        </w:tc>
      </w:tr>
      <w:tr w:rsidR="00DF5EE8" w:rsidRPr="0076463E" w14:paraId="3F20A863" w14:textId="77777777" w:rsidTr="00DF5EE8">
        <w:trPr>
          <w:trHeight w:val="300"/>
        </w:trPr>
        <w:tc>
          <w:tcPr>
            <w:tcW w:w="931" w:type="dxa"/>
            <w:tcBorders>
              <w:top w:val="nil"/>
              <w:left w:val="nil"/>
              <w:bottom w:val="nil"/>
              <w:right w:val="nil"/>
            </w:tcBorders>
            <w:shd w:val="clear" w:color="000000" w:fill="FFFFFF"/>
            <w:vAlign w:val="center"/>
            <w:hideMark/>
          </w:tcPr>
          <w:p w14:paraId="050023B3"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w:t>
            </w:r>
          </w:p>
        </w:tc>
        <w:tc>
          <w:tcPr>
            <w:tcW w:w="1343" w:type="dxa"/>
            <w:tcBorders>
              <w:top w:val="nil"/>
              <w:left w:val="nil"/>
              <w:bottom w:val="nil"/>
              <w:right w:val="nil"/>
            </w:tcBorders>
            <w:shd w:val="clear" w:color="000000" w:fill="FFFFFF"/>
            <w:vAlign w:val="center"/>
            <w:hideMark/>
          </w:tcPr>
          <w:p w14:paraId="71663E40"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02/02/2022</w:t>
            </w:r>
          </w:p>
        </w:tc>
        <w:tc>
          <w:tcPr>
            <w:tcW w:w="971" w:type="dxa"/>
            <w:tcBorders>
              <w:top w:val="nil"/>
              <w:left w:val="nil"/>
              <w:bottom w:val="nil"/>
              <w:right w:val="nil"/>
            </w:tcBorders>
            <w:shd w:val="clear" w:color="000000" w:fill="FFFFFF"/>
            <w:vAlign w:val="center"/>
            <w:hideMark/>
          </w:tcPr>
          <w:p w14:paraId="7A6F0E3D"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1.64E+07</w:t>
            </w:r>
          </w:p>
        </w:tc>
        <w:tc>
          <w:tcPr>
            <w:tcW w:w="1001" w:type="dxa"/>
            <w:tcBorders>
              <w:top w:val="nil"/>
              <w:left w:val="nil"/>
              <w:bottom w:val="nil"/>
              <w:right w:val="nil"/>
            </w:tcBorders>
            <w:shd w:val="clear" w:color="000000" w:fill="FFFFFF"/>
            <w:vAlign w:val="center"/>
            <w:hideMark/>
          </w:tcPr>
          <w:p w14:paraId="11823712"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1.64E+07</w:t>
            </w:r>
          </w:p>
        </w:tc>
        <w:tc>
          <w:tcPr>
            <w:tcW w:w="954" w:type="dxa"/>
            <w:tcBorders>
              <w:top w:val="nil"/>
              <w:left w:val="nil"/>
              <w:bottom w:val="nil"/>
              <w:right w:val="nil"/>
            </w:tcBorders>
            <w:shd w:val="clear" w:color="000000" w:fill="FFFFFF"/>
            <w:vAlign w:val="center"/>
            <w:hideMark/>
          </w:tcPr>
          <w:p w14:paraId="4B875939"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1.65E+07</w:t>
            </w:r>
          </w:p>
        </w:tc>
        <w:tc>
          <w:tcPr>
            <w:tcW w:w="960" w:type="dxa"/>
            <w:tcBorders>
              <w:top w:val="nil"/>
              <w:left w:val="nil"/>
              <w:bottom w:val="nil"/>
              <w:right w:val="nil"/>
            </w:tcBorders>
            <w:shd w:val="clear" w:color="000000" w:fill="FFFFFF"/>
            <w:vAlign w:val="center"/>
            <w:hideMark/>
          </w:tcPr>
          <w:p w14:paraId="2276B594"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16457859</w:t>
            </w:r>
          </w:p>
        </w:tc>
      </w:tr>
      <w:tr w:rsidR="00DF5EE8" w:rsidRPr="0076463E" w14:paraId="31B40243" w14:textId="77777777" w:rsidTr="00DF5EE8">
        <w:trPr>
          <w:trHeight w:val="300"/>
        </w:trPr>
        <w:tc>
          <w:tcPr>
            <w:tcW w:w="931" w:type="dxa"/>
            <w:tcBorders>
              <w:top w:val="nil"/>
              <w:left w:val="nil"/>
              <w:bottom w:val="nil"/>
              <w:right w:val="nil"/>
            </w:tcBorders>
            <w:shd w:val="clear" w:color="000000" w:fill="F5F5F5"/>
            <w:vAlign w:val="center"/>
            <w:hideMark/>
          </w:tcPr>
          <w:p w14:paraId="62E8AB97"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w:t>
            </w:r>
          </w:p>
        </w:tc>
        <w:tc>
          <w:tcPr>
            <w:tcW w:w="1343" w:type="dxa"/>
            <w:tcBorders>
              <w:top w:val="nil"/>
              <w:left w:val="nil"/>
              <w:bottom w:val="nil"/>
              <w:right w:val="nil"/>
            </w:tcBorders>
            <w:shd w:val="clear" w:color="000000" w:fill="F5F5F5"/>
            <w:vAlign w:val="center"/>
            <w:hideMark/>
          </w:tcPr>
          <w:p w14:paraId="130BA097"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03/02/2022</w:t>
            </w:r>
          </w:p>
        </w:tc>
        <w:tc>
          <w:tcPr>
            <w:tcW w:w="971" w:type="dxa"/>
            <w:tcBorders>
              <w:top w:val="nil"/>
              <w:left w:val="nil"/>
              <w:bottom w:val="nil"/>
              <w:right w:val="nil"/>
            </w:tcBorders>
            <w:shd w:val="clear" w:color="000000" w:fill="F5F5F5"/>
            <w:vAlign w:val="center"/>
            <w:hideMark/>
          </w:tcPr>
          <w:p w14:paraId="401C8770"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1.65E+07</w:t>
            </w:r>
          </w:p>
        </w:tc>
        <w:tc>
          <w:tcPr>
            <w:tcW w:w="1001" w:type="dxa"/>
            <w:tcBorders>
              <w:top w:val="nil"/>
              <w:left w:val="nil"/>
              <w:bottom w:val="nil"/>
              <w:right w:val="nil"/>
            </w:tcBorders>
            <w:shd w:val="clear" w:color="000000" w:fill="F5F5F5"/>
            <w:vAlign w:val="center"/>
            <w:hideMark/>
          </w:tcPr>
          <w:p w14:paraId="2184B193"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1.65E+07</w:t>
            </w:r>
          </w:p>
        </w:tc>
        <w:tc>
          <w:tcPr>
            <w:tcW w:w="954" w:type="dxa"/>
            <w:tcBorders>
              <w:top w:val="nil"/>
              <w:left w:val="nil"/>
              <w:bottom w:val="nil"/>
              <w:right w:val="nil"/>
            </w:tcBorders>
            <w:shd w:val="clear" w:color="000000" w:fill="F5F5F5"/>
            <w:vAlign w:val="center"/>
            <w:hideMark/>
          </w:tcPr>
          <w:p w14:paraId="7A9D1EBA"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1.66E+07</w:t>
            </w:r>
          </w:p>
        </w:tc>
        <w:tc>
          <w:tcPr>
            <w:tcW w:w="960" w:type="dxa"/>
            <w:tcBorders>
              <w:top w:val="nil"/>
              <w:left w:val="nil"/>
              <w:bottom w:val="nil"/>
              <w:right w:val="nil"/>
            </w:tcBorders>
            <w:shd w:val="clear" w:color="000000" w:fill="F5F5F5"/>
            <w:vAlign w:val="center"/>
            <w:hideMark/>
          </w:tcPr>
          <w:p w14:paraId="78B0CCF6"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16529071</w:t>
            </w:r>
          </w:p>
        </w:tc>
      </w:tr>
      <w:tr w:rsidR="00DF5EE8" w:rsidRPr="0076463E" w14:paraId="20E6CF9E" w14:textId="77777777" w:rsidTr="00DF5EE8">
        <w:trPr>
          <w:trHeight w:val="300"/>
        </w:trPr>
        <w:tc>
          <w:tcPr>
            <w:tcW w:w="931" w:type="dxa"/>
            <w:tcBorders>
              <w:top w:val="nil"/>
              <w:left w:val="nil"/>
              <w:bottom w:val="nil"/>
              <w:right w:val="nil"/>
            </w:tcBorders>
            <w:shd w:val="clear" w:color="000000" w:fill="FFFFFF"/>
            <w:vAlign w:val="center"/>
            <w:hideMark/>
          </w:tcPr>
          <w:p w14:paraId="61C798C8"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3</w:t>
            </w:r>
          </w:p>
        </w:tc>
        <w:tc>
          <w:tcPr>
            <w:tcW w:w="1343" w:type="dxa"/>
            <w:tcBorders>
              <w:top w:val="nil"/>
              <w:left w:val="nil"/>
              <w:bottom w:val="nil"/>
              <w:right w:val="nil"/>
            </w:tcBorders>
            <w:shd w:val="clear" w:color="000000" w:fill="FFFFFF"/>
            <w:vAlign w:val="center"/>
            <w:hideMark/>
          </w:tcPr>
          <w:p w14:paraId="413D25B2"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04/02/2022</w:t>
            </w:r>
          </w:p>
        </w:tc>
        <w:tc>
          <w:tcPr>
            <w:tcW w:w="971" w:type="dxa"/>
            <w:tcBorders>
              <w:top w:val="nil"/>
              <w:left w:val="nil"/>
              <w:bottom w:val="nil"/>
              <w:right w:val="nil"/>
            </w:tcBorders>
            <w:shd w:val="clear" w:color="000000" w:fill="FFFFFF"/>
            <w:vAlign w:val="center"/>
            <w:hideMark/>
          </w:tcPr>
          <w:p w14:paraId="61DBECDD"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1.66E+07</w:t>
            </w:r>
          </w:p>
        </w:tc>
        <w:tc>
          <w:tcPr>
            <w:tcW w:w="1001" w:type="dxa"/>
            <w:tcBorders>
              <w:top w:val="nil"/>
              <w:left w:val="nil"/>
              <w:bottom w:val="nil"/>
              <w:right w:val="nil"/>
            </w:tcBorders>
            <w:shd w:val="clear" w:color="000000" w:fill="FFFFFF"/>
            <w:vAlign w:val="center"/>
            <w:hideMark/>
          </w:tcPr>
          <w:p w14:paraId="4D1AB3E6"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1.65E+07</w:t>
            </w:r>
          </w:p>
        </w:tc>
        <w:tc>
          <w:tcPr>
            <w:tcW w:w="954" w:type="dxa"/>
            <w:tcBorders>
              <w:top w:val="nil"/>
              <w:left w:val="nil"/>
              <w:bottom w:val="nil"/>
              <w:right w:val="nil"/>
            </w:tcBorders>
            <w:shd w:val="clear" w:color="000000" w:fill="FFFFFF"/>
            <w:vAlign w:val="center"/>
            <w:hideMark/>
          </w:tcPr>
          <w:p w14:paraId="147461B0"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1.67E+07</w:t>
            </w:r>
          </w:p>
        </w:tc>
        <w:tc>
          <w:tcPr>
            <w:tcW w:w="960" w:type="dxa"/>
            <w:tcBorders>
              <w:top w:val="nil"/>
              <w:left w:val="nil"/>
              <w:bottom w:val="nil"/>
              <w:right w:val="nil"/>
            </w:tcBorders>
            <w:shd w:val="clear" w:color="000000" w:fill="FFFFFF"/>
            <w:vAlign w:val="center"/>
            <w:hideMark/>
          </w:tcPr>
          <w:p w14:paraId="4FD45C54"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16587599</w:t>
            </w:r>
          </w:p>
        </w:tc>
      </w:tr>
      <w:tr w:rsidR="00DF5EE8" w:rsidRPr="0076463E" w14:paraId="32F780F2" w14:textId="77777777" w:rsidTr="00DF5EE8">
        <w:trPr>
          <w:trHeight w:val="300"/>
        </w:trPr>
        <w:tc>
          <w:tcPr>
            <w:tcW w:w="931" w:type="dxa"/>
            <w:tcBorders>
              <w:top w:val="nil"/>
              <w:left w:val="nil"/>
              <w:bottom w:val="nil"/>
              <w:right w:val="nil"/>
            </w:tcBorders>
            <w:shd w:val="clear" w:color="000000" w:fill="F5F5F5"/>
            <w:vAlign w:val="center"/>
            <w:hideMark/>
          </w:tcPr>
          <w:p w14:paraId="51B7B6B7"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4</w:t>
            </w:r>
          </w:p>
        </w:tc>
        <w:tc>
          <w:tcPr>
            <w:tcW w:w="1343" w:type="dxa"/>
            <w:tcBorders>
              <w:top w:val="nil"/>
              <w:left w:val="nil"/>
              <w:bottom w:val="nil"/>
              <w:right w:val="nil"/>
            </w:tcBorders>
            <w:shd w:val="clear" w:color="000000" w:fill="F5F5F5"/>
            <w:vAlign w:val="center"/>
            <w:hideMark/>
          </w:tcPr>
          <w:p w14:paraId="0FE96DEA"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05/02/2022</w:t>
            </w:r>
          </w:p>
        </w:tc>
        <w:tc>
          <w:tcPr>
            <w:tcW w:w="971" w:type="dxa"/>
            <w:tcBorders>
              <w:top w:val="nil"/>
              <w:left w:val="nil"/>
              <w:bottom w:val="nil"/>
              <w:right w:val="nil"/>
            </w:tcBorders>
            <w:shd w:val="clear" w:color="000000" w:fill="F5F5F5"/>
            <w:vAlign w:val="center"/>
            <w:hideMark/>
          </w:tcPr>
          <w:p w14:paraId="092A5EE9"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1.67E+07</w:t>
            </w:r>
          </w:p>
        </w:tc>
        <w:tc>
          <w:tcPr>
            <w:tcW w:w="1001" w:type="dxa"/>
            <w:tcBorders>
              <w:top w:val="nil"/>
              <w:left w:val="nil"/>
              <w:bottom w:val="nil"/>
              <w:right w:val="nil"/>
            </w:tcBorders>
            <w:shd w:val="clear" w:color="000000" w:fill="F5F5F5"/>
            <w:vAlign w:val="center"/>
            <w:hideMark/>
          </w:tcPr>
          <w:p w14:paraId="3987CD43"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1.66E+07</w:t>
            </w:r>
          </w:p>
        </w:tc>
        <w:tc>
          <w:tcPr>
            <w:tcW w:w="954" w:type="dxa"/>
            <w:tcBorders>
              <w:top w:val="nil"/>
              <w:left w:val="nil"/>
              <w:bottom w:val="nil"/>
              <w:right w:val="nil"/>
            </w:tcBorders>
            <w:shd w:val="clear" w:color="000000" w:fill="F5F5F5"/>
            <w:vAlign w:val="center"/>
            <w:hideMark/>
          </w:tcPr>
          <w:p w14:paraId="29DA5B28"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1.67E+07</w:t>
            </w:r>
          </w:p>
        </w:tc>
        <w:tc>
          <w:tcPr>
            <w:tcW w:w="960" w:type="dxa"/>
            <w:tcBorders>
              <w:top w:val="nil"/>
              <w:left w:val="nil"/>
              <w:bottom w:val="nil"/>
              <w:right w:val="nil"/>
            </w:tcBorders>
            <w:shd w:val="clear" w:color="000000" w:fill="F5F5F5"/>
            <w:vAlign w:val="center"/>
            <w:hideMark/>
          </w:tcPr>
          <w:p w14:paraId="38E7E2E0"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16636120</w:t>
            </w:r>
          </w:p>
        </w:tc>
      </w:tr>
      <w:tr w:rsidR="00DF5EE8" w:rsidRPr="0076463E" w14:paraId="0671DC93" w14:textId="77777777" w:rsidTr="00DF5EE8">
        <w:trPr>
          <w:trHeight w:val="300"/>
        </w:trPr>
        <w:tc>
          <w:tcPr>
            <w:tcW w:w="931" w:type="dxa"/>
            <w:tcBorders>
              <w:top w:val="nil"/>
              <w:left w:val="nil"/>
              <w:bottom w:val="nil"/>
              <w:right w:val="nil"/>
            </w:tcBorders>
            <w:shd w:val="clear" w:color="000000" w:fill="FFFFFF"/>
            <w:vAlign w:val="center"/>
            <w:hideMark/>
          </w:tcPr>
          <w:p w14:paraId="5C1A8806"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5</w:t>
            </w:r>
          </w:p>
        </w:tc>
        <w:tc>
          <w:tcPr>
            <w:tcW w:w="1343" w:type="dxa"/>
            <w:tcBorders>
              <w:top w:val="nil"/>
              <w:left w:val="nil"/>
              <w:bottom w:val="nil"/>
              <w:right w:val="nil"/>
            </w:tcBorders>
            <w:shd w:val="clear" w:color="000000" w:fill="FFFFFF"/>
            <w:vAlign w:val="center"/>
            <w:hideMark/>
          </w:tcPr>
          <w:p w14:paraId="00E12C4B"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06/02/2022</w:t>
            </w:r>
          </w:p>
        </w:tc>
        <w:tc>
          <w:tcPr>
            <w:tcW w:w="971" w:type="dxa"/>
            <w:tcBorders>
              <w:top w:val="nil"/>
              <w:left w:val="nil"/>
              <w:bottom w:val="nil"/>
              <w:right w:val="nil"/>
            </w:tcBorders>
            <w:shd w:val="clear" w:color="000000" w:fill="FFFFFF"/>
            <w:vAlign w:val="center"/>
            <w:hideMark/>
          </w:tcPr>
          <w:p w14:paraId="596CF21E"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1.67E+07</w:t>
            </w:r>
          </w:p>
        </w:tc>
        <w:tc>
          <w:tcPr>
            <w:tcW w:w="1001" w:type="dxa"/>
            <w:tcBorders>
              <w:top w:val="nil"/>
              <w:left w:val="nil"/>
              <w:bottom w:val="nil"/>
              <w:right w:val="nil"/>
            </w:tcBorders>
            <w:shd w:val="clear" w:color="000000" w:fill="FFFFFF"/>
            <w:vAlign w:val="center"/>
            <w:hideMark/>
          </w:tcPr>
          <w:p w14:paraId="43913D92"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1.67E+07</w:t>
            </w:r>
          </w:p>
        </w:tc>
        <w:tc>
          <w:tcPr>
            <w:tcW w:w="954" w:type="dxa"/>
            <w:tcBorders>
              <w:top w:val="nil"/>
              <w:left w:val="nil"/>
              <w:bottom w:val="nil"/>
              <w:right w:val="nil"/>
            </w:tcBorders>
            <w:shd w:val="clear" w:color="000000" w:fill="FFFFFF"/>
            <w:vAlign w:val="center"/>
            <w:hideMark/>
          </w:tcPr>
          <w:p w14:paraId="35F3D2B8"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1.68E+07</w:t>
            </w:r>
          </w:p>
        </w:tc>
        <w:tc>
          <w:tcPr>
            <w:tcW w:w="960" w:type="dxa"/>
            <w:tcBorders>
              <w:top w:val="nil"/>
              <w:left w:val="nil"/>
              <w:bottom w:val="nil"/>
              <w:right w:val="nil"/>
            </w:tcBorders>
            <w:shd w:val="clear" w:color="000000" w:fill="FFFFFF"/>
            <w:vAlign w:val="center"/>
            <w:hideMark/>
          </w:tcPr>
          <w:p w14:paraId="65E7BE06"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16692332</w:t>
            </w:r>
          </w:p>
        </w:tc>
      </w:tr>
      <w:tr w:rsidR="00DF5EE8" w:rsidRPr="0076463E" w14:paraId="0E4F48AC" w14:textId="77777777" w:rsidTr="00DF5EE8">
        <w:trPr>
          <w:trHeight w:val="300"/>
        </w:trPr>
        <w:tc>
          <w:tcPr>
            <w:tcW w:w="931" w:type="dxa"/>
            <w:tcBorders>
              <w:top w:val="nil"/>
              <w:left w:val="nil"/>
              <w:bottom w:val="nil"/>
              <w:right w:val="nil"/>
            </w:tcBorders>
            <w:shd w:val="clear" w:color="000000" w:fill="F5F5F5"/>
            <w:vAlign w:val="center"/>
            <w:hideMark/>
          </w:tcPr>
          <w:p w14:paraId="5927B88F"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6</w:t>
            </w:r>
          </w:p>
        </w:tc>
        <w:tc>
          <w:tcPr>
            <w:tcW w:w="1343" w:type="dxa"/>
            <w:tcBorders>
              <w:top w:val="nil"/>
              <w:left w:val="nil"/>
              <w:bottom w:val="nil"/>
              <w:right w:val="nil"/>
            </w:tcBorders>
            <w:shd w:val="clear" w:color="000000" w:fill="F5F5F5"/>
            <w:vAlign w:val="center"/>
            <w:hideMark/>
          </w:tcPr>
          <w:p w14:paraId="63E038E3"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07/02/2022</w:t>
            </w:r>
          </w:p>
        </w:tc>
        <w:tc>
          <w:tcPr>
            <w:tcW w:w="971" w:type="dxa"/>
            <w:tcBorders>
              <w:top w:val="nil"/>
              <w:left w:val="nil"/>
              <w:bottom w:val="nil"/>
              <w:right w:val="nil"/>
            </w:tcBorders>
            <w:shd w:val="clear" w:color="000000" w:fill="F5F5F5"/>
            <w:vAlign w:val="center"/>
            <w:hideMark/>
          </w:tcPr>
          <w:p w14:paraId="2BF34EBB"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1.68E+07</w:t>
            </w:r>
          </w:p>
        </w:tc>
        <w:tc>
          <w:tcPr>
            <w:tcW w:w="1001" w:type="dxa"/>
            <w:tcBorders>
              <w:top w:val="nil"/>
              <w:left w:val="nil"/>
              <w:bottom w:val="nil"/>
              <w:right w:val="nil"/>
            </w:tcBorders>
            <w:shd w:val="clear" w:color="000000" w:fill="F5F5F5"/>
            <w:vAlign w:val="center"/>
            <w:hideMark/>
          </w:tcPr>
          <w:p w14:paraId="302035D9"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1.67E+07</w:t>
            </w:r>
          </w:p>
        </w:tc>
        <w:tc>
          <w:tcPr>
            <w:tcW w:w="954" w:type="dxa"/>
            <w:tcBorders>
              <w:top w:val="nil"/>
              <w:left w:val="nil"/>
              <w:bottom w:val="nil"/>
              <w:right w:val="nil"/>
            </w:tcBorders>
            <w:shd w:val="clear" w:color="000000" w:fill="F5F5F5"/>
            <w:vAlign w:val="center"/>
            <w:hideMark/>
          </w:tcPr>
          <w:p w14:paraId="5EBE9E78"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1.69E+07</w:t>
            </w:r>
          </w:p>
        </w:tc>
        <w:tc>
          <w:tcPr>
            <w:tcW w:w="960" w:type="dxa"/>
            <w:tcBorders>
              <w:top w:val="nil"/>
              <w:left w:val="nil"/>
              <w:bottom w:val="nil"/>
              <w:right w:val="nil"/>
            </w:tcBorders>
            <w:shd w:val="clear" w:color="000000" w:fill="F5F5F5"/>
            <w:vAlign w:val="center"/>
            <w:hideMark/>
          </w:tcPr>
          <w:p w14:paraId="51D25D3A"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16762787</w:t>
            </w:r>
          </w:p>
        </w:tc>
      </w:tr>
      <w:tr w:rsidR="00DF5EE8" w:rsidRPr="0076463E" w14:paraId="4BA7A40E" w14:textId="77777777" w:rsidTr="00DF5EE8">
        <w:trPr>
          <w:trHeight w:val="300"/>
        </w:trPr>
        <w:tc>
          <w:tcPr>
            <w:tcW w:w="931" w:type="dxa"/>
            <w:tcBorders>
              <w:top w:val="nil"/>
              <w:left w:val="nil"/>
              <w:bottom w:val="nil"/>
              <w:right w:val="nil"/>
            </w:tcBorders>
            <w:shd w:val="clear" w:color="000000" w:fill="FFFFFF"/>
            <w:vAlign w:val="center"/>
            <w:hideMark/>
          </w:tcPr>
          <w:p w14:paraId="12A3B6B8"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7</w:t>
            </w:r>
          </w:p>
        </w:tc>
        <w:tc>
          <w:tcPr>
            <w:tcW w:w="1343" w:type="dxa"/>
            <w:tcBorders>
              <w:top w:val="nil"/>
              <w:left w:val="nil"/>
              <w:bottom w:val="nil"/>
              <w:right w:val="nil"/>
            </w:tcBorders>
            <w:shd w:val="clear" w:color="000000" w:fill="FFFFFF"/>
            <w:vAlign w:val="center"/>
            <w:hideMark/>
          </w:tcPr>
          <w:p w14:paraId="2DA56838"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08/02/2022</w:t>
            </w:r>
          </w:p>
        </w:tc>
        <w:tc>
          <w:tcPr>
            <w:tcW w:w="971" w:type="dxa"/>
            <w:tcBorders>
              <w:top w:val="nil"/>
              <w:left w:val="nil"/>
              <w:bottom w:val="nil"/>
              <w:right w:val="nil"/>
            </w:tcBorders>
            <w:shd w:val="clear" w:color="000000" w:fill="FFFFFF"/>
            <w:vAlign w:val="center"/>
            <w:hideMark/>
          </w:tcPr>
          <w:p w14:paraId="3D9BE8BD"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1.69E+07</w:t>
            </w:r>
          </w:p>
        </w:tc>
        <w:tc>
          <w:tcPr>
            <w:tcW w:w="1001" w:type="dxa"/>
            <w:tcBorders>
              <w:top w:val="nil"/>
              <w:left w:val="nil"/>
              <w:bottom w:val="nil"/>
              <w:right w:val="nil"/>
            </w:tcBorders>
            <w:shd w:val="clear" w:color="000000" w:fill="FFFFFF"/>
            <w:vAlign w:val="center"/>
            <w:hideMark/>
          </w:tcPr>
          <w:p w14:paraId="213C5D93"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1.68E+07</w:t>
            </w:r>
          </w:p>
        </w:tc>
        <w:tc>
          <w:tcPr>
            <w:tcW w:w="954" w:type="dxa"/>
            <w:tcBorders>
              <w:top w:val="nil"/>
              <w:left w:val="nil"/>
              <w:bottom w:val="nil"/>
              <w:right w:val="nil"/>
            </w:tcBorders>
            <w:shd w:val="clear" w:color="000000" w:fill="FFFFFF"/>
            <w:vAlign w:val="center"/>
            <w:hideMark/>
          </w:tcPr>
          <w:p w14:paraId="23DE8BBF"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1.70E+07</w:t>
            </w:r>
          </w:p>
        </w:tc>
        <w:tc>
          <w:tcPr>
            <w:tcW w:w="960" w:type="dxa"/>
            <w:tcBorders>
              <w:top w:val="nil"/>
              <w:left w:val="nil"/>
              <w:bottom w:val="nil"/>
              <w:right w:val="nil"/>
            </w:tcBorders>
            <w:shd w:val="clear" w:color="000000" w:fill="FFFFFF"/>
            <w:vAlign w:val="center"/>
            <w:hideMark/>
          </w:tcPr>
          <w:p w14:paraId="2BA3F2D5"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16826796</w:t>
            </w:r>
          </w:p>
        </w:tc>
      </w:tr>
      <w:tr w:rsidR="00DF5EE8" w:rsidRPr="0076463E" w14:paraId="0E31033E" w14:textId="77777777" w:rsidTr="00DF5EE8">
        <w:trPr>
          <w:trHeight w:val="300"/>
        </w:trPr>
        <w:tc>
          <w:tcPr>
            <w:tcW w:w="931" w:type="dxa"/>
            <w:tcBorders>
              <w:top w:val="nil"/>
              <w:left w:val="nil"/>
              <w:bottom w:val="nil"/>
              <w:right w:val="nil"/>
            </w:tcBorders>
            <w:shd w:val="clear" w:color="000000" w:fill="F5F5F5"/>
            <w:vAlign w:val="center"/>
            <w:hideMark/>
          </w:tcPr>
          <w:p w14:paraId="794D7C48"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8</w:t>
            </w:r>
          </w:p>
        </w:tc>
        <w:tc>
          <w:tcPr>
            <w:tcW w:w="1343" w:type="dxa"/>
            <w:tcBorders>
              <w:top w:val="nil"/>
              <w:left w:val="nil"/>
              <w:bottom w:val="nil"/>
              <w:right w:val="nil"/>
            </w:tcBorders>
            <w:shd w:val="clear" w:color="000000" w:fill="F5F5F5"/>
            <w:vAlign w:val="center"/>
            <w:hideMark/>
          </w:tcPr>
          <w:p w14:paraId="2CA5D623"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09/02/2022</w:t>
            </w:r>
          </w:p>
        </w:tc>
        <w:tc>
          <w:tcPr>
            <w:tcW w:w="971" w:type="dxa"/>
            <w:tcBorders>
              <w:top w:val="nil"/>
              <w:left w:val="nil"/>
              <w:bottom w:val="nil"/>
              <w:right w:val="nil"/>
            </w:tcBorders>
            <w:shd w:val="clear" w:color="000000" w:fill="F5F5F5"/>
            <w:vAlign w:val="center"/>
            <w:hideMark/>
          </w:tcPr>
          <w:p w14:paraId="7114B97B"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1.70E+07</w:t>
            </w:r>
          </w:p>
        </w:tc>
        <w:tc>
          <w:tcPr>
            <w:tcW w:w="1001" w:type="dxa"/>
            <w:tcBorders>
              <w:top w:val="nil"/>
              <w:left w:val="nil"/>
              <w:bottom w:val="nil"/>
              <w:right w:val="nil"/>
            </w:tcBorders>
            <w:shd w:val="clear" w:color="000000" w:fill="F5F5F5"/>
            <w:vAlign w:val="center"/>
            <w:hideMark/>
          </w:tcPr>
          <w:p w14:paraId="431C8970"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1.69E+07</w:t>
            </w:r>
          </w:p>
        </w:tc>
        <w:tc>
          <w:tcPr>
            <w:tcW w:w="954" w:type="dxa"/>
            <w:tcBorders>
              <w:top w:val="nil"/>
              <w:left w:val="nil"/>
              <w:bottom w:val="nil"/>
              <w:right w:val="nil"/>
            </w:tcBorders>
            <w:shd w:val="clear" w:color="000000" w:fill="F5F5F5"/>
            <w:vAlign w:val="center"/>
            <w:hideMark/>
          </w:tcPr>
          <w:p w14:paraId="38D15AF0"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1.71E+07</w:t>
            </w:r>
          </w:p>
        </w:tc>
        <w:tc>
          <w:tcPr>
            <w:tcW w:w="960" w:type="dxa"/>
            <w:tcBorders>
              <w:top w:val="nil"/>
              <w:left w:val="nil"/>
              <w:bottom w:val="nil"/>
              <w:right w:val="nil"/>
            </w:tcBorders>
            <w:shd w:val="clear" w:color="000000" w:fill="F5F5F5"/>
            <w:vAlign w:val="center"/>
            <w:hideMark/>
          </w:tcPr>
          <w:p w14:paraId="529A8D71"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16886027</w:t>
            </w:r>
          </w:p>
        </w:tc>
      </w:tr>
      <w:tr w:rsidR="00DF5EE8" w:rsidRPr="0076463E" w14:paraId="60A4D9B9" w14:textId="77777777" w:rsidTr="00DF5EE8">
        <w:trPr>
          <w:trHeight w:val="300"/>
        </w:trPr>
        <w:tc>
          <w:tcPr>
            <w:tcW w:w="931" w:type="dxa"/>
            <w:tcBorders>
              <w:top w:val="nil"/>
              <w:left w:val="nil"/>
              <w:bottom w:val="nil"/>
              <w:right w:val="nil"/>
            </w:tcBorders>
            <w:shd w:val="clear" w:color="000000" w:fill="FFFFFF"/>
            <w:vAlign w:val="center"/>
            <w:hideMark/>
          </w:tcPr>
          <w:p w14:paraId="0956172D"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9</w:t>
            </w:r>
          </w:p>
        </w:tc>
        <w:tc>
          <w:tcPr>
            <w:tcW w:w="1343" w:type="dxa"/>
            <w:tcBorders>
              <w:top w:val="nil"/>
              <w:left w:val="nil"/>
              <w:bottom w:val="nil"/>
              <w:right w:val="nil"/>
            </w:tcBorders>
            <w:shd w:val="clear" w:color="000000" w:fill="FFFFFF"/>
            <w:vAlign w:val="center"/>
            <w:hideMark/>
          </w:tcPr>
          <w:p w14:paraId="46C3CEEC"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10/02/2022</w:t>
            </w:r>
          </w:p>
        </w:tc>
        <w:tc>
          <w:tcPr>
            <w:tcW w:w="971" w:type="dxa"/>
            <w:tcBorders>
              <w:top w:val="nil"/>
              <w:left w:val="nil"/>
              <w:bottom w:val="nil"/>
              <w:right w:val="nil"/>
            </w:tcBorders>
            <w:shd w:val="clear" w:color="000000" w:fill="FFFFFF"/>
            <w:vAlign w:val="center"/>
            <w:hideMark/>
          </w:tcPr>
          <w:p w14:paraId="60E608B4"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1.70E+07</w:t>
            </w:r>
          </w:p>
        </w:tc>
        <w:tc>
          <w:tcPr>
            <w:tcW w:w="1001" w:type="dxa"/>
            <w:tcBorders>
              <w:top w:val="nil"/>
              <w:left w:val="nil"/>
              <w:bottom w:val="nil"/>
              <w:right w:val="nil"/>
            </w:tcBorders>
            <w:shd w:val="clear" w:color="000000" w:fill="FFFFFF"/>
            <w:vAlign w:val="center"/>
            <w:hideMark/>
          </w:tcPr>
          <w:p w14:paraId="73E8BA7A"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1.70E+07</w:t>
            </w:r>
          </w:p>
        </w:tc>
        <w:tc>
          <w:tcPr>
            <w:tcW w:w="954" w:type="dxa"/>
            <w:tcBorders>
              <w:top w:val="nil"/>
              <w:left w:val="nil"/>
              <w:bottom w:val="nil"/>
              <w:right w:val="nil"/>
            </w:tcBorders>
            <w:shd w:val="clear" w:color="000000" w:fill="FFFFFF"/>
            <w:vAlign w:val="center"/>
            <w:hideMark/>
          </w:tcPr>
          <w:p w14:paraId="4246D966"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1.71E+07</w:t>
            </w:r>
          </w:p>
        </w:tc>
        <w:tc>
          <w:tcPr>
            <w:tcW w:w="960" w:type="dxa"/>
            <w:tcBorders>
              <w:top w:val="nil"/>
              <w:left w:val="nil"/>
              <w:bottom w:val="nil"/>
              <w:right w:val="nil"/>
            </w:tcBorders>
            <w:shd w:val="clear" w:color="000000" w:fill="FFFFFF"/>
            <w:vAlign w:val="center"/>
            <w:hideMark/>
          </w:tcPr>
          <w:p w14:paraId="330EFA4B"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16934127</w:t>
            </w:r>
          </w:p>
        </w:tc>
      </w:tr>
      <w:tr w:rsidR="00DF5EE8" w:rsidRPr="0076463E" w14:paraId="2423ED41" w14:textId="77777777" w:rsidTr="00DF5EE8">
        <w:trPr>
          <w:trHeight w:val="300"/>
        </w:trPr>
        <w:tc>
          <w:tcPr>
            <w:tcW w:w="931" w:type="dxa"/>
            <w:tcBorders>
              <w:top w:val="nil"/>
              <w:left w:val="nil"/>
              <w:bottom w:val="nil"/>
              <w:right w:val="nil"/>
            </w:tcBorders>
            <w:shd w:val="clear" w:color="000000" w:fill="F5F5F5"/>
            <w:vAlign w:val="center"/>
            <w:hideMark/>
          </w:tcPr>
          <w:p w14:paraId="2F417D2D"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10</w:t>
            </w:r>
          </w:p>
        </w:tc>
        <w:tc>
          <w:tcPr>
            <w:tcW w:w="1343" w:type="dxa"/>
            <w:tcBorders>
              <w:top w:val="nil"/>
              <w:left w:val="nil"/>
              <w:bottom w:val="nil"/>
              <w:right w:val="nil"/>
            </w:tcBorders>
            <w:shd w:val="clear" w:color="000000" w:fill="F5F5F5"/>
            <w:vAlign w:val="center"/>
            <w:hideMark/>
          </w:tcPr>
          <w:p w14:paraId="7E6C018F"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11/02/2022</w:t>
            </w:r>
          </w:p>
        </w:tc>
        <w:tc>
          <w:tcPr>
            <w:tcW w:w="971" w:type="dxa"/>
            <w:tcBorders>
              <w:top w:val="nil"/>
              <w:left w:val="nil"/>
              <w:bottom w:val="nil"/>
              <w:right w:val="nil"/>
            </w:tcBorders>
            <w:shd w:val="clear" w:color="000000" w:fill="F5F5F5"/>
            <w:vAlign w:val="center"/>
            <w:hideMark/>
          </w:tcPr>
          <w:p w14:paraId="1084BF77"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1.71E+07</w:t>
            </w:r>
          </w:p>
        </w:tc>
        <w:tc>
          <w:tcPr>
            <w:tcW w:w="1001" w:type="dxa"/>
            <w:tcBorders>
              <w:top w:val="nil"/>
              <w:left w:val="nil"/>
              <w:bottom w:val="nil"/>
              <w:right w:val="nil"/>
            </w:tcBorders>
            <w:shd w:val="clear" w:color="000000" w:fill="F5F5F5"/>
            <w:vAlign w:val="center"/>
            <w:hideMark/>
          </w:tcPr>
          <w:p w14:paraId="4FB1FD17"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1.70E+07</w:t>
            </w:r>
          </w:p>
        </w:tc>
        <w:tc>
          <w:tcPr>
            <w:tcW w:w="954" w:type="dxa"/>
            <w:tcBorders>
              <w:top w:val="nil"/>
              <w:left w:val="nil"/>
              <w:bottom w:val="nil"/>
              <w:right w:val="nil"/>
            </w:tcBorders>
            <w:shd w:val="clear" w:color="000000" w:fill="F5F5F5"/>
            <w:vAlign w:val="center"/>
            <w:hideMark/>
          </w:tcPr>
          <w:p w14:paraId="7A47326B"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1.72E+07</w:t>
            </w:r>
          </w:p>
        </w:tc>
        <w:tc>
          <w:tcPr>
            <w:tcW w:w="960" w:type="dxa"/>
            <w:tcBorders>
              <w:top w:val="nil"/>
              <w:left w:val="nil"/>
              <w:bottom w:val="nil"/>
              <w:right w:val="nil"/>
            </w:tcBorders>
            <w:shd w:val="clear" w:color="000000" w:fill="F5F5F5"/>
            <w:vAlign w:val="center"/>
            <w:hideMark/>
          </w:tcPr>
          <w:p w14:paraId="186635A0"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16975178</w:t>
            </w:r>
          </w:p>
        </w:tc>
      </w:tr>
      <w:tr w:rsidR="00DF5EE8" w:rsidRPr="0076463E" w14:paraId="55DB19DB" w14:textId="77777777" w:rsidTr="00DF5EE8">
        <w:trPr>
          <w:trHeight w:val="300"/>
        </w:trPr>
        <w:tc>
          <w:tcPr>
            <w:tcW w:w="931" w:type="dxa"/>
            <w:tcBorders>
              <w:top w:val="nil"/>
              <w:left w:val="nil"/>
              <w:bottom w:val="nil"/>
              <w:right w:val="nil"/>
            </w:tcBorders>
            <w:shd w:val="clear" w:color="000000" w:fill="FFFFFF"/>
            <w:vAlign w:val="center"/>
            <w:hideMark/>
          </w:tcPr>
          <w:p w14:paraId="11519DF3"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11</w:t>
            </w:r>
          </w:p>
        </w:tc>
        <w:tc>
          <w:tcPr>
            <w:tcW w:w="1343" w:type="dxa"/>
            <w:tcBorders>
              <w:top w:val="nil"/>
              <w:left w:val="nil"/>
              <w:bottom w:val="nil"/>
              <w:right w:val="nil"/>
            </w:tcBorders>
            <w:shd w:val="clear" w:color="000000" w:fill="FFFFFF"/>
            <w:vAlign w:val="center"/>
            <w:hideMark/>
          </w:tcPr>
          <w:p w14:paraId="032523C3"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12/02/2022</w:t>
            </w:r>
          </w:p>
        </w:tc>
        <w:tc>
          <w:tcPr>
            <w:tcW w:w="971" w:type="dxa"/>
            <w:tcBorders>
              <w:top w:val="nil"/>
              <w:left w:val="nil"/>
              <w:bottom w:val="nil"/>
              <w:right w:val="nil"/>
            </w:tcBorders>
            <w:shd w:val="clear" w:color="000000" w:fill="FFFFFF"/>
            <w:vAlign w:val="center"/>
            <w:hideMark/>
          </w:tcPr>
          <w:p w14:paraId="42D990F5"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1.71E+07</w:t>
            </w:r>
          </w:p>
        </w:tc>
        <w:tc>
          <w:tcPr>
            <w:tcW w:w="1001" w:type="dxa"/>
            <w:tcBorders>
              <w:top w:val="nil"/>
              <w:left w:val="nil"/>
              <w:bottom w:val="nil"/>
              <w:right w:val="nil"/>
            </w:tcBorders>
            <w:shd w:val="clear" w:color="000000" w:fill="FFFFFF"/>
            <w:vAlign w:val="center"/>
            <w:hideMark/>
          </w:tcPr>
          <w:p w14:paraId="2F9AEBC9"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1.70E+07</w:t>
            </w:r>
          </w:p>
        </w:tc>
        <w:tc>
          <w:tcPr>
            <w:tcW w:w="954" w:type="dxa"/>
            <w:tcBorders>
              <w:top w:val="nil"/>
              <w:left w:val="nil"/>
              <w:bottom w:val="nil"/>
              <w:right w:val="nil"/>
            </w:tcBorders>
            <w:shd w:val="clear" w:color="000000" w:fill="FFFFFF"/>
            <w:vAlign w:val="center"/>
            <w:hideMark/>
          </w:tcPr>
          <w:p w14:paraId="65545443"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1.72E+07</w:t>
            </w:r>
          </w:p>
        </w:tc>
        <w:tc>
          <w:tcPr>
            <w:tcW w:w="960" w:type="dxa"/>
            <w:tcBorders>
              <w:top w:val="nil"/>
              <w:left w:val="nil"/>
              <w:bottom w:val="nil"/>
              <w:right w:val="nil"/>
            </w:tcBorders>
            <w:shd w:val="clear" w:color="000000" w:fill="FFFFFF"/>
            <w:vAlign w:val="center"/>
            <w:hideMark/>
          </w:tcPr>
          <w:p w14:paraId="6F316ACC"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17009732</w:t>
            </w:r>
          </w:p>
        </w:tc>
      </w:tr>
      <w:tr w:rsidR="00DF5EE8" w:rsidRPr="0076463E" w14:paraId="25CD244E" w14:textId="77777777" w:rsidTr="00DF5EE8">
        <w:trPr>
          <w:trHeight w:val="300"/>
        </w:trPr>
        <w:tc>
          <w:tcPr>
            <w:tcW w:w="931" w:type="dxa"/>
            <w:tcBorders>
              <w:top w:val="nil"/>
              <w:left w:val="nil"/>
              <w:bottom w:val="nil"/>
              <w:right w:val="nil"/>
            </w:tcBorders>
            <w:shd w:val="clear" w:color="000000" w:fill="F5F5F5"/>
            <w:vAlign w:val="center"/>
            <w:hideMark/>
          </w:tcPr>
          <w:p w14:paraId="517BC93D"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12</w:t>
            </w:r>
          </w:p>
        </w:tc>
        <w:tc>
          <w:tcPr>
            <w:tcW w:w="1343" w:type="dxa"/>
            <w:tcBorders>
              <w:top w:val="nil"/>
              <w:left w:val="nil"/>
              <w:bottom w:val="nil"/>
              <w:right w:val="nil"/>
            </w:tcBorders>
            <w:shd w:val="clear" w:color="000000" w:fill="F5F5F5"/>
            <w:vAlign w:val="center"/>
            <w:hideMark/>
          </w:tcPr>
          <w:p w14:paraId="14E40B78"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13/02/2022</w:t>
            </w:r>
          </w:p>
        </w:tc>
        <w:tc>
          <w:tcPr>
            <w:tcW w:w="971" w:type="dxa"/>
            <w:tcBorders>
              <w:top w:val="nil"/>
              <w:left w:val="nil"/>
              <w:bottom w:val="nil"/>
              <w:right w:val="nil"/>
            </w:tcBorders>
            <w:shd w:val="clear" w:color="000000" w:fill="F5F5F5"/>
            <w:vAlign w:val="center"/>
            <w:hideMark/>
          </w:tcPr>
          <w:p w14:paraId="0B98BA10"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1.71E+07</w:t>
            </w:r>
          </w:p>
        </w:tc>
        <w:tc>
          <w:tcPr>
            <w:tcW w:w="1001" w:type="dxa"/>
            <w:tcBorders>
              <w:top w:val="nil"/>
              <w:left w:val="nil"/>
              <w:bottom w:val="nil"/>
              <w:right w:val="nil"/>
            </w:tcBorders>
            <w:shd w:val="clear" w:color="000000" w:fill="F5F5F5"/>
            <w:vAlign w:val="center"/>
            <w:hideMark/>
          </w:tcPr>
          <w:p w14:paraId="7D26A584"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1.70E+07</w:t>
            </w:r>
          </w:p>
        </w:tc>
        <w:tc>
          <w:tcPr>
            <w:tcW w:w="954" w:type="dxa"/>
            <w:tcBorders>
              <w:top w:val="nil"/>
              <w:left w:val="nil"/>
              <w:bottom w:val="nil"/>
              <w:right w:val="nil"/>
            </w:tcBorders>
            <w:shd w:val="clear" w:color="000000" w:fill="F5F5F5"/>
            <w:vAlign w:val="center"/>
            <w:hideMark/>
          </w:tcPr>
          <w:p w14:paraId="4EA8B183"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1.72E+07</w:t>
            </w:r>
          </w:p>
        </w:tc>
        <w:tc>
          <w:tcPr>
            <w:tcW w:w="960" w:type="dxa"/>
            <w:tcBorders>
              <w:top w:val="nil"/>
              <w:left w:val="nil"/>
              <w:bottom w:val="nil"/>
              <w:right w:val="nil"/>
            </w:tcBorders>
            <w:shd w:val="clear" w:color="000000" w:fill="F5F5F5"/>
            <w:vAlign w:val="center"/>
            <w:hideMark/>
          </w:tcPr>
          <w:p w14:paraId="38AED278"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17048122</w:t>
            </w:r>
          </w:p>
        </w:tc>
      </w:tr>
      <w:tr w:rsidR="00DF5EE8" w:rsidRPr="0076463E" w14:paraId="4DF1EAAA" w14:textId="77777777" w:rsidTr="00DF5EE8">
        <w:trPr>
          <w:trHeight w:val="300"/>
        </w:trPr>
        <w:tc>
          <w:tcPr>
            <w:tcW w:w="931" w:type="dxa"/>
            <w:tcBorders>
              <w:top w:val="nil"/>
              <w:left w:val="nil"/>
              <w:bottom w:val="nil"/>
              <w:right w:val="nil"/>
            </w:tcBorders>
            <w:shd w:val="clear" w:color="000000" w:fill="FFFFFF"/>
            <w:vAlign w:val="center"/>
            <w:hideMark/>
          </w:tcPr>
          <w:p w14:paraId="49F68E97"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13</w:t>
            </w:r>
          </w:p>
        </w:tc>
        <w:tc>
          <w:tcPr>
            <w:tcW w:w="1343" w:type="dxa"/>
            <w:tcBorders>
              <w:top w:val="nil"/>
              <w:left w:val="nil"/>
              <w:bottom w:val="nil"/>
              <w:right w:val="nil"/>
            </w:tcBorders>
            <w:shd w:val="clear" w:color="000000" w:fill="FFFFFF"/>
            <w:vAlign w:val="center"/>
            <w:hideMark/>
          </w:tcPr>
          <w:p w14:paraId="12C910EC"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14/02/2022</w:t>
            </w:r>
          </w:p>
        </w:tc>
        <w:tc>
          <w:tcPr>
            <w:tcW w:w="971" w:type="dxa"/>
            <w:tcBorders>
              <w:top w:val="nil"/>
              <w:left w:val="nil"/>
              <w:bottom w:val="nil"/>
              <w:right w:val="nil"/>
            </w:tcBorders>
            <w:shd w:val="clear" w:color="000000" w:fill="FFFFFF"/>
            <w:vAlign w:val="center"/>
            <w:hideMark/>
          </w:tcPr>
          <w:p w14:paraId="469AEDF3"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1.72E+07</w:t>
            </w:r>
          </w:p>
        </w:tc>
        <w:tc>
          <w:tcPr>
            <w:tcW w:w="1001" w:type="dxa"/>
            <w:tcBorders>
              <w:top w:val="nil"/>
              <w:left w:val="nil"/>
              <w:bottom w:val="nil"/>
              <w:right w:val="nil"/>
            </w:tcBorders>
            <w:shd w:val="clear" w:color="000000" w:fill="FFFFFF"/>
            <w:vAlign w:val="center"/>
            <w:hideMark/>
          </w:tcPr>
          <w:p w14:paraId="40A7504E"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1.71E+07</w:t>
            </w:r>
          </w:p>
        </w:tc>
        <w:tc>
          <w:tcPr>
            <w:tcW w:w="954" w:type="dxa"/>
            <w:tcBorders>
              <w:top w:val="nil"/>
              <w:left w:val="nil"/>
              <w:bottom w:val="nil"/>
              <w:right w:val="nil"/>
            </w:tcBorders>
            <w:shd w:val="clear" w:color="000000" w:fill="FFFFFF"/>
            <w:vAlign w:val="center"/>
            <w:hideMark/>
          </w:tcPr>
          <w:p w14:paraId="6DC08FAF"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1.73E+07</w:t>
            </w:r>
          </w:p>
        </w:tc>
        <w:tc>
          <w:tcPr>
            <w:tcW w:w="960" w:type="dxa"/>
            <w:tcBorders>
              <w:top w:val="nil"/>
              <w:left w:val="nil"/>
              <w:bottom w:val="nil"/>
              <w:right w:val="nil"/>
            </w:tcBorders>
            <w:shd w:val="clear" w:color="000000" w:fill="FFFFFF"/>
            <w:vAlign w:val="center"/>
            <w:hideMark/>
          </w:tcPr>
          <w:p w14:paraId="0F551421"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17098418</w:t>
            </w:r>
          </w:p>
        </w:tc>
      </w:tr>
      <w:tr w:rsidR="00DF5EE8" w:rsidRPr="0076463E" w14:paraId="614EDBEF" w14:textId="77777777" w:rsidTr="00DF5EE8">
        <w:trPr>
          <w:trHeight w:val="300"/>
        </w:trPr>
        <w:tc>
          <w:tcPr>
            <w:tcW w:w="931" w:type="dxa"/>
            <w:tcBorders>
              <w:top w:val="nil"/>
              <w:left w:val="nil"/>
              <w:bottom w:val="nil"/>
              <w:right w:val="nil"/>
            </w:tcBorders>
            <w:shd w:val="clear" w:color="000000" w:fill="F5F5F5"/>
            <w:vAlign w:val="center"/>
            <w:hideMark/>
          </w:tcPr>
          <w:p w14:paraId="54C449D5"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14</w:t>
            </w:r>
          </w:p>
        </w:tc>
        <w:tc>
          <w:tcPr>
            <w:tcW w:w="1343" w:type="dxa"/>
            <w:tcBorders>
              <w:top w:val="nil"/>
              <w:left w:val="nil"/>
              <w:bottom w:val="nil"/>
              <w:right w:val="nil"/>
            </w:tcBorders>
            <w:shd w:val="clear" w:color="000000" w:fill="F5F5F5"/>
            <w:vAlign w:val="center"/>
            <w:hideMark/>
          </w:tcPr>
          <w:p w14:paraId="09515490"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15/02/2022</w:t>
            </w:r>
          </w:p>
        </w:tc>
        <w:tc>
          <w:tcPr>
            <w:tcW w:w="971" w:type="dxa"/>
            <w:tcBorders>
              <w:top w:val="nil"/>
              <w:left w:val="nil"/>
              <w:bottom w:val="nil"/>
              <w:right w:val="nil"/>
            </w:tcBorders>
            <w:shd w:val="clear" w:color="000000" w:fill="F5F5F5"/>
            <w:vAlign w:val="center"/>
            <w:hideMark/>
          </w:tcPr>
          <w:p w14:paraId="1025C62C"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1.72E+07</w:t>
            </w:r>
          </w:p>
        </w:tc>
        <w:tc>
          <w:tcPr>
            <w:tcW w:w="1001" w:type="dxa"/>
            <w:tcBorders>
              <w:top w:val="nil"/>
              <w:left w:val="nil"/>
              <w:bottom w:val="nil"/>
              <w:right w:val="nil"/>
            </w:tcBorders>
            <w:shd w:val="clear" w:color="000000" w:fill="F5F5F5"/>
            <w:vAlign w:val="center"/>
            <w:hideMark/>
          </w:tcPr>
          <w:p w14:paraId="14303FC2"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1.71E+07</w:t>
            </w:r>
          </w:p>
        </w:tc>
        <w:tc>
          <w:tcPr>
            <w:tcW w:w="954" w:type="dxa"/>
            <w:tcBorders>
              <w:top w:val="nil"/>
              <w:left w:val="nil"/>
              <w:bottom w:val="nil"/>
              <w:right w:val="nil"/>
            </w:tcBorders>
            <w:shd w:val="clear" w:color="000000" w:fill="F5F5F5"/>
            <w:vAlign w:val="center"/>
            <w:hideMark/>
          </w:tcPr>
          <w:p w14:paraId="1A0AAAAE"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1.73E+07</w:t>
            </w:r>
          </w:p>
        </w:tc>
        <w:tc>
          <w:tcPr>
            <w:tcW w:w="960" w:type="dxa"/>
            <w:tcBorders>
              <w:top w:val="nil"/>
              <w:left w:val="nil"/>
              <w:bottom w:val="nil"/>
              <w:right w:val="nil"/>
            </w:tcBorders>
            <w:shd w:val="clear" w:color="000000" w:fill="F5F5F5"/>
            <w:vAlign w:val="center"/>
            <w:hideMark/>
          </w:tcPr>
          <w:p w14:paraId="26428757"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17146779</w:t>
            </w:r>
          </w:p>
        </w:tc>
      </w:tr>
      <w:tr w:rsidR="00DF5EE8" w:rsidRPr="0076463E" w14:paraId="3FDF12C0" w14:textId="77777777" w:rsidTr="00DF5EE8">
        <w:trPr>
          <w:trHeight w:val="300"/>
        </w:trPr>
        <w:tc>
          <w:tcPr>
            <w:tcW w:w="931" w:type="dxa"/>
            <w:tcBorders>
              <w:top w:val="nil"/>
              <w:left w:val="nil"/>
              <w:bottom w:val="nil"/>
              <w:right w:val="nil"/>
            </w:tcBorders>
            <w:shd w:val="clear" w:color="000000" w:fill="FFFFFF"/>
            <w:vAlign w:val="center"/>
            <w:hideMark/>
          </w:tcPr>
          <w:p w14:paraId="29585D08"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15</w:t>
            </w:r>
          </w:p>
        </w:tc>
        <w:tc>
          <w:tcPr>
            <w:tcW w:w="1343" w:type="dxa"/>
            <w:tcBorders>
              <w:top w:val="nil"/>
              <w:left w:val="nil"/>
              <w:bottom w:val="nil"/>
              <w:right w:val="nil"/>
            </w:tcBorders>
            <w:shd w:val="clear" w:color="000000" w:fill="FFFFFF"/>
            <w:vAlign w:val="center"/>
            <w:hideMark/>
          </w:tcPr>
          <w:p w14:paraId="3DF5C363"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16/02/2022</w:t>
            </w:r>
          </w:p>
        </w:tc>
        <w:tc>
          <w:tcPr>
            <w:tcW w:w="971" w:type="dxa"/>
            <w:tcBorders>
              <w:top w:val="nil"/>
              <w:left w:val="nil"/>
              <w:bottom w:val="nil"/>
              <w:right w:val="nil"/>
            </w:tcBorders>
            <w:shd w:val="clear" w:color="000000" w:fill="FFFFFF"/>
            <w:vAlign w:val="center"/>
            <w:hideMark/>
          </w:tcPr>
          <w:p w14:paraId="185591BF"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1.72E+07</w:t>
            </w:r>
          </w:p>
        </w:tc>
        <w:tc>
          <w:tcPr>
            <w:tcW w:w="1001" w:type="dxa"/>
            <w:tcBorders>
              <w:top w:val="nil"/>
              <w:left w:val="nil"/>
              <w:bottom w:val="nil"/>
              <w:right w:val="nil"/>
            </w:tcBorders>
            <w:shd w:val="clear" w:color="000000" w:fill="FFFFFF"/>
            <w:vAlign w:val="center"/>
            <w:hideMark/>
          </w:tcPr>
          <w:p w14:paraId="25C50BA1"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1.71E+07</w:t>
            </w:r>
          </w:p>
        </w:tc>
        <w:tc>
          <w:tcPr>
            <w:tcW w:w="954" w:type="dxa"/>
            <w:tcBorders>
              <w:top w:val="nil"/>
              <w:left w:val="nil"/>
              <w:bottom w:val="nil"/>
              <w:right w:val="nil"/>
            </w:tcBorders>
            <w:shd w:val="clear" w:color="000000" w:fill="FFFFFF"/>
            <w:vAlign w:val="center"/>
            <w:hideMark/>
          </w:tcPr>
          <w:p w14:paraId="135BDEA8"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1.73E+07</w:t>
            </w:r>
          </w:p>
        </w:tc>
        <w:tc>
          <w:tcPr>
            <w:tcW w:w="960" w:type="dxa"/>
            <w:tcBorders>
              <w:top w:val="nil"/>
              <w:left w:val="nil"/>
              <w:bottom w:val="nil"/>
              <w:right w:val="nil"/>
            </w:tcBorders>
            <w:shd w:val="clear" w:color="000000" w:fill="FFFFFF"/>
            <w:vAlign w:val="center"/>
            <w:hideMark/>
          </w:tcPr>
          <w:p w14:paraId="46798B3A"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17194169</w:t>
            </w:r>
          </w:p>
        </w:tc>
      </w:tr>
      <w:tr w:rsidR="00DF5EE8" w:rsidRPr="0076463E" w14:paraId="42382B0F" w14:textId="77777777" w:rsidTr="00DF5EE8">
        <w:trPr>
          <w:trHeight w:val="300"/>
        </w:trPr>
        <w:tc>
          <w:tcPr>
            <w:tcW w:w="931" w:type="dxa"/>
            <w:tcBorders>
              <w:top w:val="nil"/>
              <w:left w:val="nil"/>
              <w:bottom w:val="nil"/>
              <w:right w:val="nil"/>
            </w:tcBorders>
            <w:shd w:val="clear" w:color="000000" w:fill="F5F5F5"/>
            <w:vAlign w:val="center"/>
            <w:hideMark/>
          </w:tcPr>
          <w:p w14:paraId="6BDF320E"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16</w:t>
            </w:r>
          </w:p>
        </w:tc>
        <w:tc>
          <w:tcPr>
            <w:tcW w:w="1343" w:type="dxa"/>
            <w:tcBorders>
              <w:top w:val="nil"/>
              <w:left w:val="nil"/>
              <w:bottom w:val="nil"/>
              <w:right w:val="nil"/>
            </w:tcBorders>
            <w:shd w:val="clear" w:color="000000" w:fill="F5F5F5"/>
            <w:vAlign w:val="center"/>
            <w:hideMark/>
          </w:tcPr>
          <w:p w14:paraId="6C9028E9"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17/02/2022</w:t>
            </w:r>
          </w:p>
        </w:tc>
        <w:tc>
          <w:tcPr>
            <w:tcW w:w="971" w:type="dxa"/>
            <w:tcBorders>
              <w:top w:val="nil"/>
              <w:left w:val="nil"/>
              <w:bottom w:val="nil"/>
              <w:right w:val="nil"/>
            </w:tcBorders>
            <w:shd w:val="clear" w:color="000000" w:fill="F5F5F5"/>
            <w:vAlign w:val="center"/>
            <w:hideMark/>
          </w:tcPr>
          <w:p w14:paraId="717E6D26"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1.72E+07</w:t>
            </w:r>
          </w:p>
        </w:tc>
        <w:tc>
          <w:tcPr>
            <w:tcW w:w="1001" w:type="dxa"/>
            <w:tcBorders>
              <w:top w:val="nil"/>
              <w:left w:val="nil"/>
              <w:bottom w:val="nil"/>
              <w:right w:val="nil"/>
            </w:tcBorders>
            <w:shd w:val="clear" w:color="000000" w:fill="F5F5F5"/>
            <w:vAlign w:val="center"/>
            <w:hideMark/>
          </w:tcPr>
          <w:p w14:paraId="1A2E4A69"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1.71E+07</w:t>
            </w:r>
          </w:p>
        </w:tc>
        <w:tc>
          <w:tcPr>
            <w:tcW w:w="954" w:type="dxa"/>
            <w:tcBorders>
              <w:top w:val="nil"/>
              <w:left w:val="nil"/>
              <w:bottom w:val="nil"/>
              <w:right w:val="nil"/>
            </w:tcBorders>
            <w:shd w:val="clear" w:color="000000" w:fill="F5F5F5"/>
            <w:vAlign w:val="center"/>
            <w:hideMark/>
          </w:tcPr>
          <w:p w14:paraId="7CE95E81"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1.74E+07</w:t>
            </w:r>
          </w:p>
        </w:tc>
        <w:tc>
          <w:tcPr>
            <w:tcW w:w="960" w:type="dxa"/>
            <w:tcBorders>
              <w:top w:val="nil"/>
              <w:left w:val="nil"/>
              <w:bottom w:val="nil"/>
              <w:right w:val="nil"/>
            </w:tcBorders>
            <w:shd w:val="clear" w:color="000000" w:fill="F5F5F5"/>
            <w:vAlign w:val="center"/>
            <w:hideMark/>
          </w:tcPr>
          <w:p w14:paraId="1FDB7C31"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17235585</w:t>
            </w:r>
          </w:p>
        </w:tc>
      </w:tr>
      <w:tr w:rsidR="00DF5EE8" w:rsidRPr="0076463E" w14:paraId="09042A4D" w14:textId="77777777" w:rsidTr="00DF5EE8">
        <w:trPr>
          <w:trHeight w:val="300"/>
        </w:trPr>
        <w:tc>
          <w:tcPr>
            <w:tcW w:w="931" w:type="dxa"/>
            <w:tcBorders>
              <w:top w:val="nil"/>
              <w:left w:val="nil"/>
              <w:bottom w:val="nil"/>
              <w:right w:val="nil"/>
            </w:tcBorders>
            <w:shd w:val="clear" w:color="000000" w:fill="FFFFFF"/>
            <w:vAlign w:val="center"/>
            <w:hideMark/>
          </w:tcPr>
          <w:p w14:paraId="7FD8AE52"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w:t>
            </w:r>
          </w:p>
        </w:tc>
        <w:tc>
          <w:tcPr>
            <w:tcW w:w="1343" w:type="dxa"/>
            <w:tcBorders>
              <w:top w:val="nil"/>
              <w:left w:val="nil"/>
              <w:bottom w:val="nil"/>
              <w:right w:val="nil"/>
            </w:tcBorders>
            <w:shd w:val="clear" w:color="000000" w:fill="FFFFFF"/>
            <w:vAlign w:val="center"/>
            <w:hideMark/>
          </w:tcPr>
          <w:p w14:paraId="36A471C2"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18/02/2022</w:t>
            </w:r>
          </w:p>
        </w:tc>
        <w:tc>
          <w:tcPr>
            <w:tcW w:w="971" w:type="dxa"/>
            <w:tcBorders>
              <w:top w:val="nil"/>
              <w:left w:val="nil"/>
              <w:bottom w:val="nil"/>
              <w:right w:val="nil"/>
            </w:tcBorders>
            <w:shd w:val="clear" w:color="000000" w:fill="FFFFFF"/>
            <w:vAlign w:val="center"/>
            <w:hideMark/>
          </w:tcPr>
          <w:p w14:paraId="5DACDD97"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1.72E+07</w:t>
            </w:r>
          </w:p>
        </w:tc>
        <w:tc>
          <w:tcPr>
            <w:tcW w:w="1001" w:type="dxa"/>
            <w:tcBorders>
              <w:top w:val="nil"/>
              <w:left w:val="nil"/>
              <w:bottom w:val="nil"/>
              <w:right w:val="nil"/>
            </w:tcBorders>
            <w:shd w:val="clear" w:color="000000" w:fill="FFFFFF"/>
            <w:vAlign w:val="center"/>
            <w:hideMark/>
          </w:tcPr>
          <w:p w14:paraId="4BBDD9F3"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1.71E+07</w:t>
            </w:r>
          </w:p>
        </w:tc>
        <w:tc>
          <w:tcPr>
            <w:tcW w:w="954" w:type="dxa"/>
            <w:tcBorders>
              <w:top w:val="nil"/>
              <w:left w:val="nil"/>
              <w:bottom w:val="nil"/>
              <w:right w:val="nil"/>
            </w:tcBorders>
            <w:shd w:val="clear" w:color="000000" w:fill="FFFFFF"/>
            <w:vAlign w:val="center"/>
            <w:hideMark/>
          </w:tcPr>
          <w:p w14:paraId="4D5F0EED"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1.74E+07</w:t>
            </w:r>
          </w:p>
        </w:tc>
        <w:tc>
          <w:tcPr>
            <w:tcW w:w="960" w:type="dxa"/>
            <w:tcBorders>
              <w:top w:val="nil"/>
              <w:left w:val="nil"/>
              <w:bottom w:val="nil"/>
              <w:right w:val="nil"/>
            </w:tcBorders>
            <w:shd w:val="clear" w:color="000000" w:fill="FFFFFF"/>
            <w:vAlign w:val="center"/>
            <w:hideMark/>
          </w:tcPr>
          <w:p w14:paraId="52CC7728"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17266452</w:t>
            </w:r>
          </w:p>
        </w:tc>
      </w:tr>
      <w:tr w:rsidR="00DF5EE8" w:rsidRPr="0076463E" w14:paraId="7F1D9F09" w14:textId="77777777" w:rsidTr="00DF5EE8">
        <w:trPr>
          <w:trHeight w:val="300"/>
        </w:trPr>
        <w:tc>
          <w:tcPr>
            <w:tcW w:w="931" w:type="dxa"/>
            <w:tcBorders>
              <w:top w:val="nil"/>
              <w:left w:val="nil"/>
              <w:bottom w:val="nil"/>
              <w:right w:val="nil"/>
            </w:tcBorders>
            <w:shd w:val="clear" w:color="000000" w:fill="F5F5F5"/>
            <w:vAlign w:val="center"/>
            <w:hideMark/>
          </w:tcPr>
          <w:p w14:paraId="7FD78D9B"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18</w:t>
            </w:r>
          </w:p>
        </w:tc>
        <w:tc>
          <w:tcPr>
            <w:tcW w:w="1343" w:type="dxa"/>
            <w:tcBorders>
              <w:top w:val="nil"/>
              <w:left w:val="nil"/>
              <w:bottom w:val="nil"/>
              <w:right w:val="nil"/>
            </w:tcBorders>
            <w:shd w:val="clear" w:color="000000" w:fill="F5F5F5"/>
            <w:vAlign w:val="center"/>
            <w:hideMark/>
          </w:tcPr>
          <w:p w14:paraId="0B607803"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19/02/2022</w:t>
            </w:r>
          </w:p>
        </w:tc>
        <w:tc>
          <w:tcPr>
            <w:tcW w:w="971" w:type="dxa"/>
            <w:tcBorders>
              <w:top w:val="nil"/>
              <w:left w:val="nil"/>
              <w:bottom w:val="nil"/>
              <w:right w:val="nil"/>
            </w:tcBorders>
            <w:shd w:val="clear" w:color="000000" w:fill="F5F5F5"/>
            <w:vAlign w:val="center"/>
            <w:hideMark/>
          </w:tcPr>
          <w:p w14:paraId="0EE8B295"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1.72E+07</w:t>
            </w:r>
          </w:p>
        </w:tc>
        <w:tc>
          <w:tcPr>
            <w:tcW w:w="1001" w:type="dxa"/>
            <w:tcBorders>
              <w:top w:val="nil"/>
              <w:left w:val="nil"/>
              <w:bottom w:val="nil"/>
              <w:right w:val="nil"/>
            </w:tcBorders>
            <w:shd w:val="clear" w:color="000000" w:fill="F5F5F5"/>
            <w:vAlign w:val="center"/>
            <w:hideMark/>
          </w:tcPr>
          <w:p w14:paraId="1017A70B"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1.71E+07</w:t>
            </w:r>
          </w:p>
        </w:tc>
        <w:tc>
          <w:tcPr>
            <w:tcW w:w="954" w:type="dxa"/>
            <w:tcBorders>
              <w:top w:val="nil"/>
              <w:left w:val="nil"/>
              <w:bottom w:val="nil"/>
              <w:right w:val="nil"/>
            </w:tcBorders>
            <w:shd w:val="clear" w:color="000000" w:fill="F5F5F5"/>
            <w:vAlign w:val="center"/>
            <w:hideMark/>
          </w:tcPr>
          <w:p w14:paraId="76700B36"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1.73E+07</w:t>
            </w:r>
          </w:p>
        </w:tc>
        <w:tc>
          <w:tcPr>
            <w:tcW w:w="960" w:type="dxa"/>
            <w:tcBorders>
              <w:top w:val="nil"/>
              <w:left w:val="nil"/>
              <w:bottom w:val="nil"/>
              <w:right w:val="nil"/>
            </w:tcBorders>
            <w:shd w:val="clear" w:color="000000" w:fill="F5F5F5"/>
            <w:vAlign w:val="center"/>
            <w:hideMark/>
          </w:tcPr>
          <w:p w14:paraId="436B1BFD"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17298363</w:t>
            </w:r>
          </w:p>
        </w:tc>
      </w:tr>
      <w:tr w:rsidR="00DF5EE8" w:rsidRPr="0076463E" w14:paraId="1CC42E40" w14:textId="77777777" w:rsidTr="00DF5EE8">
        <w:trPr>
          <w:trHeight w:val="300"/>
        </w:trPr>
        <w:tc>
          <w:tcPr>
            <w:tcW w:w="931" w:type="dxa"/>
            <w:tcBorders>
              <w:top w:val="nil"/>
              <w:left w:val="nil"/>
              <w:bottom w:val="nil"/>
              <w:right w:val="nil"/>
            </w:tcBorders>
            <w:shd w:val="clear" w:color="000000" w:fill="FFFFFF"/>
            <w:vAlign w:val="center"/>
            <w:hideMark/>
          </w:tcPr>
          <w:p w14:paraId="2E6B0C37"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19</w:t>
            </w:r>
          </w:p>
        </w:tc>
        <w:tc>
          <w:tcPr>
            <w:tcW w:w="1343" w:type="dxa"/>
            <w:tcBorders>
              <w:top w:val="nil"/>
              <w:left w:val="nil"/>
              <w:bottom w:val="nil"/>
              <w:right w:val="nil"/>
            </w:tcBorders>
            <w:shd w:val="clear" w:color="000000" w:fill="FFFFFF"/>
            <w:vAlign w:val="center"/>
            <w:hideMark/>
          </w:tcPr>
          <w:p w14:paraId="5BC05BD7"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20/02/2022</w:t>
            </w:r>
          </w:p>
        </w:tc>
        <w:tc>
          <w:tcPr>
            <w:tcW w:w="971" w:type="dxa"/>
            <w:tcBorders>
              <w:top w:val="nil"/>
              <w:left w:val="nil"/>
              <w:bottom w:val="nil"/>
              <w:right w:val="nil"/>
            </w:tcBorders>
            <w:shd w:val="clear" w:color="000000" w:fill="FFFFFF"/>
            <w:vAlign w:val="center"/>
            <w:hideMark/>
          </w:tcPr>
          <w:p w14:paraId="7D903A57"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1.72E+07</w:t>
            </w:r>
          </w:p>
        </w:tc>
        <w:tc>
          <w:tcPr>
            <w:tcW w:w="1001" w:type="dxa"/>
            <w:tcBorders>
              <w:top w:val="nil"/>
              <w:left w:val="nil"/>
              <w:bottom w:val="nil"/>
              <w:right w:val="nil"/>
            </w:tcBorders>
            <w:shd w:val="clear" w:color="000000" w:fill="FFFFFF"/>
            <w:vAlign w:val="center"/>
            <w:hideMark/>
          </w:tcPr>
          <w:p w14:paraId="211B29BF"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1.71E+07</w:t>
            </w:r>
          </w:p>
        </w:tc>
        <w:tc>
          <w:tcPr>
            <w:tcW w:w="954" w:type="dxa"/>
            <w:tcBorders>
              <w:top w:val="nil"/>
              <w:left w:val="nil"/>
              <w:bottom w:val="nil"/>
              <w:right w:val="nil"/>
            </w:tcBorders>
            <w:shd w:val="clear" w:color="000000" w:fill="FFFFFF"/>
            <w:vAlign w:val="center"/>
            <w:hideMark/>
          </w:tcPr>
          <w:p w14:paraId="2A1D4DE5"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1.73E+07</w:t>
            </w:r>
          </w:p>
        </w:tc>
        <w:tc>
          <w:tcPr>
            <w:tcW w:w="960" w:type="dxa"/>
            <w:tcBorders>
              <w:top w:val="nil"/>
              <w:left w:val="nil"/>
              <w:bottom w:val="nil"/>
              <w:right w:val="nil"/>
            </w:tcBorders>
            <w:shd w:val="clear" w:color="000000" w:fill="FFFFFF"/>
            <w:vAlign w:val="center"/>
            <w:hideMark/>
          </w:tcPr>
          <w:p w14:paraId="414204EF"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17333088</w:t>
            </w:r>
          </w:p>
        </w:tc>
      </w:tr>
      <w:tr w:rsidR="00DF5EE8" w:rsidRPr="0076463E" w14:paraId="77E1ED90" w14:textId="77777777" w:rsidTr="00DF5EE8">
        <w:trPr>
          <w:trHeight w:val="300"/>
        </w:trPr>
        <w:tc>
          <w:tcPr>
            <w:tcW w:w="931" w:type="dxa"/>
            <w:tcBorders>
              <w:top w:val="nil"/>
              <w:left w:val="nil"/>
              <w:bottom w:val="nil"/>
              <w:right w:val="nil"/>
            </w:tcBorders>
            <w:shd w:val="clear" w:color="000000" w:fill="F5F5F5"/>
            <w:vAlign w:val="center"/>
            <w:hideMark/>
          </w:tcPr>
          <w:p w14:paraId="2D2F1688"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w:t>
            </w:r>
          </w:p>
        </w:tc>
        <w:tc>
          <w:tcPr>
            <w:tcW w:w="1343" w:type="dxa"/>
            <w:tcBorders>
              <w:top w:val="nil"/>
              <w:left w:val="nil"/>
              <w:bottom w:val="nil"/>
              <w:right w:val="nil"/>
            </w:tcBorders>
            <w:shd w:val="clear" w:color="000000" w:fill="F5F5F5"/>
            <w:vAlign w:val="center"/>
            <w:hideMark/>
          </w:tcPr>
          <w:p w14:paraId="02802B9D"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21/02/2022</w:t>
            </w:r>
          </w:p>
        </w:tc>
        <w:tc>
          <w:tcPr>
            <w:tcW w:w="971" w:type="dxa"/>
            <w:tcBorders>
              <w:top w:val="nil"/>
              <w:left w:val="nil"/>
              <w:bottom w:val="nil"/>
              <w:right w:val="nil"/>
            </w:tcBorders>
            <w:shd w:val="clear" w:color="000000" w:fill="F5F5F5"/>
            <w:vAlign w:val="center"/>
            <w:hideMark/>
          </w:tcPr>
          <w:p w14:paraId="0A15CF19"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1.72E+07</w:t>
            </w:r>
          </w:p>
        </w:tc>
        <w:tc>
          <w:tcPr>
            <w:tcW w:w="1001" w:type="dxa"/>
            <w:tcBorders>
              <w:top w:val="nil"/>
              <w:left w:val="nil"/>
              <w:bottom w:val="nil"/>
              <w:right w:val="nil"/>
            </w:tcBorders>
            <w:shd w:val="clear" w:color="000000" w:fill="F5F5F5"/>
            <w:vAlign w:val="center"/>
            <w:hideMark/>
          </w:tcPr>
          <w:p w14:paraId="01B6BA3F"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1.71E+07</w:t>
            </w:r>
          </w:p>
        </w:tc>
        <w:tc>
          <w:tcPr>
            <w:tcW w:w="954" w:type="dxa"/>
            <w:tcBorders>
              <w:top w:val="nil"/>
              <w:left w:val="nil"/>
              <w:bottom w:val="nil"/>
              <w:right w:val="nil"/>
            </w:tcBorders>
            <w:shd w:val="clear" w:color="000000" w:fill="F5F5F5"/>
            <w:vAlign w:val="center"/>
            <w:hideMark/>
          </w:tcPr>
          <w:p w14:paraId="5A13A3EB"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1.73E+07</w:t>
            </w:r>
          </w:p>
        </w:tc>
        <w:tc>
          <w:tcPr>
            <w:tcW w:w="960" w:type="dxa"/>
            <w:tcBorders>
              <w:top w:val="nil"/>
              <w:left w:val="nil"/>
              <w:bottom w:val="nil"/>
              <w:right w:val="nil"/>
            </w:tcBorders>
            <w:shd w:val="clear" w:color="000000" w:fill="F5F5F5"/>
            <w:vAlign w:val="center"/>
            <w:hideMark/>
          </w:tcPr>
          <w:p w14:paraId="3E84634A"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17374268</w:t>
            </w:r>
          </w:p>
        </w:tc>
      </w:tr>
      <w:tr w:rsidR="00DF5EE8" w:rsidRPr="0076463E" w14:paraId="4240F695" w14:textId="77777777" w:rsidTr="00DF5EE8">
        <w:trPr>
          <w:trHeight w:val="300"/>
        </w:trPr>
        <w:tc>
          <w:tcPr>
            <w:tcW w:w="931" w:type="dxa"/>
            <w:tcBorders>
              <w:top w:val="nil"/>
              <w:left w:val="nil"/>
              <w:bottom w:val="nil"/>
              <w:right w:val="nil"/>
            </w:tcBorders>
            <w:shd w:val="clear" w:color="000000" w:fill="FFFFFF"/>
            <w:vAlign w:val="center"/>
            <w:hideMark/>
          </w:tcPr>
          <w:p w14:paraId="3163ABCB"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21</w:t>
            </w:r>
          </w:p>
        </w:tc>
        <w:tc>
          <w:tcPr>
            <w:tcW w:w="1343" w:type="dxa"/>
            <w:tcBorders>
              <w:top w:val="nil"/>
              <w:left w:val="nil"/>
              <w:bottom w:val="nil"/>
              <w:right w:val="nil"/>
            </w:tcBorders>
            <w:shd w:val="clear" w:color="000000" w:fill="FFFFFF"/>
            <w:vAlign w:val="center"/>
            <w:hideMark/>
          </w:tcPr>
          <w:p w14:paraId="57C25599"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22/02/2022</w:t>
            </w:r>
          </w:p>
        </w:tc>
        <w:tc>
          <w:tcPr>
            <w:tcW w:w="971" w:type="dxa"/>
            <w:tcBorders>
              <w:top w:val="nil"/>
              <w:left w:val="nil"/>
              <w:bottom w:val="nil"/>
              <w:right w:val="nil"/>
            </w:tcBorders>
            <w:shd w:val="clear" w:color="000000" w:fill="FFFFFF"/>
            <w:vAlign w:val="center"/>
            <w:hideMark/>
          </w:tcPr>
          <w:p w14:paraId="555ABA07"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1.72E+07</w:t>
            </w:r>
          </w:p>
        </w:tc>
        <w:tc>
          <w:tcPr>
            <w:tcW w:w="1001" w:type="dxa"/>
            <w:tcBorders>
              <w:top w:val="nil"/>
              <w:left w:val="nil"/>
              <w:bottom w:val="nil"/>
              <w:right w:val="nil"/>
            </w:tcBorders>
            <w:shd w:val="clear" w:color="000000" w:fill="FFFFFF"/>
            <w:vAlign w:val="center"/>
            <w:hideMark/>
          </w:tcPr>
          <w:p w14:paraId="149F8A85"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1.71E+07</w:t>
            </w:r>
          </w:p>
        </w:tc>
        <w:tc>
          <w:tcPr>
            <w:tcW w:w="954" w:type="dxa"/>
            <w:tcBorders>
              <w:top w:val="nil"/>
              <w:left w:val="nil"/>
              <w:bottom w:val="nil"/>
              <w:right w:val="nil"/>
            </w:tcBorders>
            <w:shd w:val="clear" w:color="000000" w:fill="FFFFFF"/>
            <w:vAlign w:val="center"/>
            <w:hideMark/>
          </w:tcPr>
          <w:p w14:paraId="4791B9FA"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1.74E+07</w:t>
            </w:r>
          </w:p>
        </w:tc>
        <w:tc>
          <w:tcPr>
            <w:tcW w:w="960" w:type="dxa"/>
            <w:tcBorders>
              <w:top w:val="nil"/>
              <w:left w:val="nil"/>
              <w:bottom w:val="nil"/>
              <w:right w:val="nil"/>
            </w:tcBorders>
            <w:shd w:val="clear" w:color="000000" w:fill="FFFFFF"/>
            <w:vAlign w:val="center"/>
            <w:hideMark/>
          </w:tcPr>
          <w:p w14:paraId="3C98855C"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17409954</w:t>
            </w:r>
          </w:p>
        </w:tc>
      </w:tr>
      <w:tr w:rsidR="00DF5EE8" w:rsidRPr="0076463E" w14:paraId="480AD485" w14:textId="77777777" w:rsidTr="00DF5EE8">
        <w:trPr>
          <w:trHeight w:val="300"/>
        </w:trPr>
        <w:tc>
          <w:tcPr>
            <w:tcW w:w="931" w:type="dxa"/>
            <w:tcBorders>
              <w:top w:val="nil"/>
              <w:left w:val="nil"/>
              <w:bottom w:val="nil"/>
              <w:right w:val="nil"/>
            </w:tcBorders>
            <w:shd w:val="clear" w:color="000000" w:fill="F5F5F5"/>
            <w:vAlign w:val="center"/>
            <w:hideMark/>
          </w:tcPr>
          <w:p w14:paraId="51409C00"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22</w:t>
            </w:r>
          </w:p>
        </w:tc>
        <w:tc>
          <w:tcPr>
            <w:tcW w:w="1343" w:type="dxa"/>
            <w:tcBorders>
              <w:top w:val="nil"/>
              <w:left w:val="nil"/>
              <w:bottom w:val="nil"/>
              <w:right w:val="nil"/>
            </w:tcBorders>
            <w:shd w:val="clear" w:color="000000" w:fill="F5F5F5"/>
            <w:vAlign w:val="center"/>
            <w:hideMark/>
          </w:tcPr>
          <w:p w14:paraId="36AD9F17"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23/02/2022</w:t>
            </w:r>
          </w:p>
        </w:tc>
        <w:tc>
          <w:tcPr>
            <w:tcW w:w="971" w:type="dxa"/>
            <w:tcBorders>
              <w:top w:val="nil"/>
              <w:left w:val="nil"/>
              <w:bottom w:val="nil"/>
              <w:right w:val="nil"/>
            </w:tcBorders>
            <w:shd w:val="clear" w:color="000000" w:fill="F5F5F5"/>
            <w:vAlign w:val="center"/>
            <w:hideMark/>
          </w:tcPr>
          <w:p w14:paraId="3DBD0F32"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1.72E+07</w:t>
            </w:r>
          </w:p>
        </w:tc>
        <w:tc>
          <w:tcPr>
            <w:tcW w:w="1001" w:type="dxa"/>
            <w:tcBorders>
              <w:top w:val="nil"/>
              <w:left w:val="nil"/>
              <w:bottom w:val="nil"/>
              <w:right w:val="nil"/>
            </w:tcBorders>
            <w:shd w:val="clear" w:color="000000" w:fill="F5F5F5"/>
            <w:vAlign w:val="center"/>
            <w:hideMark/>
          </w:tcPr>
          <w:p w14:paraId="18FCC2D7"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1.71E+07</w:t>
            </w:r>
          </w:p>
        </w:tc>
        <w:tc>
          <w:tcPr>
            <w:tcW w:w="954" w:type="dxa"/>
            <w:tcBorders>
              <w:top w:val="nil"/>
              <w:left w:val="nil"/>
              <w:bottom w:val="nil"/>
              <w:right w:val="nil"/>
            </w:tcBorders>
            <w:shd w:val="clear" w:color="000000" w:fill="F5F5F5"/>
            <w:vAlign w:val="center"/>
            <w:hideMark/>
          </w:tcPr>
          <w:p w14:paraId="33CB6522"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1.74E+07</w:t>
            </w:r>
          </w:p>
        </w:tc>
        <w:tc>
          <w:tcPr>
            <w:tcW w:w="960" w:type="dxa"/>
            <w:tcBorders>
              <w:top w:val="nil"/>
              <w:left w:val="nil"/>
              <w:bottom w:val="nil"/>
              <w:right w:val="nil"/>
            </w:tcBorders>
            <w:shd w:val="clear" w:color="000000" w:fill="F5F5F5"/>
            <w:vAlign w:val="center"/>
            <w:hideMark/>
          </w:tcPr>
          <w:p w14:paraId="1CF39794"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17443202</w:t>
            </w:r>
          </w:p>
        </w:tc>
      </w:tr>
      <w:tr w:rsidR="00DF5EE8" w:rsidRPr="0076463E" w14:paraId="1FBF9B94" w14:textId="77777777" w:rsidTr="00DF5EE8">
        <w:trPr>
          <w:trHeight w:val="300"/>
        </w:trPr>
        <w:tc>
          <w:tcPr>
            <w:tcW w:w="931" w:type="dxa"/>
            <w:tcBorders>
              <w:top w:val="nil"/>
              <w:left w:val="nil"/>
              <w:bottom w:val="nil"/>
              <w:right w:val="nil"/>
            </w:tcBorders>
            <w:shd w:val="clear" w:color="000000" w:fill="FFFFFF"/>
            <w:vAlign w:val="center"/>
            <w:hideMark/>
          </w:tcPr>
          <w:p w14:paraId="6287BE4B"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23</w:t>
            </w:r>
          </w:p>
        </w:tc>
        <w:tc>
          <w:tcPr>
            <w:tcW w:w="1343" w:type="dxa"/>
            <w:tcBorders>
              <w:top w:val="nil"/>
              <w:left w:val="nil"/>
              <w:bottom w:val="nil"/>
              <w:right w:val="nil"/>
            </w:tcBorders>
            <w:shd w:val="clear" w:color="000000" w:fill="FFFFFF"/>
            <w:vAlign w:val="center"/>
            <w:hideMark/>
          </w:tcPr>
          <w:p w14:paraId="0C9C2422"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24/02/2022</w:t>
            </w:r>
          </w:p>
        </w:tc>
        <w:tc>
          <w:tcPr>
            <w:tcW w:w="971" w:type="dxa"/>
            <w:tcBorders>
              <w:top w:val="nil"/>
              <w:left w:val="nil"/>
              <w:bottom w:val="nil"/>
              <w:right w:val="nil"/>
            </w:tcBorders>
            <w:shd w:val="clear" w:color="000000" w:fill="FFFFFF"/>
            <w:vAlign w:val="center"/>
            <w:hideMark/>
          </w:tcPr>
          <w:p w14:paraId="5D22DA82"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1.72E+07</w:t>
            </w:r>
          </w:p>
        </w:tc>
        <w:tc>
          <w:tcPr>
            <w:tcW w:w="1001" w:type="dxa"/>
            <w:tcBorders>
              <w:top w:val="nil"/>
              <w:left w:val="nil"/>
              <w:bottom w:val="nil"/>
              <w:right w:val="nil"/>
            </w:tcBorders>
            <w:shd w:val="clear" w:color="000000" w:fill="FFFFFF"/>
            <w:vAlign w:val="center"/>
            <w:hideMark/>
          </w:tcPr>
          <w:p w14:paraId="1D2582DF"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1.70E+07</w:t>
            </w:r>
          </w:p>
        </w:tc>
        <w:tc>
          <w:tcPr>
            <w:tcW w:w="954" w:type="dxa"/>
            <w:tcBorders>
              <w:top w:val="nil"/>
              <w:left w:val="nil"/>
              <w:bottom w:val="nil"/>
              <w:right w:val="nil"/>
            </w:tcBorders>
            <w:shd w:val="clear" w:color="000000" w:fill="FFFFFF"/>
            <w:vAlign w:val="center"/>
            <w:hideMark/>
          </w:tcPr>
          <w:p w14:paraId="431A7017"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1.74E+07</w:t>
            </w:r>
          </w:p>
        </w:tc>
        <w:tc>
          <w:tcPr>
            <w:tcW w:w="960" w:type="dxa"/>
            <w:tcBorders>
              <w:top w:val="nil"/>
              <w:left w:val="nil"/>
              <w:bottom w:val="nil"/>
              <w:right w:val="nil"/>
            </w:tcBorders>
            <w:shd w:val="clear" w:color="000000" w:fill="FFFFFF"/>
            <w:vAlign w:val="center"/>
            <w:hideMark/>
          </w:tcPr>
          <w:p w14:paraId="684AFC58"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17471238</w:t>
            </w:r>
          </w:p>
        </w:tc>
      </w:tr>
      <w:tr w:rsidR="00DF5EE8" w:rsidRPr="0076463E" w14:paraId="36195B77" w14:textId="77777777" w:rsidTr="00DF5EE8">
        <w:trPr>
          <w:trHeight w:val="300"/>
        </w:trPr>
        <w:tc>
          <w:tcPr>
            <w:tcW w:w="931" w:type="dxa"/>
            <w:tcBorders>
              <w:top w:val="nil"/>
              <w:left w:val="nil"/>
              <w:bottom w:val="nil"/>
              <w:right w:val="nil"/>
            </w:tcBorders>
            <w:shd w:val="clear" w:color="000000" w:fill="F5F5F5"/>
            <w:vAlign w:val="center"/>
            <w:hideMark/>
          </w:tcPr>
          <w:p w14:paraId="14C04DEA"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24</w:t>
            </w:r>
          </w:p>
        </w:tc>
        <w:tc>
          <w:tcPr>
            <w:tcW w:w="1343" w:type="dxa"/>
            <w:tcBorders>
              <w:top w:val="nil"/>
              <w:left w:val="nil"/>
              <w:bottom w:val="nil"/>
              <w:right w:val="nil"/>
            </w:tcBorders>
            <w:shd w:val="clear" w:color="000000" w:fill="F5F5F5"/>
            <w:vAlign w:val="center"/>
            <w:hideMark/>
          </w:tcPr>
          <w:p w14:paraId="3079D8FC"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25/02/2022</w:t>
            </w:r>
          </w:p>
        </w:tc>
        <w:tc>
          <w:tcPr>
            <w:tcW w:w="971" w:type="dxa"/>
            <w:tcBorders>
              <w:top w:val="nil"/>
              <w:left w:val="nil"/>
              <w:bottom w:val="nil"/>
              <w:right w:val="nil"/>
            </w:tcBorders>
            <w:shd w:val="clear" w:color="000000" w:fill="F5F5F5"/>
            <w:vAlign w:val="center"/>
            <w:hideMark/>
          </w:tcPr>
          <w:p w14:paraId="4D860041"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1.72E+07</w:t>
            </w:r>
          </w:p>
        </w:tc>
        <w:tc>
          <w:tcPr>
            <w:tcW w:w="1001" w:type="dxa"/>
            <w:tcBorders>
              <w:top w:val="nil"/>
              <w:left w:val="nil"/>
              <w:bottom w:val="nil"/>
              <w:right w:val="nil"/>
            </w:tcBorders>
            <w:shd w:val="clear" w:color="000000" w:fill="F5F5F5"/>
            <w:vAlign w:val="center"/>
            <w:hideMark/>
          </w:tcPr>
          <w:p w14:paraId="28C4AD1C"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1.70E+07</w:t>
            </w:r>
          </w:p>
        </w:tc>
        <w:tc>
          <w:tcPr>
            <w:tcW w:w="954" w:type="dxa"/>
            <w:tcBorders>
              <w:top w:val="nil"/>
              <w:left w:val="nil"/>
              <w:bottom w:val="nil"/>
              <w:right w:val="nil"/>
            </w:tcBorders>
            <w:shd w:val="clear" w:color="000000" w:fill="F5F5F5"/>
            <w:vAlign w:val="center"/>
            <w:hideMark/>
          </w:tcPr>
          <w:p w14:paraId="1C31C971"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1.74E+07</w:t>
            </w:r>
          </w:p>
        </w:tc>
        <w:tc>
          <w:tcPr>
            <w:tcW w:w="960" w:type="dxa"/>
            <w:tcBorders>
              <w:top w:val="nil"/>
              <w:left w:val="nil"/>
              <w:bottom w:val="nil"/>
              <w:right w:val="nil"/>
            </w:tcBorders>
            <w:shd w:val="clear" w:color="000000" w:fill="F5F5F5"/>
            <w:vAlign w:val="center"/>
            <w:hideMark/>
          </w:tcPr>
          <w:p w14:paraId="3D09A55B"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17496749</w:t>
            </w:r>
          </w:p>
        </w:tc>
      </w:tr>
      <w:tr w:rsidR="00DF5EE8" w:rsidRPr="0076463E" w14:paraId="39266A15" w14:textId="77777777" w:rsidTr="00DF5EE8">
        <w:trPr>
          <w:trHeight w:val="300"/>
        </w:trPr>
        <w:tc>
          <w:tcPr>
            <w:tcW w:w="931" w:type="dxa"/>
            <w:tcBorders>
              <w:top w:val="nil"/>
              <w:left w:val="nil"/>
              <w:bottom w:val="nil"/>
              <w:right w:val="nil"/>
            </w:tcBorders>
            <w:shd w:val="clear" w:color="000000" w:fill="FFFFFF"/>
            <w:vAlign w:val="center"/>
            <w:hideMark/>
          </w:tcPr>
          <w:p w14:paraId="05D6C20B"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25</w:t>
            </w:r>
          </w:p>
        </w:tc>
        <w:tc>
          <w:tcPr>
            <w:tcW w:w="1343" w:type="dxa"/>
            <w:tcBorders>
              <w:top w:val="nil"/>
              <w:left w:val="nil"/>
              <w:bottom w:val="nil"/>
              <w:right w:val="nil"/>
            </w:tcBorders>
            <w:shd w:val="clear" w:color="000000" w:fill="FFFFFF"/>
            <w:vAlign w:val="center"/>
            <w:hideMark/>
          </w:tcPr>
          <w:p w14:paraId="1ADEE35C"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26/02/2022</w:t>
            </w:r>
          </w:p>
        </w:tc>
        <w:tc>
          <w:tcPr>
            <w:tcW w:w="971" w:type="dxa"/>
            <w:tcBorders>
              <w:top w:val="nil"/>
              <w:left w:val="nil"/>
              <w:bottom w:val="nil"/>
              <w:right w:val="nil"/>
            </w:tcBorders>
            <w:shd w:val="clear" w:color="000000" w:fill="FFFFFF"/>
            <w:vAlign w:val="center"/>
            <w:hideMark/>
          </w:tcPr>
          <w:p w14:paraId="73C4FF35"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1.72E+07</w:t>
            </w:r>
          </w:p>
        </w:tc>
        <w:tc>
          <w:tcPr>
            <w:tcW w:w="1001" w:type="dxa"/>
            <w:tcBorders>
              <w:top w:val="nil"/>
              <w:left w:val="nil"/>
              <w:bottom w:val="nil"/>
              <w:right w:val="nil"/>
            </w:tcBorders>
            <w:shd w:val="clear" w:color="000000" w:fill="FFFFFF"/>
            <w:vAlign w:val="center"/>
            <w:hideMark/>
          </w:tcPr>
          <w:p w14:paraId="677F9CB2"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1.70E+07</w:t>
            </w:r>
          </w:p>
        </w:tc>
        <w:tc>
          <w:tcPr>
            <w:tcW w:w="954" w:type="dxa"/>
            <w:tcBorders>
              <w:top w:val="nil"/>
              <w:left w:val="nil"/>
              <w:bottom w:val="nil"/>
              <w:right w:val="nil"/>
            </w:tcBorders>
            <w:shd w:val="clear" w:color="000000" w:fill="FFFFFF"/>
            <w:vAlign w:val="center"/>
            <w:hideMark/>
          </w:tcPr>
          <w:p w14:paraId="25AB5007"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1.73E+07</w:t>
            </w:r>
          </w:p>
        </w:tc>
        <w:tc>
          <w:tcPr>
            <w:tcW w:w="960" w:type="dxa"/>
            <w:tcBorders>
              <w:top w:val="nil"/>
              <w:left w:val="nil"/>
              <w:bottom w:val="nil"/>
              <w:right w:val="nil"/>
            </w:tcBorders>
            <w:shd w:val="clear" w:color="000000" w:fill="FFFFFF"/>
            <w:vAlign w:val="center"/>
            <w:hideMark/>
          </w:tcPr>
          <w:p w14:paraId="3829DD95"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17519736</w:t>
            </w:r>
          </w:p>
        </w:tc>
      </w:tr>
      <w:tr w:rsidR="00DF5EE8" w:rsidRPr="0076463E" w14:paraId="1C8CB2DE" w14:textId="77777777" w:rsidTr="00DF5EE8">
        <w:trPr>
          <w:trHeight w:val="300"/>
        </w:trPr>
        <w:tc>
          <w:tcPr>
            <w:tcW w:w="931" w:type="dxa"/>
            <w:tcBorders>
              <w:top w:val="nil"/>
              <w:left w:val="nil"/>
              <w:bottom w:val="nil"/>
              <w:right w:val="nil"/>
            </w:tcBorders>
            <w:shd w:val="clear" w:color="000000" w:fill="F5F5F5"/>
            <w:vAlign w:val="center"/>
            <w:hideMark/>
          </w:tcPr>
          <w:p w14:paraId="11C07003"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26</w:t>
            </w:r>
          </w:p>
        </w:tc>
        <w:tc>
          <w:tcPr>
            <w:tcW w:w="1343" w:type="dxa"/>
            <w:tcBorders>
              <w:top w:val="nil"/>
              <w:left w:val="nil"/>
              <w:bottom w:val="nil"/>
              <w:right w:val="nil"/>
            </w:tcBorders>
            <w:shd w:val="clear" w:color="000000" w:fill="F5F5F5"/>
            <w:vAlign w:val="center"/>
            <w:hideMark/>
          </w:tcPr>
          <w:p w14:paraId="1E95E867"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27/02/2022</w:t>
            </w:r>
          </w:p>
        </w:tc>
        <w:tc>
          <w:tcPr>
            <w:tcW w:w="971" w:type="dxa"/>
            <w:tcBorders>
              <w:top w:val="nil"/>
              <w:left w:val="nil"/>
              <w:bottom w:val="nil"/>
              <w:right w:val="nil"/>
            </w:tcBorders>
            <w:shd w:val="clear" w:color="000000" w:fill="F5F5F5"/>
            <w:vAlign w:val="center"/>
            <w:hideMark/>
          </w:tcPr>
          <w:p w14:paraId="78016B91"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1.72E+07</w:t>
            </w:r>
          </w:p>
        </w:tc>
        <w:tc>
          <w:tcPr>
            <w:tcW w:w="1001" w:type="dxa"/>
            <w:tcBorders>
              <w:top w:val="nil"/>
              <w:left w:val="nil"/>
              <w:bottom w:val="nil"/>
              <w:right w:val="nil"/>
            </w:tcBorders>
            <w:shd w:val="clear" w:color="000000" w:fill="F5F5F5"/>
            <w:vAlign w:val="center"/>
            <w:hideMark/>
          </w:tcPr>
          <w:p w14:paraId="698883B2"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1.69E+07</w:t>
            </w:r>
          </w:p>
        </w:tc>
        <w:tc>
          <w:tcPr>
            <w:tcW w:w="954" w:type="dxa"/>
            <w:tcBorders>
              <w:top w:val="nil"/>
              <w:left w:val="nil"/>
              <w:bottom w:val="nil"/>
              <w:right w:val="nil"/>
            </w:tcBorders>
            <w:shd w:val="clear" w:color="000000" w:fill="F5F5F5"/>
            <w:vAlign w:val="center"/>
            <w:hideMark/>
          </w:tcPr>
          <w:p w14:paraId="353144C4"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1.73E+07</w:t>
            </w:r>
          </w:p>
        </w:tc>
        <w:tc>
          <w:tcPr>
            <w:tcW w:w="960" w:type="dxa"/>
            <w:tcBorders>
              <w:top w:val="nil"/>
              <w:left w:val="nil"/>
              <w:bottom w:val="nil"/>
              <w:right w:val="nil"/>
            </w:tcBorders>
            <w:shd w:val="clear" w:color="000000" w:fill="F5F5F5"/>
            <w:vAlign w:val="center"/>
            <w:hideMark/>
          </w:tcPr>
          <w:p w14:paraId="3E27EBC5"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17548417</w:t>
            </w:r>
          </w:p>
        </w:tc>
      </w:tr>
      <w:tr w:rsidR="00DF5EE8" w:rsidRPr="0076463E" w14:paraId="54CFDDDA" w14:textId="77777777" w:rsidTr="00DF5EE8">
        <w:trPr>
          <w:trHeight w:val="300"/>
        </w:trPr>
        <w:tc>
          <w:tcPr>
            <w:tcW w:w="931" w:type="dxa"/>
            <w:tcBorders>
              <w:top w:val="nil"/>
              <w:left w:val="nil"/>
              <w:bottom w:val="nil"/>
              <w:right w:val="nil"/>
            </w:tcBorders>
            <w:shd w:val="clear" w:color="000000" w:fill="FFFFFF"/>
            <w:vAlign w:val="center"/>
            <w:hideMark/>
          </w:tcPr>
          <w:p w14:paraId="5CB6C15E"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27</w:t>
            </w:r>
          </w:p>
        </w:tc>
        <w:tc>
          <w:tcPr>
            <w:tcW w:w="1343" w:type="dxa"/>
            <w:tcBorders>
              <w:top w:val="nil"/>
              <w:left w:val="nil"/>
              <w:bottom w:val="nil"/>
              <w:right w:val="nil"/>
            </w:tcBorders>
            <w:shd w:val="clear" w:color="000000" w:fill="FFFFFF"/>
            <w:vAlign w:val="center"/>
            <w:hideMark/>
          </w:tcPr>
          <w:p w14:paraId="6A25215E"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28/02/2022</w:t>
            </w:r>
          </w:p>
        </w:tc>
        <w:tc>
          <w:tcPr>
            <w:tcW w:w="971" w:type="dxa"/>
            <w:tcBorders>
              <w:top w:val="nil"/>
              <w:left w:val="nil"/>
              <w:bottom w:val="nil"/>
              <w:right w:val="nil"/>
            </w:tcBorders>
            <w:shd w:val="clear" w:color="000000" w:fill="FFFFFF"/>
            <w:vAlign w:val="center"/>
            <w:hideMark/>
          </w:tcPr>
          <w:p w14:paraId="2D7DF468"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1.71E+07</w:t>
            </w:r>
          </w:p>
        </w:tc>
        <w:tc>
          <w:tcPr>
            <w:tcW w:w="1001" w:type="dxa"/>
            <w:tcBorders>
              <w:top w:val="nil"/>
              <w:left w:val="nil"/>
              <w:bottom w:val="nil"/>
              <w:right w:val="nil"/>
            </w:tcBorders>
            <w:shd w:val="clear" w:color="000000" w:fill="FFFFFF"/>
            <w:vAlign w:val="center"/>
            <w:hideMark/>
          </w:tcPr>
          <w:p w14:paraId="54160AC7"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1.69E+07</w:t>
            </w:r>
          </w:p>
        </w:tc>
        <w:tc>
          <w:tcPr>
            <w:tcW w:w="954" w:type="dxa"/>
            <w:tcBorders>
              <w:top w:val="nil"/>
              <w:left w:val="nil"/>
              <w:bottom w:val="nil"/>
              <w:right w:val="nil"/>
            </w:tcBorders>
            <w:shd w:val="clear" w:color="000000" w:fill="FFFFFF"/>
            <w:vAlign w:val="center"/>
            <w:hideMark/>
          </w:tcPr>
          <w:p w14:paraId="6CA85BB1"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1.73E+07</w:t>
            </w:r>
          </w:p>
        </w:tc>
        <w:tc>
          <w:tcPr>
            <w:tcW w:w="960" w:type="dxa"/>
            <w:tcBorders>
              <w:top w:val="nil"/>
              <w:left w:val="nil"/>
              <w:bottom w:val="nil"/>
              <w:right w:val="nil"/>
            </w:tcBorders>
            <w:shd w:val="clear" w:color="000000" w:fill="FFFFFF"/>
            <w:vAlign w:val="center"/>
            <w:hideMark/>
          </w:tcPr>
          <w:p w14:paraId="11D2889E"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17589547</w:t>
            </w:r>
          </w:p>
        </w:tc>
      </w:tr>
      <w:tr w:rsidR="00DF5EE8" w:rsidRPr="0076463E" w14:paraId="45645424" w14:textId="77777777" w:rsidTr="00DF5EE8">
        <w:trPr>
          <w:trHeight w:val="300"/>
        </w:trPr>
        <w:tc>
          <w:tcPr>
            <w:tcW w:w="931" w:type="dxa"/>
            <w:tcBorders>
              <w:top w:val="nil"/>
              <w:left w:val="nil"/>
              <w:bottom w:val="nil"/>
              <w:right w:val="nil"/>
            </w:tcBorders>
            <w:shd w:val="clear" w:color="000000" w:fill="F5F5F5"/>
            <w:vAlign w:val="center"/>
            <w:hideMark/>
          </w:tcPr>
          <w:p w14:paraId="457EE6D6"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28</w:t>
            </w:r>
          </w:p>
        </w:tc>
        <w:tc>
          <w:tcPr>
            <w:tcW w:w="1343" w:type="dxa"/>
            <w:tcBorders>
              <w:top w:val="nil"/>
              <w:left w:val="nil"/>
              <w:bottom w:val="nil"/>
              <w:right w:val="nil"/>
            </w:tcBorders>
            <w:shd w:val="clear" w:color="000000" w:fill="F5F5F5"/>
            <w:vAlign w:val="center"/>
            <w:hideMark/>
          </w:tcPr>
          <w:p w14:paraId="306A7623"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01/03/2022</w:t>
            </w:r>
          </w:p>
        </w:tc>
        <w:tc>
          <w:tcPr>
            <w:tcW w:w="971" w:type="dxa"/>
            <w:tcBorders>
              <w:top w:val="nil"/>
              <w:left w:val="nil"/>
              <w:bottom w:val="nil"/>
              <w:right w:val="nil"/>
            </w:tcBorders>
            <w:shd w:val="clear" w:color="000000" w:fill="F5F5F5"/>
            <w:vAlign w:val="center"/>
            <w:hideMark/>
          </w:tcPr>
          <w:p w14:paraId="7F42E0BF"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1.72E+07</w:t>
            </w:r>
          </w:p>
        </w:tc>
        <w:tc>
          <w:tcPr>
            <w:tcW w:w="1001" w:type="dxa"/>
            <w:tcBorders>
              <w:top w:val="nil"/>
              <w:left w:val="nil"/>
              <w:bottom w:val="nil"/>
              <w:right w:val="nil"/>
            </w:tcBorders>
            <w:shd w:val="clear" w:color="000000" w:fill="F5F5F5"/>
            <w:vAlign w:val="center"/>
            <w:hideMark/>
          </w:tcPr>
          <w:p w14:paraId="43B4FCE4"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1.70E+07</w:t>
            </w:r>
          </w:p>
        </w:tc>
        <w:tc>
          <w:tcPr>
            <w:tcW w:w="954" w:type="dxa"/>
            <w:tcBorders>
              <w:top w:val="nil"/>
              <w:left w:val="nil"/>
              <w:bottom w:val="nil"/>
              <w:right w:val="nil"/>
            </w:tcBorders>
            <w:shd w:val="clear" w:color="000000" w:fill="F5F5F5"/>
            <w:vAlign w:val="center"/>
            <w:hideMark/>
          </w:tcPr>
          <w:p w14:paraId="11569A43"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1.74E+07</w:t>
            </w:r>
          </w:p>
        </w:tc>
        <w:tc>
          <w:tcPr>
            <w:tcW w:w="960" w:type="dxa"/>
            <w:tcBorders>
              <w:top w:val="nil"/>
              <w:left w:val="nil"/>
              <w:bottom w:val="nil"/>
              <w:right w:val="nil"/>
            </w:tcBorders>
            <w:shd w:val="clear" w:color="000000" w:fill="F5F5F5"/>
            <w:vAlign w:val="center"/>
            <w:hideMark/>
          </w:tcPr>
          <w:p w14:paraId="4268B13D"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17630861</w:t>
            </w:r>
          </w:p>
        </w:tc>
      </w:tr>
      <w:tr w:rsidR="00DF5EE8" w:rsidRPr="0076463E" w14:paraId="320E26EB" w14:textId="77777777" w:rsidTr="00DF5EE8">
        <w:trPr>
          <w:trHeight w:val="300"/>
        </w:trPr>
        <w:tc>
          <w:tcPr>
            <w:tcW w:w="931" w:type="dxa"/>
            <w:tcBorders>
              <w:top w:val="nil"/>
              <w:left w:val="nil"/>
              <w:bottom w:val="nil"/>
              <w:right w:val="nil"/>
            </w:tcBorders>
            <w:shd w:val="clear" w:color="000000" w:fill="FFFFFF"/>
            <w:vAlign w:val="center"/>
            <w:hideMark/>
          </w:tcPr>
          <w:p w14:paraId="34FCC0E5"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29</w:t>
            </w:r>
          </w:p>
        </w:tc>
        <w:tc>
          <w:tcPr>
            <w:tcW w:w="1343" w:type="dxa"/>
            <w:tcBorders>
              <w:top w:val="nil"/>
              <w:left w:val="nil"/>
              <w:bottom w:val="nil"/>
              <w:right w:val="nil"/>
            </w:tcBorders>
            <w:shd w:val="clear" w:color="000000" w:fill="FFFFFF"/>
            <w:vAlign w:val="center"/>
            <w:hideMark/>
          </w:tcPr>
          <w:p w14:paraId="5F80E688"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02/03/2022</w:t>
            </w:r>
          </w:p>
        </w:tc>
        <w:tc>
          <w:tcPr>
            <w:tcW w:w="971" w:type="dxa"/>
            <w:tcBorders>
              <w:top w:val="nil"/>
              <w:left w:val="nil"/>
              <w:bottom w:val="nil"/>
              <w:right w:val="nil"/>
            </w:tcBorders>
            <w:shd w:val="clear" w:color="000000" w:fill="FFFFFF"/>
            <w:vAlign w:val="center"/>
            <w:hideMark/>
          </w:tcPr>
          <w:p w14:paraId="6F18EB56"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1.72E+07</w:t>
            </w:r>
          </w:p>
        </w:tc>
        <w:tc>
          <w:tcPr>
            <w:tcW w:w="1001" w:type="dxa"/>
            <w:tcBorders>
              <w:top w:val="nil"/>
              <w:left w:val="nil"/>
              <w:bottom w:val="nil"/>
              <w:right w:val="nil"/>
            </w:tcBorders>
            <w:shd w:val="clear" w:color="000000" w:fill="FFFFFF"/>
            <w:vAlign w:val="center"/>
            <w:hideMark/>
          </w:tcPr>
          <w:p w14:paraId="2A092CB8"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1.70E+07</w:t>
            </w:r>
          </w:p>
        </w:tc>
        <w:tc>
          <w:tcPr>
            <w:tcW w:w="954" w:type="dxa"/>
            <w:tcBorders>
              <w:top w:val="nil"/>
              <w:left w:val="nil"/>
              <w:bottom w:val="nil"/>
              <w:right w:val="nil"/>
            </w:tcBorders>
            <w:shd w:val="clear" w:color="000000" w:fill="FFFFFF"/>
            <w:vAlign w:val="center"/>
            <w:hideMark/>
          </w:tcPr>
          <w:p w14:paraId="3D0546AA"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1.74E+07</w:t>
            </w:r>
          </w:p>
        </w:tc>
        <w:tc>
          <w:tcPr>
            <w:tcW w:w="960" w:type="dxa"/>
            <w:tcBorders>
              <w:top w:val="nil"/>
              <w:left w:val="nil"/>
              <w:bottom w:val="nil"/>
              <w:right w:val="nil"/>
            </w:tcBorders>
            <w:shd w:val="clear" w:color="000000" w:fill="FFFFFF"/>
            <w:vAlign w:val="center"/>
            <w:hideMark/>
          </w:tcPr>
          <w:p w14:paraId="0E74CDF7"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17673589</w:t>
            </w:r>
          </w:p>
        </w:tc>
      </w:tr>
      <w:tr w:rsidR="00DF5EE8" w:rsidRPr="0076463E" w14:paraId="11E2BA4B" w14:textId="77777777" w:rsidTr="00DF5EE8">
        <w:trPr>
          <w:trHeight w:val="300"/>
        </w:trPr>
        <w:tc>
          <w:tcPr>
            <w:tcW w:w="931" w:type="dxa"/>
            <w:tcBorders>
              <w:top w:val="nil"/>
              <w:left w:val="nil"/>
              <w:bottom w:val="nil"/>
              <w:right w:val="nil"/>
            </w:tcBorders>
            <w:shd w:val="clear" w:color="000000" w:fill="F5F5F5"/>
            <w:vAlign w:val="center"/>
            <w:hideMark/>
          </w:tcPr>
          <w:p w14:paraId="63F7C2F6"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30</w:t>
            </w:r>
          </w:p>
        </w:tc>
        <w:tc>
          <w:tcPr>
            <w:tcW w:w="1343" w:type="dxa"/>
            <w:tcBorders>
              <w:top w:val="nil"/>
              <w:left w:val="nil"/>
              <w:bottom w:val="nil"/>
              <w:right w:val="nil"/>
            </w:tcBorders>
            <w:shd w:val="clear" w:color="000000" w:fill="F5F5F5"/>
            <w:vAlign w:val="center"/>
            <w:hideMark/>
          </w:tcPr>
          <w:p w14:paraId="32FF3D0C"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02/04/2022</w:t>
            </w:r>
          </w:p>
        </w:tc>
        <w:tc>
          <w:tcPr>
            <w:tcW w:w="971" w:type="dxa"/>
            <w:tcBorders>
              <w:top w:val="nil"/>
              <w:left w:val="nil"/>
              <w:bottom w:val="nil"/>
              <w:right w:val="nil"/>
            </w:tcBorders>
            <w:shd w:val="clear" w:color="000000" w:fill="F5F5F5"/>
            <w:vAlign w:val="center"/>
            <w:hideMark/>
          </w:tcPr>
          <w:p w14:paraId="04D5BB7F"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1.98E+07</w:t>
            </w:r>
          </w:p>
        </w:tc>
        <w:tc>
          <w:tcPr>
            <w:tcW w:w="1001" w:type="dxa"/>
            <w:tcBorders>
              <w:top w:val="nil"/>
              <w:left w:val="nil"/>
              <w:bottom w:val="nil"/>
              <w:right w:val="nil"/>
            </w:tcBorders>
            <w:shd w:val="clear" w:color="000000" w:fill="F5F5F5"/>
            <w:vAlign w:val="center"/>
            <w:hideMark/>
          </w:tcPr>
          <w:p w14:paraId="1686AB37"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1.97E+07</w:t>
            </w:r>
          </w:p>
        </w:tc>
        <w:tc>
          <w:tcPr>
            <w:tcW w:w="954" w:type="dxa"/>
            <w:tcBorders>
              <w:top w:val="nil"/>
              <w:left w:val="nil"/>
              <w:bottom w:val="nil"/>
              <w:right w:val="nil"/>
            </w:tcBorders>
            <w:shd w:val="clear" w:color="000000" w:fill="F5F5F5"/>
            <w:vAlign w:val="center"/>
            <w:hideMark/>
          </w:tcPr>
          <w:p w14:paraId="476319AC"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1.99E+07</w:t>
            </w:r>
          </w:p>
        </w:tc>
        <w:tc>
          <w:tcPr>
            <w:tcW w:w="960" w:type="dxa"/>
            <w:tcBorders>
              <w:top w:val="nil"/>
              <w:left w:val="nil"/>
              <w:bottom w:val="nil"/>
              <w:right w:val="nil"/>
            </w:tcBorders>
            <w:shd w:val="clear" w:color="000000" w:fill="F5F5F5"/>
            <w:vAlign w:val="center"/>
            <w:hideMark/>
          </w:tcPr>
          <w:p w14:paraId="3FDCBA45"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19792942</w:t>
            </w:r>
          </w:p>
        </w:tc>
      </w:tr>
      <w:tr w:rsidR="00DF5EE8" w:rsidRPr="0076463E" w14:paraId="2FA51448" w14:textId="77777777" w:rsidTr="00DF5EE8">
        <w:trPr>
          <w:trHeight w:val="300"/>
        </w:trPr>
        <w:tc>
          <w:tcPr>
            <w:tcW w:w="931" w:type="dxa"/>
            <w:tcBorders>
              <w:top w:val="nil"/>
              <w:left w:val="nil"/>
              <w:bottom w:val="nil"/>
              <w:right w:val="nil"/>
            </w:tcBorders>
            <w:shd w:val="clear" w:color="000000" w:fill="FFFFFF"/>
            <w:vAlign w:val="center"/>
            <w:hideMark/>
          </w:tcPr>
          <w:p w14:paraId="42117ED3"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31</w:t>
            </w:r>
          </w:p>
        </w:tc>
        <w:tc>
          <w:tcPr>
            <w:tcW w:w="1343" w:type="dxa"/>
            <w:tcBorders>
              <w:top w:val="nil"/>
              <w:left w:val="nil"/>
              <w:bottom w:val="nil"/>
              <w:right w:val="nil"/>
            </w:tcBorders>
            <w:shd w:val="clear" w:color="000000" w:fill="FFFFFF"/>
            <w:vAlign w:val="center"/>
            <w:hideMark/>
          </w:tcPr>
          <w:p w14:paraId="343B4B9B"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03/04/2022</w:t>
            </w:r>
          </w:p>
        </w:tc>
        <w:tc>
          <w:tcPr>
            <w:tcW w:w="971" w:type="dxa"/>
            <w:tcBorders>
              <w:top w:val="nil"/>
              <w:left w:val="nil"/>
              <w:bottom w:val="nil"/>
              <w:right w:val="nil"/>
            </w:tcBorders>
            <w:shd w:val="clear" w:color="000000" w:fill="FFFFFF"/>
            <w:vAlign w:val="center"/>
            <w:hideMark/>
          </w:tcPr>
          <w:p w14:paraId="61D042D0"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1.98E+07</w:t>
            </w:r>
          </w:p>
        </w:tc>
        <w:tc>
          <w:tcPr>
            <w:tcW w:w="1001" w:type="dxa"/>
            <w:tcBorders>
              <w:top w:val="nil"/>
              <w:left w:val="nil"/>
              <w:bottom w:val="nil"/>
              <w:right w:val="nil"/>
            </w:tcBorders>
            <w:shd w:val="clear" w:color="000000" w:fill="FFFFFF"/>
            <w:vAlign w:val="center"/>
            <w:hideMark/>
          </w:tcPr>
          <w:p w14:paraId="0DA006AC"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1.98E+07</w:t>
            </w:r>
          </w:p>
        </w:tc>
        <w:tc>
          <w:tcPr>
            <w:tcW w:w="954" w:type="dxa"/>
            <w:tcBorders>
              <w:top w:val="nil"/>
              <w:left w:val="nil"/>
              <w:bottom w:val="nil"/>
              <w:right w:val="nil"/>
            </w:tcBorders>
            <w:shd w:val="clear" w:color="000000" w:fill="FFFFFF"/>
            <w:vAlign w:val="center"/>
            <w:hideMark/>
          </w:tcPr>
          <w:p w14:paraId="4F2CB78B"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1.99E+07</w:t>
            </w:r>
          </w:p>
        </w:tc>
        <w:tc>
          <w:tcPr>
            <w:tcW w:w="960" w:type="dxa"/>
            <w:tcBorders>
              <w:top w:val="nil"/>
              <w:left w:val="nil"/>
              <w:bottom w:val="nil"/>
              <w:right w:val="nil"/>
            </w:tcBorders>
            <w:shd w:val="clear" w:color="000000" w:fill="FFFFFF"/>
            <w:vAlign w:val="center"/>
            <w:hideMark/>
          </w:tcPr>
          <w:p w14:paraId="018A3F25"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19833868</w:t>
            </w:r>
          </w:p>
        </w:tc>
      </w:tr>
      <w:tr w:rsidR="00DF5EE8" w:rsidRPr="0076463E" w14:paraId="6690EBDE" w14:textId="77777777" w:rsidTr="00DF5EE8">
        <w:trPr>
          <w:trHeight w:val="300"/>
        </w:trPr>
        <w:tc>
          <w:tcPr>
            <w:tcW w:w="931" w:type="dxa"/>
            <w:tcBorders>
              <w:top w:val="nil"/>
              <w:left w:val="nil"/>
              <w:bottom w:val="nil"/>
              <w:right w:val="nil"/>
            </w:tcBorders>
            <w:shd w:val="clear" w:color="000000" w:fill="F5F5F5"/>
            <w:vAlign w:val="center"/>
            <w:hideMark/>
          </w:tcPr>
          <w:p w14:paraId="6B07DD94"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32</w:t>
            </w:r>
          </w:p>
        </w:tc>
        <w:tc>
          <w:tcPr>
            <w:tcW w:w="1343" w:type="dxa"/>
            <w:tcBorders>
              <w:top w:val="nil"/>
              <w:left w:val="nil"/>
              <w:bottom w:val="nil"/>
              <w:right w:val="nil"/>
            </w:tcBorders>
            <w:shd w:val="clear" w:color="000000" w:fill="F5F5F5"/>
            <w:vAlign w:val="center"/>
            <w:hideMark/>
          </w:tcPr>
          <w:p w14:paraId="27CC70CA"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04/04/2022</w:t>
            </w:r>
          </w:p>
        </w:tc>
        <w:tc>
          <w:tcPr>
            <w:tcW w:w="971" w:type="dxa"/>
            <w:tcBorders>
              <w:top w:val="nil"/>
              <w:left w:val="nil"/>
              <w:bottom w:val="nil"/>
              <w:right w:val="nil"/>
            </w:tcBorders>
            <w:shd w:val="clear" w:color="000000" w:fill="F5F5F5"/>
            <w:vAlign w:val="center"/>
            <w:hideMark/>
          </w:tcPr>
          <w:p w14:paraId="690FB48C"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1.99E+07</w:t>
            </w:r>
          </w:p>
        </w:tc>
        <w:tc>
          <w:tcPr>
            <w:tcW w:w="1001" w:type="dxa"/>
            <w:tcBorders>
              <w:top w:val="nil"/>
              <w:left w:val="nil"/>
              <w:bottom w:val="nil"/>
              <w:right w:val="nil"/>
            </w:tcBorders>
            <w:shd w:val="clear" w:color="000000" w:fill="F5F5F5"/>
            <w:vAlign w:val="center"/>
            <w:hideMark/>
          </w:tcPr>
          <w:p w14:paraId="1A8E3D6C"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1.98E+07</w:t>
            </w:r>
          </w:p>
        </w:tc>
        <w:tc>
          <w:tcPr>
            <w:tcW w:w="954" w:type="dxa"/>
            <w:tcBorders>
              <w:top w:val="nil"/>
              <w:left w:val="nil"/>
              <w:bottom w:val="nil"/>
              <w:right w:val="nil"/>
            </w:tcBorders>
            <w:shd w:val="clear" w:color="000000" w:fill="F5F5F5"/>
            <w:vAlign w:val="center"/>
            <w:hideMark/>
          </w:tcPr>
          <w:p w14:paraId="5DD7148D"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1.99E+07</w:t>
            </w:r>
          </w:p>
        </w:tc>
        <w:tc>
          <w:tcPr>
            <w:tcW w:w="960" w:type="dxa"/>
            <w:tcBorders>
              <w:top w:val="nil"/>
              <w:left w:val="nil"/>
              <w:bottom w:val="nil"/>
              <w:right w:val="nil"/>
            </w:tcBorders>
            <w:shd w:val="clear" w:color="000000" w:fill="F5F5F5"/>
            <w:vAlign w:val="center"/>
            <w:hideMark/>
          </w:tcPr>
          <w:p w14:paraId="1F3C4788"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19885801</w:t>
            </w:r>
          </w:p>
        </w:tc>
      </w:tr>
      <w:tr w:rsidR="00DF5EE8" w:rsidRPr="0076463E" w14:paraId="05B55CA5" w14:textId="77777777" w:rsidTr="00DF5EE8">
        <w:trPr>
          <w:trHeight w:val="300"/>
        </w:trPr>
        <w:tc>
          <w:tcPr>
            <w:tcW w:w="931" w:type="dxa"/>
            <w:tcBorders>
              <w:top w:val="nil"/>
              <w:left w:val="nil"/>
              <w:bottom w:val="nil"/>
              <w:right w:val="nil"/>
            </w:tcBorders>
            <w:shd w:val="clear" w:color="000000" w:fill="FFFFFF"/>
            <w:vAlign w:val="center"/>
            <w:hideMark/>
          </w:tcPr>
          <w:p w14:paraId="60B59E14"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33</w:t>
            </w:r>
          </w:p>
        </w:tc>
        <w:tc>
          <w:tcPr>
            <w:tcW w:w="1343" w:type="dxa"/>
            <w:tcBorders>
              <w:top w:val="nil"/>
              <w:left w:val="nil"/>
              <w:bottom w:val="nil"/>
              <w:right w:val="nil"/>
            </w:tcBorders>
            <w:shd w:val="clear" w:color="000000" w:fill="FFFFFF"/>
            <w:vAlign w:val="center"/>
            <w:hideMark/>
          </w:tcPr>
          <w:p w14:paraId="327E5DD4"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05/04/2022</w:t>
            </w:r>
          </w:p>
        </w:tc>
        <w:tc>
          <w:tcPr>
            <w:tcW w:w="971" w:type="dxa"/>
            <w:tcBorders>
              <w:top w:val="nil"/>
              <w:left w:val="nil"/>
              <w:bottom w:val="nil"/>
              <w:right w:val="nil"/>
            </w:tcBorders>
            <w:shd w:val="clear" w:color="000000" w:fill="FFFFFF"/>
            <w:vAlign w:val="center"/>
            <w:hideMark/>
          </w:tcPr>
          <w:p w14:paraId="34E24B75"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1.99E+07</w:t>
            </w:r>
          </w:p>
        </w:tc>
        <w:tc>
          <w:tcPr>
            <w:tcW w:w="1001" w:type="dxa"/>
            <w:tcBorders>
              <w:top w:val="nil"/>
              <w:left w:val="nil"/>
              <w:bottom w:val="nil"/>
              <w:right w:val="nil"/>
            </w:tcBorders>
            <w:shd w:val="clear" w:color="000000" w:fill="FFFFFF"/>
            <w:vAlign w:val="center"/>
            <w:hideMark/>
          </w:tcPr>
          <w:p w14:paraId="68759F3E"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1.99E+07</w:t>
            </w:r>
          </w:p>
        </w:tc>
        <w:tc>
          <w:tcPr>
            <w:tcW w:w="954" w:type="dxa"/>
            <w:tcBorders>
              <w:top w:val="nil"/>
              <w:left w:val="nil"/>
              <w:bottom w:val="nil"/>
              <w:right w:val="nil"/>
            </w:tcBorders>
            <w:shd w:val="clear" w:color="000000" w:fill="FFFFFF"/>
            <w:vAlign w:val="center"/>
            <w:hideMark/>
          </w:tcPr>
          <w:p w14:paraId="036B0244"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2.00E+07</w:t>
            </w:r>
          </w:p>
        </w:tc>
        <w:tc>
          <w:tcPr>
            <w:tcW w:w="960" w:type="dxa"/>
            <w:tcBorders>
              <w:top w:val="nil"/>
              <w:left w:val="nil"/>
              <w:bottom w:val="nil"/>
              <w:right w:val="nil"/>
            </w:tcBorders>
            <w:shd w:val="clear" w:color="000000" w:fill="FFFFFF"/>
            <w:vAlign w:val="center"/>
            <w:hideMark/>
          </w:tcPr>
          <w:p w14:paraId="3B429E08"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19933208</w:t>
            </w:r>
          </w:p>
        </w:tc>
      </w:tr>
      <w:tr w:rsidR="00DF5EE8" w:rsidRPr="0076463E" w14:paraId="47AB43E8" w14:textId="77777777" w:rsidTr="00DF5EE8">
        <w:trPr>
          <w:trHeight w:val="300"/>
        </w:trPr>
        <w:tc>
          <w:tcPr>
            <w:tcW w:w="931" w:type="dxa"/>
            <w:tcBorders>
              <w:top w:val="nil"/>
              <w:left w:val="nil"/>
              <w:bottom w:val="nil"/>
              <w:right w:val="nil"/>
            </w:tcBorders>
            <w:shd w:val="clear" w:color="000000" w:fill="F5F5F5"/>
            <w:vAlign w:val="center"/>
            <w:hideMark/>
          </w:tcPr>
          <w:p w14:paraId="19AFE136"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34</w:t>
            </w:r>
          </w:p>
        </w:tc>
        <w:tc>
          <w:tcPr>
            <w:tcW w:w="1343" w:type="dxa"/>
            <w:tcBorders>
              <w:top w:val="nil"/>
              <w:left w:val="nil"/>
              <w:bottom w:val="nil"/>
              <w:right w:val="nil"/>
            </w:tcBorders>
            <w:shd w:val="clear" w:color="000000" w:fill="F5F5F5"/>
            <w:vAlign w:val="center"/>
            <w:hideMark/>
          </w:tcPr>
          <w:p w14:paraId="0B5FA219"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06/04/2022</w:t>
            </w:r>
          </w:p>
        </w:tc>
        <w:tc>
          <w:tcPr>
            <w:tcW w:w="971" w:type="dxa"/>
            <w:tcBorders>
              <w:top w:val="nil"/>
              <w:left w:val="nil"/>
              <w:bottom w:val="nil"/>
              <w:right w:val="nil"/>
            </w:tcBorders>
            <w:shd w:val="clear" w:color="000000" w:fill="F5F5F5"/>
            <w:vAlign w:val="center"/>
            <w:hideMark/>
          </w:tcPr>
          <w:p w14:paraId="6EDA4583"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1.99E+07</w:t>
            </w:r>
          </w:p>
        </w:tc>
        <w:tc>
          <w:tcPr>
            <w:tcW w:w="1001" w:type="dxa"/>
            <w:tcBorders>
              <w:top w:val="nil"/>
              <w:left w:val="nil"/>
              <w:bottom w:val="nil"/>
              <w:right w:val="nil"/>
            </w:tcBorders>
            <w:shd w:val="clear" w:color="000000" w:fill="F5F5F5"/>
            <w:vAlign w:val="center"/>
            <w:hideMark/>
          </w:tcPr>
          <w:p w14:paraId="46A9A7C7"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1.99E+07</w:t>
            </w:r>
          </w:p>
        </w:tc>
        <w:tc>
          <w:tcPr>
            <w:tcW w:w="954" w:type="dxa"/>
            <w:tcBorders>
              <w:top w:val="nil"/>
              <w:left w:val="nil"/>
              <w:bottom w:val="nil"/>
              <w:right w:val="nil"/>
            </w:tcBorders>
            <w:shd w:val="clear" w:color="000000" w:fill="F5F5F5"/>
            <w:vAlign w:val="center"/>
            <w:hideMark/>
          </w:tcPr>
          <w:p w14:paraId="75965A6D"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2.00E+07</w:t>
            </w:r>
          </w:p>
        </w:tc>
        <w:tc>
          <w:tcPr>
            <w:tcW w:w="960" w:type="dxa"/>
            <w:tcBorders>
              <w:top w:val="nil"/>
              <w:left w:val="nil"/>
              <w:bottom w:val="nil"/>
              <w:right w:val="nil"/>
            </w:tcBorders>
            <w:shd w:val="clear" w:color="000000" w:fill="F5F5F5"/>
            <w:vAlign w:val="center"/>
            <w:hideMark/>
          </w:tcPr>
          <w:p w14:paraId="2417FF56"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19976520</w:t>
            </w:r>
          </w:p>
        </w:tc>
      </w:tr>
      <w:tr w:rsidR="00DF5EE8" w:rsidRPr="0076463E" w14:paraId="3465F8EF" w14:textId="77777777" w:rsidTr="00DF5EE8">
        <w:trPr>
          <w:trHeight w:val="300"/>
        </w:trPr>
        <w:tc>
          <w:tcPr>
            <w:tcW w:w="931" w:type="dxa"/>
            <w:tcBorders>
              <w:top w:val="nil"/>
              <w:left w:val="nil"/>
              <w:bottom w:val="nil"/>
              <w:right w:val="nil"/>
            </w:tcBorders>
            <w:shd w:val="clear" w:color="000000" w:fill="FFFFFF"/>
            <w:vAlign w:val="center"/>
            <w:hideMark/>
          </w:tcPr>
          <w:p w14:paraId="105907EE"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35</w:t>
            </w:r>
          </w:p>
        </w:tc>
        <w:tc>
          <w:tcPr>
            <w:tcW w:w="1343" w:type="dxa"/>
            <w:tcBorders>
              <w:top w:val="nil"/>
              <w:left w:val="nil"/>
              <w:bottom w:val="nil"/>
              <w:right w:val="nil"/>
            </w:tcBorders>
            <w:shd w:val="clear" w:color="000000" w:fill="FFFFFF"/>
            <w:vAlign w:val="center"/>
            <w:hideMark/>
          </w:tcPr>
          <w:p w14:paraId="4291F779"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07/04/2022</w:t>
            </w:r>
          </w:p>
        </w:tc>
        <w:tc>
          <w:tcPr>
            <w:tcW w:w="971" w:type="dxa"/>
            <w:tcBorders>
              <w:top w:val="nil"/>
              <w:left w:val="nil"/>
              <w:bottom w:val="nil"/>
              <w:right w:val="nil"/>
            </w:tcBorders>
            <w:shd w:val="clear" w:color="000000" w:fill="FFFFFF"/>
            <w:vAlign w:val="center"/>
            <w:hideMark/>
          </w:tcPr>
          <w:p w14:paraId="74CFB7C4"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2.00E+07</w:t>
            </w:r>
          </w:p>
        </w:tc>
        <w:tc>
          <w:tcPr>
            <w:tcW w:w="1001" w:type="dxa"/>
            <w:tcBorders>
              <w:top w:val="nil"/>
              <w:left w:val="nil"/>
              <w:bottom w:val="nil"/>
              <w:right w:val="nil"/>
            </w:tcBorders>
            <w:shd w:val="clear" w:color="000000" w:fill="FFFFFF"/>
            <w:vAlign w:val="center"/>
            <w:hideMark/>
          </w:tcPr>
          <w:p w14:paraId="5FC9E019"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1.99E+07</w:t>
            </w:r>
          </w:p>
        </w:tc>
        <w:tc>
          <w:tcPr>
            <w:tcW w:w="954" w:type="dxa"/>
            <w:tcBorders>
              <w:top w:val="nil"/>
              <w:left w:val="nil"/>
              <w:bottom w:val="nil"/>
              <w:right w:val="nil"/>
            </w:tcBorders>
            <w:shd w:val="clear" w:color="000000" w:fill="FFFFFF"/>
            <w:vAlign w:val="center"/>
            <w:hideMark/>
          </w:tcPr>
          <w:p w14:paraId="5EA70FB3"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2.00E+07</w:t>
            </w:r>
          </w:p>
        </w:tc>
        <w:tc>
          <w:tcPr>
            <w:tcW w:w="960" w:type="dxa"/>
            <w:tcBorders>
              <w:top w:val="nil"/>
              <w:left w:val="nil"/>
              <w:bottom w:val="nil"/>
              <w:right w:val="nil"/>
            </w:tcBorders>
            <w:shd w:val="clear" w:color="000000" w:fill="FFFFFF"/>
            <w:vAlign w:val="center"/>
            <w:hideMark/>
          </w:tcPr>
          <w:p w14:paraId="4A122017"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20013939</w:t>
            </w:r>
          </w:p>
        </w:tc>
      </w:tr>
      <w:tr w:rsidR="00DF5EE8" w:rsidRPr="0076463E" w14:paraId="0D98D070" w14:textId="77777777" w:rsidTr="00DF5EE8">
        <w:trPr>
          <w:trHeight w:val="300"/>
        </w:trPr>
        <w:tc>
          <w:tcPr>
            <w:tcW w:w="931" w:type="dxa"/>
            <w:tcBorders>
              <w:top w:val="nil"/>
              <w:left w:val="nil"/>
              <w:bottom w:val="nil"/>
              <w:right w:val="nil"/>
            </w:tcBorders>
            <w:shd w:val="clear" w:color="000000" w:fill="F5F5F5"/>
            <w:vAlign w:val="center"/>
            <w:hideMark/>
          </w:tcPr>
          <w:p w14:paraId="470BB5DA"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36</w:t>
            </w:r>
          </w:p>
        </w:tc>
        <w:tc>
          <w:tcPr>
            <w:tcW w:w="1343" w:type="dxa"/>
            <w:tcBorders>
              <w:top w:val="nil"/>
              <w:left w:val="nil"/>
              <w:bottom w:val="nil"/>
              <w:right w:val="nil"/>
            </w:tcBorders>
            <w:shd w:val="clear" w:color="000000" w:fill="F5F5F5"/>
            <w:vAlign w:val="center"/>
            <w:hideMark/>
          </w:tcPr>
          <w:p w14:paraId="274C3B8C"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08/04/2022</w:t>
            </w:r>
          </w:p>
        </w:tc>
        <w:tc>
          <w:tcPr>
            <w:tcW w:w="971" w:type="dxa"/>
            <w:tcBorders>
              <w:top w:val="nil"/>
              <w:left w:val="nil"/>
              <w:bottom w:val="nil"/>
              <w:right w:val="nil"/>
            </w:tcBorders>
            <w:shd w:val="clear" w:color="000000" w:fill="F5F5F5"/>
            <w:vAlign w:val="center"/>
            <w:hideMark/>
          </w:tcPr>
          <w:p w14:paraId="32952B0C"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2.00E+07</w:t>
            </w:r>
          </w:p>
        </w:tc>
        <w:tc>
          <w:tcPr>
            <w:tcW w:w="1001" w:type="dxa"/>
            <w:tcBorders>
              <w:top w:val="nil"/>
              <w:left w:val="nil"/>
              <w:bottom w:val="nil"/>
              <w:right w:val="nil"/>
            </w:tcBorders>
            <w:shd w:val="clear" w:color="000000" w:fill="F5F5F5"/>
            <w:vAlign w:val="center"/>
            <w:hideMark/>
          </w:tcPr>
          <w:p w14:paraId="1FA14640"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1.99E+07</w:t>
            </w:r>
          </w:p>
        </w:tc>
        <w:tc>
          <w:tcPr>
            <w:tcW w:w="954" w:type="dxa"/>
            <w:tcBorders>
              <w:top w:val="nil"/>
              <w:left w:val="nil"/>
              <w:bottom w:val="nil"/>
              <w:right w:val="nil"/>
            </w:tcBorders>
            <w:shd w:val="clear" w:color="000000" w:fill="F5F5F5"/>
            <w:vAlign w:val="center"/>
            <w:hideMark/>
          </w:tcPr>
          <w:p w14:paraId="0910C564"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2.01E+07</w:t>
            </w:r>
          </w:p>
        </w:tc>
        <w:tc>
          <w:tcPr>
            <w:tcW w:w="960" w:type="dxa"/>
            <w:tcBorders>
              <w:top w:val="nil"/>
              <w:left w:val="nil"/>
              <w:bottom w:val="nil"/>
              <w:right w:val="nil"/>
            </w:tcBorders>
            <w:shd w:val="clear" w:color="000000" w:fill="F5F5F5"/>
            <w:vAlign w:val="center"/>
            <w:hideMark/>
          </w:tcPr>
          <w:p w14:paraId="63715362"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20045935</w:t>
            </w:r>
          </w:p>
        </w:tc>
      </w:tr>
      <w:tr w:rsidR="00DF5EE8" w:rsidRPr="0076463E" w14:paraId="1A8EF3D8" w14:textId="77777777" w:rsidTr="00DF5EE8">
        <w:trPr>
          <w:trHeight w:val="300"/>
        </w:trPr>
        <w:tc>
          <w:tcPr>
            <w:tcW w:w="931" w:type="dxa"/>
            <w:tcBorders>
              <w:top w:val="nil"/>
              <w:left w:val="nil"/>
              <w:bottom w:val="nil"/>
              <w:right w:val="nil"/>
            </w:tcBorders>
            <w:shd w:val="clear" w:color="000000" w:fill="FFFFFF"/>
            <w:vAlign w:val="center"/>
            <w:hideMark/>
          </w:tcPr>
          <w:p w14:paraId="3A811980"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37</w:t>
            </w:r>
          </w:p>
        </w:tc>
        <w:tc>
          <w:tcPr>
            <w:tcW w:w="1343" w:type="dxa"/>
            <w:tcBorders>
              <w:top w:val="nil"/>
              <w:left w:val="nil"/>
              <w:bottom w:val="nil"/>
              <w:right w:val="nil"/>
            </w:tcBorders>
            <w:shd w:val="clear" w:color="000000" w:fill="FFFFFF"/>
            <w:vAlign w:val="center"/>
            <w:hideMark/>
          </w:tcPr>
          <w:p w14:paraId="05BC21EA"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09/04/2022</w:t>
            </w:r>
          </w:p>
        </w:tc>
        <w:tc>
          <w:tcPr>
            <w:tcW w:w="971" w:type="dxa"/>
            <w:tcBorders>
              <w:top w:val="nil"/>
              <w:left w:val="nil"/>
              <w:bottom w:val="nil"/>
              <w:right w:val="nil"/>
            </w:tcBorders>
            <w:shd w:val="clear" w:color="000000" w:fill="FFFFFF"/>
            <w:vAlign w:val="center"/>
            <w:hideMark/>
          </w:tcPr>
          <w:p w14:paraId="1D6DBC64"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2.00E+07</w:t>
            </w:r>
          </w:p>
        </w:tc>
        <w:tc>
          <w:tcPr>
            <w:tcW w:w="1001" w:type="dxa"/>
            <w:tcBorders>
              <w:top w:val="nil"/>
              <w:left w:val="nil"/>
              <w:bottom w:val="nil"/>
              <w:right w:val="nil"/>
            </w:tcBorders>
            <w:shd w:val="clear" w:color="000000" w:fill="FFFFFF"/>
            <w:vAlign w:val="center"/>
            <w:hideMark/>
          </w:tcPr>
          <w:p w14:paraId="15E10C84"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1.99E+07</w:t>
            </w:r>
          </w:p>
        </w:tc>
        <w:tc>
          <w:tcPr>
            <w:tcW w:w="954" w:type="dxa"/>
            <w:tcBorders>
              <w:top w:val="nil"/>
              <w:left w:val="nil"/>
              <w:bottom w:val="nil"/>
              <w:right w:val="nil"/>
            </w:tcBorders>
            <w:shd w:val="clear" w:color="000000" w:fill="FFFFFF"/>
            <w:vAlign w:val="center"/>
            <w:hideMark/>
          </w:tcPr>
          <w:p w14:paraId="75A9E2AA"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2.01E+07</w:t>
            </w:r>
          </w:p>
        </w:tc>
        <w:tc>
          <w:tcPr>
            <w:tcW w:w="960" w:type="dxa"/>
            <w:tcBorders>
              <w:top w:val="nil"/>
              <w:left w:val="nil"/>
              <w:bottom w:val="nil"/>
              <w:right w:val="nil"/>
            </w:tcBorders>
            <w:shd w:val="clear" w:color="000000" w:fill="FFFFFF"/>
            <w:vAlign w:val="center"/>
            <w:hideMark/>
          </w:tcPr>
          <w:p w14:paraId="1169953D"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20073036</w:t>
            </w:r>
          </w:p>
        </w:tc>
      </w:tr>
      <w:tr w:rsidR="00DF5EE8" w:rsidRPr="0076463E" w14:paraId="559A7C11" w14:textId="77777777" w:rsidTr="00DF5EE8">
        <w:trPr>
          <w:trHeight w:val="300"/>
        </w:trPr>
        <w:tc>
          <w:tcPr>
            <w:tcW w:w="931" w:type="dxa"/>
            <w:tcBorders>
              <w:top w:val="nil"/>
              <w:left w:val="nil"/>
              <w:bottom w:val="nil"/>
              <w:right w:val="nil"/>
            </w:tcBorders>
            <w:shd w:val="clear" w:color="000000" w:fill="F5F5F5"/>
            <w:vAlign w:val="center"/>
            <w:hideMark/>
          </w:tcPr>
          <w:p w14:paraId="792D5F29"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38</w:t>
            </w:r>
          </w:p>
        </w:tc>
        <w:tc>
          <w:tcPr>
            <w:tcW w:w="1343" w:type="dxa"/>
            <w:tcBorders>
              <w:top w:val="nil"/>
              <w:left w:val="nil"/>
              <w:bottom w:val="nil"/>
              <w:right w:val="nil"/>
            </w:tcBorders>
            <w:shd w:val="clear" w:color="000000" w:fill="F5F5F5"/>
            <w:vAlign w:val="center"/>
            <w:hideMark/>
          </w:tcPr>
          <w:p w14:paraId="5CA8A2DA"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10/04/2022</w:t>
            </w:r>
          </w:p>
        </w:tc>
        <w:tc>
          <w:tcPr>
            <w:tcW w:w="971" w:type="dxa"/>
            <w:tcBorders>
              <w:top w:val="nil"/>
              <w:left w:val="nil"/>
              <w:bottom w:val="nil"/>
              <w:right w:val="nil"/>
            </w:tcBorders>
            <w:shd w:val="clear" w:color="000000" w:fill="F5F5F5"/>
            <w:vAlign w:val="center"/>
            <w:hideMark/>
          </w:tcPr>
          <w:p w14:paraId="4C7C61E2"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2.00E+07</w:t>
            </w:r>
          </w:p>
        </w:tc>
        <w:tc>
          <w:tcPr>
            <w:tcW w:w="1001" w:type="dxa"/>
            <w:tcBorders>
              <w:top w:val="nil"/>
              <w:left w:val="nil"/>
              <w:bottom w:val="nil"/>
              <w:right w:val="nil"/>
            </w:tcBorders>
            <w:shd w:val="clear" w:color="000000" w:fill="F5F5F5"/>
            <w:vAlign w:val="center"/>
            <w:hideMark/>
          </w:tcPr>
          <w:p w14:paraId="5AC3E907"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1.98E+07</w:t>
            </w:r>
          </w:p>
        </w:tc>
        <w:tc>
          <w:tcPr>
            <w:tcW w:w="954" w:type="dxa"/>
            <w:tcBorders>
              <w:top w:val="nil"/>
              <w:left w:val="nil"/>
              <w:bottom w:val="nil"/>
              <w:right w:val="nil"/>
            </w:tcBorders>
            <w:shd w:val="clear" w:color="000000" w:fill="F5F5F5"/>
            <w:vAlign w:val="center"/>
            <w:hideMark/>
          </w:tcPr>
          <w:p w14:paraId="28CF87CA"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2.01E+07</w:t>
            </w:r>
          </w:p>
        </w:tc>
        <w:tc>
          <w:tcPr>
            <w:tcW w:w="960" w:type="dxa"/>
            <w:tcBorders>
              <w:top w:val="nil"/>
              <w:left w:val="nil"/>
              <w:bottom w:val="nil"/>
              <w:right w:val="nil"/>
            </w:tcBorders>
            <w:shd w:val="clear" w:color="000000" w:fill="F5F5F5"/>
            <w:vAlign w:val="center"/>
            <w:hideMark/>
          </w:tcPr>
          <w:p w14:paraId="3C99067B"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20103066</w:t>
            </w:r>
          </w:p>
        </w:tc>
      </w:tr>
      <w:tr w:rsidR="00DF5EE8" w:rsidRPr="0076463E" w14:paraId="34283924" w14:textId="77777777" w:rsidTr="00DF5EE8">
        <w:trPr>
          <w:trHeight w:val="300"/>
        </w:trPr>
        <w:tc>
          <w:tcPr>
            <w:tcW w:w="931" w:type="dxa"/>
            <w:tcBorders>
              <w:top w:val="nil"/>
              <w:left w:val="nil"/>
              <w:bottom w:val="nil"/>
              <w:right w:val="nil"/>
            </w:tcBorders>
            <w:shd w:val="clear" w:color="000000" w:fill="FFFFFF"/>
            <w:vAlign w:val="center"/>
            <w:hideMark/>
          </w:tcPr>
          <w:p w14:paraId="22967AC9"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lastRenderedPageBreak/>
              <w:t>39</w:t>
            </w:r>
          </w:p>
        </w:tc>
        <w:tc>
          <w:tcPr>
            <w:tcW w:w="1343" w:type="dxa"/>
            <w:tcBorders>
              <w:top w:val="nil"/>
              <w:left w:val="nil"/>
              <w:bottom w:val="nil"/>
              <w:right w:val="nil"/>
            </w:tcBorders>
            <w:shd w:val="clear" w:color="000000" w:fill="FFFFFF"/>
            <w:vAlign w:val="center"/>
            <w:hideMark/>
          </w:tcPr>
          <w:p w14:paraId="01F125FF"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11/04/2022</w:t>
            </w:r>
          </w:p>
        </w:tc>
        <w:tc>
          <w:tcPr>
            <w:tcW w:w="971" w:type="dxa"/>
            <w:tcBorders>
              <w:top w:val="nil"/>
              <w:left w:val="nil"/>
              <w:bottom w:val="nil"/>
              <w:right w:val="nil"/>
            </w:tcBorders>
            <w:shd w:val="clear" w:color="000000" w:fill="FFFFFF"/>
            <w:vAlign w:val="center"/>
            <w:hideMark/>
          </w:tcPr>
          <w:p w14:paraId="1B4B6B39"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2.00E+07</w:t>
            </w:r>
          </w:p>
        </w:tc>
        <w:tc>
          <w:tcPr>
            <w:tcW w:w="1001" w:type="dxa"/>
            <w:tcBorders>
              <w:top w:val="nil"/>
              <w:left w:val="nil"/>
              <w:bottom w:val="nil"/>
              <w:right w:val="nil"/>
            </w:tcBorders>
            <w:shd w:val="clear" w:color="000000" w:fill="FFFFFF"/>
            <w:vAlign w:val="center"/>
            <w:hideMark/>
          </w:tcPr>
          <w:p w14:paraId="375D3D68"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1.98E+07</w:t>
            </w:r>
          </w:p>
        </w:tc>
        <w:tc>
          <w:tcPr>
            <w:tcW w:w="954" w:type="dxa"/>
            <w:tcBorders>
              <w:top w:val="nil"/>
              <w:left w:val="nil"/>
              <w:bottom w:val="nil"/>
              <w:right w:val="nil"/>
            </w:tcBorders>
            <w:shd w:val="clear" w:color="000000" w:fill="FFFFFF"/>
            <w:vAlign w:val="center"/>
            <w:hideMark/>
          </w:tcPr>
          <w:p w14:paraId="0F098524"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2.02E+07</w:t>
            </w:r>
          </w:p>
        </w:tc>
        <w:tc>
          <w:tcPr>
            <w:tcW w:w="960" w:type="dxa"/>
            <w:tcBorders>
              <w:top w:val="nil"/>
              <w:left w:val="nil"/>
              <w:bottom w:val="nil"/>
              <w:right w:val="nil"/>
            </w:tcBorders>
            <w:shd w:val="clear" w:color="000000" w:fill="FFFFFF"/>
            <w:vAlign w:val="center"/>
            <w:hideMark/>
          </w:tcPr>
          <w:p w14:paraId="7B457F0E"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20139209</w:t>
            </w:r>
          </w:p>
        </w:tc>
      </w:tr>
      <w:tr w:rsidR="00DF5EE8" w:rsidRPr="0076463E" w14:paraId="355D36BB" w14:textId="77777777" w:rsidTr="00DF5EE8">
        <w:trPr>
          <w:trHeight w:val="300"/>
        </w:trPr>
        <w:tc>
          <w:tcPr>
            <w:tcW w:w="931" w:type="dxa"/>
            <w:tcBorders>
              <w:top w:val="nil"/>
              <w:left w:val="nil"/>
              <w:bottom w:val="nil"/>
              <w:right w:val="nil"/>
            </w:tcBorders>
            <w:shd w:val="clear" w:color="000000" w:fill="F5F5F5"/>
            <w:vAlign w:val="center"/>
            <w:hideMark/>
          </w:tcPr>
          <w:p w14:paraId="0624FA11"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40</w:t>
            </w:r>
          </w:p>
        </w:tc>
        <w:tc>
          <w:tcPr>
            <w:tcW w:w="1343" w:type="dxa"/>
            <w:tcBorders>
              <w:top w:val="nil"/>
              <w:left w:val="nil"/>
              <w:bottom w:val="nil"/>
              <w:right w:val="nil"/>
            </w:tcBorders>
            <w:shd w:val="clear" w:color="000000" w:fill="F5F5F5"/>
            <w:vAlign w:val="center"/>
            <w:hideMark/>
          </w:tcPr>
          <w:p w14:paraId="539A0570"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12/04/2022</w:t>
            </w:r>
          </w:p>
        </w:tc>
        <w:tc>
          <w:tcPr>
            <w:tcW w:w="971" w:type="dxa"/>
            <w:tcBorders>
              <w:top w:val="nil"/>
              <w:left w:val="nil"/>
              <w:bottom w:val="nil"/>
              <w:right w:val="nil"/>
            </w:tcBorders>
            <w:shd w:val="clear" w:color="000000" w:fill="F5F5F5"/>
            <w:vAlign w:val="center"/>
            <w:hideMark/>
          </w:tcPr>
          <w:p w14:paraId="56CF7A6B"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2.00E+07</w:t>
            </w:r>
          </w:p>
        </w:tc>
        <w:tc>
          <w:tcPr>
            <w:tcW w:w="1001" w:type="dxa"/>
            <w:tcBorders>
              <w:top w:val="nil"/>
              <w:left w:val="nil"/>
              <w:bottom w:val="nil"/>
              <w:right w:val="nil"/>
            </w:tcBorders>
            <w:shd w:val="clear" w:color="000000" w:fill="F5F5F5"/>
            <w:vAlign w:val="center"/>
            <w:hideMark/>
          </w:tcPr>
          <w:p w14:paraId="709847D0"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1.98E+07</w:t>
            </w:r>
          </w:p>
        </w:tc>
        <w:tc>
          <w:tcPr>
            <w:tcW w:w="954" w:type="dxa"/>
            <w:tcBorders>
              <w:top w:val="nil"/>
              <w:left w:val="nil"/>
              <w:bottom w:val="nil"/>
              <w:right w:val="nil"/>
            </w:tcBorders>
            <w:shd w:val="clear" w:color="000000" w:fill="F5F5F5"/>
            <w:vAlign w:val="center"/>
            <w:hideMark/>
          </w:tcPr>
          <w:p w14:paraId="1D07FAD0"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2.02E+07</w:t>
            </w:r>
          </w:p>
        </w:tc>
        <w:tc>
          <w:tcPr>
            <w:tcW w:w="960" w:type="dxa"/>
            <w:tcBorders>
              <w:top w:val="nil"/>
              <w:left w:val="nil"/>
              <w:bottom w:val="nil"/>
              <w:right w:val="nil"/>
            </w:tcBorders>
            <w:shd w:val="clear" w:color="000000" w:fill="F5F5F5"/>
            <w:vAlign w:val="center"/>
            <w:hideMark/>
          </w:tcPr>
          <w:p w14:paraId="562DC7F7"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20171895</w:t>
            </w:r>
          </w:p>
        </w:tc>
      </w:tr>
      <w:tr w:rsidR="00DF5EE8" w:rsidRPr="0076463E" w14:paraId="0FAC39DA" w14:textId="77777777" w:rsidTr="00DF5EE8">
        <w:trPr>
          <w:trHeight w:val="300"/>
        </w:trPr>
        <w:tc>
          <w:tcPr>
            <w:tcW w:w="931" w:type="dxa"/>
            <w:tcBorders>
              <w:top w:val="nil"/>
              <w:left w:val="nil"/>
              <w:bottom w:val="nil"/>
              <w:right w:val="nil"/>
            </w:tcBorders>
            <w:shd w:val="clear" w:color="000000" w:fill="FFFFFF"/>
            <w:vAlign w:val="center"/>
            <w:hideMark/>
          </w:tcPr>
          <w:p w14:paraId="54098244"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41</w:t>
            </w:r>
          </w:p>
        </w:tc>
        <w:tc>
          <w:tcPr>
            <w:tcW w:w="1343" w:type="dxa"/>
            <w:tcBorders>
              <w:top w:val="nil"/>
              <w:left w:val="nil"/>
              <w:bottom w:val="nil"/>
              <w:right w:val="nil"/>
            </w:tcBorders>
            <w:shd w:val="clear" w:color="000000" w:fill="FFFFFF"/>
            <w:vAlign w:val="center"/>
            <w:hideMark/>
          </w:tcPr>
          <w:p w14:paraId="0BD75ED8"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13/04/2022</w:t>
            </w:r>
          </w:p>
        </w:tc>
        <w:tc>
          <w:tcPr>
            <w:tcW w:w="971" w:type="dxa"/>
            <w:tcBorders>
              <w:top w:val="nil"/>
              <w:left w:val="nil"/>
              <w:bottom w:val="nil"/>
              <w:right w:val="nil"/>
            </w:tcBorders>
            <w:shd w:val="clear" w:color="000000" w:fill="FFFFFF"/>
            <w:vAlign w:val="center"/>
            <w:hideMark/>
          </w:tcPr>
          <w:p w14:paraId="605E4CC6"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2.01E+07</w:t>
            </w:r>
          </w:p>
        </w:tc>
        <w:tc>
          <w:tcPr>
            <w:tcW w:w="1001" w:type="dxa"/>
            <w:tcBorders>
              <w:top w:val="nil"/>
              <w:left w:val="nil"/>
              <w:bottom w:val="nil"/>
              <w:right w:val="nil"/>
            </w:tcBorders>
            <w:shd w:val="clear" w:color="000000" w:fill="FFFFFF"/>
            <w:vAlign w:val="center"/>
            <w:hideMark/>
          </w:tcPr>
          <w:p w14:paraId="1CB42CA3"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1.98E+07</w:t>
            </w:r>
          </w:p>
        </w:tc>
        <w:tc>
          <w:tcPr>
            <w:tcW w:w="954" w:type="dxa"/>
            <w:tcBorders>
              <w:top w:val="nil"/>
              <w:left w:val="nil"/>
              <w:bottom w:val="nil"/>
              <w:right w:val="nil"/>
            </w:tcBorders>
            <w:shd w:val="clear" w:color="000000" w:fill="FFFFFF"/>
            <w:vAlign w:val="center"/>
            <w:hideMark/>
          </w:tcPr>
          <w:p w14:paraId="4721217C"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2.03E+07</w:t>
            </w:r>
          </w:p>
        </w:tc>
        <w:tc>
          <w:tcPr>
            <w:tcW w:w="960" w:type="dxa"/>
            <w:tcBorders>
              <w:top w:val="nil"/>
              <w:left w:val="nil"/>
              <w:bottom w:val="nil"/>
              <w:right w:val="nil"/>
            </w:tcBorders>
            <w:shd w:val="clear" w:color="000000" w:fill="FFFFFF"/>
            <w:vAlign w:val="center"/>
            <w:hideMark/>
          </w:tcPr>
          <w:p w14:paraId="5D0E7BB2"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20202542</w:t>
            </w:r>
          </w:p>
        </w:tc>
      </w:tr>
      <w:tr w:rsidR="00DF5EE8" w:rsidRPr="0076463E" w14:paraId="32A08D87" w14:textId="77777777" w:rsidTr="00DF5EE8">
        <w:trPr>
          <w:trHeight w:val="300"/>
        </w:trPr>
        <w:tc>
          <w:tcPr>
            <w:tcW w:w="931" w:type="dxa"/>
            <w:tcBorders>
              <w:top w:val="nil"/>
              <w:left w:val="nil"/>
              <w:bottom w:val="nil"/>
              <w:right w:val="nil"/>
            </w:tcBorders>
            <w:shd w:val="clear" w:color="000000" w:fill="F5F5F5"/>
            <w:vAlign w:val="center"/>
            <w:hideMark/>
          </w:tcPr>
          <w:p w14:paraId="5D342008"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42</w:t>
            </w:r>
          </w:p>
        </w:tc>
        <w:tc>
          <w:tcPr>
            <w:tcW w:w="1343" w:type="dxa"/>
            <w:tcBorders>
              <w:top w:val="nil"/>
              <w:left w:val="nil"/>
              <w:bottom w:val="nil"/>
              <w:right w:val="nil"/>
            </w:tcBorders>
            <w:shd w:val="clear" w:color="000000" w:fill="F5F5F5"/>
            <w:vAlign w:val="center"/>
            <w:hideMark/>
          </w:tcPr>
          <w:p w14:paraId="33BDC9D2"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14/04/2022</w:t>
            </w:r>
          </w:p>
        </w:tc>
        <w:tc>
          <w:tcPr>
            <w:tcW w:w="971" w:type="dxa"/>
            <w:tcBorders>
              <w:top w:val="nil"/>
              <w:left w:val="nil"/>
              <w:bottom w:val="nil"/>
              <w:right w:val="nil"/>
            </w:tcBorders>
            <w:shd w:val="clear" w:color="000000" w:fill="F5F5F5"/>
            <w:vAlign w:val="center"/>
            <w:hideMark/>
          </w:tcPr>
          <w:p w14:paraId="12F43AE2"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2.01E+07</w:t>
            </w:r>
          </w:p>
        </w:tc>
        <w:tc>
          <w:tcPr>
            <w:tcW w:w="1001" w:type="dxa"/>
            <w:tcBorders>
              <w:top w:val="nil"/>
              <w:left w:val="nil"/>
              <w:bottom w:val="nil"/>
              <w:right w:val="nil"/>
            </w:tcBorders>
            <w:shd w:val="clear" w:color="000000" w:fill="F5F5F5"/>
            <w:vAlign w:val="center"/>
            <w:hideMark/>
          </w:tcPr>
          <w:p w14:paraId="3E83AF6B"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1.98E+07</w:t>
            </w:r>
          </w:p>
        </w:tc>
        <w:tc>
          <w:tcPr>
            <w:tcW w:w="954" w:type="dxa"/>
            <w:tcBorders>
              <w:top w:val="nil"/>
              <w:left w:val="nil"/>
              <w:bottom w:val="nil"/>
              <w:right w:val="nil"/>
            </w:tcBorders>
            <w:shd w:val="clear" w:color="000000" w:fill="F5F5F5"/>
            <w:vAlign w:val="center"/>
            <w:hideMark/>
          </w:tcPr>
          <w:p w14:paraId="5CED6201"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2.03E+07</w:t>
            </w:r>
          </w:p>
        </w:tc>
        <w:tc>
          <w:tcPr>
            <w:tcW w:w="960" w:type="dxa"/>
            <w:tcBorders>
              <w:top w:val="nil"/>
              <w:left w:val="nil"/>
              <w:bottom w:val="nil"/>
              <w:right w:val="nil"/>
            </w:tcBorders>
            <w:shd w:val="clear" w:color="000000" w:fill="F5F5F5"/>
            <w:vAlign w:val="center"/>
            <w:hideMark/>
          </w:tcPr>
          <w:p w14:paraId="19D59ACE"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20228296</w:t>
            </w:r>
          </w:p>
        </w:tc>
      </w:tr>
      <w:tr w:rsidR="00DF5EE8" w:rsidRPr="0076463E" w14:paraId="127AAD62" w14:textId="77777777" w:rsidTr="00DF5EE8">
        <w:trPr>
          <w:trHeight w:val="300"/>
        </w:trPr>
        <w:tc>
          <w:tcPr>
            <w:tcW w:w="931" w:type="dxa"/>
            <w:tcBorders>
              <w:top w:val="nil"/>
              <w:left w:val="nil"/>
              <w:bottom w:val="nil"/>
              <w:right w:val="nil"/>
            </w:tcBorders>
            <w:shd w:val="clear" w:color="000000" w:fill="FFFFFF"/>
            <w:vAlign w:val="center"/>
            <w:hideMark/>
          </w:tcPr>
          <w:p w14:paraId="546252D4"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43</w:t>
            </w:r>
          </w:p>
        </w:tc>
        <w:tc>
          <w:tcPr>
            <w:tcW w:w="1343" w:type="dxa"/>
            <w:tcBorders>
              <w:top w:val="nil"/>
              <w:left w:val="nil"/>
              <w:bottom w:val="nil"/>
              <w:right w:val="nil"/>
            </w:tcBorders>
            <w:shd w:val="clear" w:color="000000" w:fill="FFFFFF"/>
            <w:vAlign w:val="center"/>
            <w:hideMark/>
          </w:tcPr>
          <w:p w14:paraId="5B10603D"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15/04/2022</w:t>
            </w:r>
          </w:p>
        </w:tc>
        <w:tc>
          <w:tcPr>
            <w:tcW w:w="971" w:type="dxa"/>
            <w:tcBorders>
              <w:top w:val="nil"/>
              <w:left w:val="nil"/>
              <w:bottom w:val="nil"/>
              <w:right w:val="nil"/>
            </w:tcBorders>
            <w:shd w:val="clear" w:color="000000" w:fill="FFFFFF"/>
            <w:vAlign w:val="center"/>
            <w:hideMark/>
          </w:tcPr>
          <w:p w14:paraId="1E48DA1B"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2.02E+07</w:t>
            </w:r>
          </w:p>
        </w:tc>
        <w:tc>
          <w:tcPr>
            <w:tcW w:w="1001" w:type="dxa"/>
            <w:tcBorders>
              <w:top w:val="nil"/>
              <w:left w:val="nil"/>
              <w:bottom w:val="nil"/>
              <w:right w:val="nil"/>
            </w:tcBorders>
            <w:shd w:val="clear" w:color="000000" w:fill="FFFFFF"/>
            <w:vAlign w:val="center"/>
            <w:hideMark/>
          </w:tcPr>
          <w:p w14:paraId="6BE3FE65"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1.98E+07</w:t>
            </w:r>
          </w:p>
        </w:tc>
        <w:tc>
          <w:tcPr>
            <w:tcW w:w="954" w:type="dxa"/>
            <w:tcBorders>
              <w:top w:val="nil"/>
              <w:left w:val="nil"/>
              <w:bottom w:val="nil"/>
              <w:right w:val="nil"/>
            </w:tcBorders>
            <w:shd w:val="clear" w:color="000000" w:fill="FFFFFF"/>
            <w:vAlign w:val="center"/>
            <w:hideMark/>
          </w:tcPr>
          <w:p w14:paraId="24A35890"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2.04E+07</w:t>
            </w:r>
          </w:p>
        </w:tc>
        <w:tc>
          <w:tcPr>
            <w:tcW w:w="960" w:type="dxa"/>
            <w:tcBorders>
              <w:top w:val="nil"/>
              <w:left w:val="nil"/>
              <w:bottom w:val="nil"/>
              <w:right w:val="nil"/>
            </w:tcBorders>
            <w:shd w:val="clear" w:color="000000" w:fill="FFFFFF"/>
            <w:vAlign w:val="center"/>
            <w:hideMark/>
          </w:tcPr>
          <w:p w14:paraId="29894722"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20249235</w:t>
            </w:r>
          </w:p>
        </w:tc>
      </w:tr>
      <w:tr w:rsidR="00DF5EE8" w:rsidRPr="0076463E" w14:paraId="51FB2A98" w14:textId="77777777" w:rsidTr="00DF5EE8">
        <w:trPr>
          <w:trHeight w:val="300"/>
        </w:trPr>
        <w:tc>
          <w:tcPr>
            <w:tcW w:w="931" w:type="dxa"/>
            <w:tcBorders>
              <w:top w:val="nil"/>
              <w:left w:val="nil"/>
              <w:bottom w:val="nil"/>
              <w:right w:val="nil"/>
            </w:tcBorders>
            <w:shd w:val="clear" w:color="000000" w:fill="F5F5F5"/>
            <w:vAlign w:val="center"/>
            <w:hideMark/>
          </w:tcPr>
          <w:p w14:paraId="075A4DC4"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44</w:t>
            </w:r>
          </w:p>
        </w:tc>
        <w:tc>
          <w:tcPr>
            <w:tcW w:w="1343" w:type="dxa"/>
            <w:tcBorders>
              <w:top w:val="nil"/>
              <w:left w:val="nil"/>
              <w:bottom w:val="nil"/>
              <w:right w:val="nil"/>
            </w:tcBorders>
            <w:shd w:val="clear" w:color="000000" w:fill="F5F5F5"/>
            <w:vAlign w:val="center"/>
            <w:hideMark/>
          </w:tcPr>
          <w:p w14:paraId="2E65FE6B"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16/04/2022</w:t>
            </w:r>
          </w:p>
        </w:tc>
        <w:tc>
          <w:tcPr>
            <w:tcW w:w="971" w:type="dxa"/>
            <w:tcBorders>
              <w:top w:val="nil"/>
              <w:left w:val="nil"/>
              <w:bottom w:val="nil"/>
              <w:right w:val="nil"/>
            </w:tcBorders>
            <w:shd w:val="clear" w:color="000000" w:fill="F5F5F5"/>
            <w:vAlign w:val="center"/>
            <w:hideMark/>
          </w:tcPr>
          <w:p w14:paraId="19DE1AC7"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2.01E+07</w:t>
            </w:r>
          </w:p>
        </w:tc>
        <w:tc>
          <w:tcPr>
            <w:tcW w:w="1001" w:type="dxa"/>
            <w:tcBorders>
              <w:top w:val="nil"/>
              <w:left w:val="nil"/>
              <w:bottom w:val="nil"/>
              <w:right w:val="nil"/>
            </w:tcBorders>
            <w:shd w:val="clear" w:color="000000" w:fill="F5F5F5"/>
            <w:vAlign w:val="center"/>
            <w:hideMark/>
          </w:tcPr>
          <w:p w14:paraId="78B5F7D7"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1.96E+07</w:t>
            </w:r>
          </w:p>
        </w:tc>
        <w:tc>
          <w:tcPr>
            <w:tcW w:w="954" w:type="dxa"/>
            <w:tcBorders>
              <w:top w:val="nil"/>
              <w:left w:val="nil"/>
              <w:bottom w:val="nil"/>
              <w:right w:val="nil"/>
            </w:tcBorders>
            <w:shd w:val="clear" w:color="000000" w:fill="F5F5F5"/>
            <w:vAlign w:val="center"/>
            <w:hideMark/>
          </w:tcPr>
          <w:p w14:paraId="77F1F21B"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2.04E+07</w:t>
            </w:r>
          </w:p>
        </w:tc>
        <w:tc>
          <w:tcPr>
            <w:tcW w:w="960" w:type="dxa"/>
            <w:tcBorders>
              <w:top w:val="nil"/>
              <w:left w:val="nil"/>
              <w:bottom w:val="nil"/>
              <w:right w:val="nil"/>
            </w:tcBorders>
            <w:shd w:val="clear" w:color="000000" w:fill="F5F5F5"/>
            <w:vAlign w:val="center"/>
            <w:hideMark/>
          </w:tcPr>
          <w:p w14:paraId="17E1F185"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20268550</w:t>
            </w:r>
          </w:p>
        </w:tc>
      </w:tr>
      <w:tr w:rsidR="00DF5EE8" w:rsidRPr="0076463E" w14:paraId="1413951C" w14:textId="77777777" w:rsidTr="00DF5EE8">
        <w:trPr>
          <w:trHeight w:val="300"/>
        </w:trPr>
        <w:tc>
          <w:tcPr>
            <w:tcW w:w="931" w:type="dxa"/>
            <w:tcBorders>
              <w:top w:val="nil"/>
              <w:left w:val="nil"/>
              <w:bottom w:val="nil"/>
              <w:right w:val="nil"/>
            </w:tcBorders>
            <w:shd w:val="clear" w:color="000000" w:fill="FFFFFF"/>
            <w:vAlign w:val="center"/>
            <w:hideMark/>
          </w:tcPr>
          <w:p w14:paraId="2B9DFAA9"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45</w:t>
            </w:r>
          </w:p>
        </w:tc>
        <w:tc>
          <w:tcPr>
            <w:tcW w:w="1343" w:type="dxa"/>
            <w:tcBorders>
              <w:top w:val="nil"/>
              <w:left w:val="nil"/>
              <w:bottom w:val="nil"/>
              <w:right w:val="nil"/>
            </w:tcBorders>
            <w:shd w:val="clear" w:color="000000" w:fill="FFFFFF"/>
            <w:vAlign w:val="center"/>
            <w:hideMark/>
          </w:tcPr>
          <w:p w14:paraId="66A5FF62"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17/04/2022</w:t>
            </w:r>
          </w:p>
        </w:tc>
        <w:tc>
          <w:tcPr>
            <w:tcW w:w="971" w:type="dxa"/>
            <w:tcBorders>
              <w:top w:val="nil"/>
              <w:left w:val="nil"/>
              <w:bottom w:val="nil"/>
              <w:right w:val="nil"/>
            </w:tcBorders>
            <w:shd w:val="clear" w:color="000000" w:fill="FFFFFF"/>
            <w:vAlign w:val="center"/>
            <w:hideMark/>
          </w:tcPr>
          <w:p w14:paraId="09433237"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2.00E+07</w:t>
            </w:r>
          </w:p>
        </w:tc>
        <w:tc>
          <w:tcPr>
            <w:tcW w:w="1001" w:type="dxa"/>
            <w:tcBorders>
              <w:top w:val="nil"/>
              <w:left w:val="nil"/>
              <w:bottom w:val="nil"/>
              <w:right w:val="nil"/>
            </w:tcBorders>
            <w:shd w:val="clear" w:color="000000" w:fill="FFFFFF"/>
            <w:vAlign w:val="center"/>
            <w:hideMark/>
          </w:tcPr>
          <w:p w14:paraId="71EA12C3"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1.96E+07</w:t>
            </w:r>
          </w:p>
        </w:tc>
        <w:tc>
          <w:tcPr>
            <w:tcW w:w="954" w:type="dxa"/>
            <w:tcBorders>
              <w:top w:val="nil"/>
              <w:left w:val="nil"/>
              <w:bottom w:val="nil"/>
              <w:right w:val="nil"/>
            </w:tcBorders>
            <w:shd w:val="clear" w:color="000000" w:fill="FFFFFF"/>
            <w:vAlign w:val="center"/>
            <w:hideMark/>
          </w:tcPr>
          <w:p w14:paraId="3BDEB82E"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2.04E+07</w:t>
            </w:r>
          </w:p>
        </w:tc>
        <w:tc>
          <w:tcPr>
            <w:tcW w:w="960" w:type="dxa"/>
            <w:tcBorders>
              <w:top w:val="nil"/>
              <w:left w:val="nil"/>
              <w:bottom w:val="nil"/>
              <w:right w:val="nil"/>
            </w:tcBorders>
            <w:shd w:val="clear" w:color="000000" w:fill="FFFFFF"/>
            <w:vAlign w:val="center"/>
            <w:hideMark/>
          </w:tcPr>
          <w:p w14:paraId="6A4C8191"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20288114</w:t>
            </w:r>
          </w:p>
        </w:tc>
      </w:tr>
      <w:tr w:rsidR="00DF5EE8" w:rsidRPr="0076463E" w14:paraId="2BA8F395" w14:textId="77777777" w:rsidTr="00DF5EE8">
        <w:trPr>
          <w:trHeight w:val="300"/>
        </w:trPr>
        <w:tc>
          <w:tcPr>
            <w:tcW w:w="931" w:type="dxa"/>
            <w:tcBorders>
              <w:top w:val="nil"/>
              <w:left w:val="nil"/>
              <w:bottom w:val="nil"/>
              <w:right w:val="nil"/>
            </w:tcBorders>
            <w:shd w:val="clear" w:color="000000" w:fill="F5F5F5"/>
            <w:vAlign w:val="center"/>
            <w:hideMark/>
          </w:tcPr>
          <w:p w14:paraId="4E4C0932"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46</w:t>
            </w:r>
          </w:p>
        </w:tc>
        <w:tc>
          <w:tcPr>
            <w:tcW w:w="1343" w:type="dxa"/>
            <w:tcBorders>
              <w:top w:val="nil"/>
              <w:left w:val="nil"/>
              <w:bottom w:val="nil"/>
              <w:right w:val="nil"/>
            </w:tcBorders>
            <w:shd w:val="clear" w:color="000000" w:fill="F5F5F5"/>
            <w:vAlign w:val="center"/>
            <w:hideMark/>
          </w:tcPr>
          <w:p w14:paraId="56099B94"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18/04/2022</w:t>
            </w:r>
          </w:p>
        </w:tc>
        <w:tc>
          <w:tcPr>
            <w:tcW w:w="971" w:type="dxa"/>
            <w:tcBorders>
              <w:top w:val="nil"/>
              <w:left w:val="nil"/>
              <w:bottom w:val="nil"/>
              <w:right w:val="nil"/>
            </w:tcBorders>
            <w:shd w:val="clear" w:color="000000" w:fill="F5F5F5"/>
            <w:vAlign w:val="center"/>
            <w:hideMark/>
          </w:tcPr>
          <w:p w14:paraId="49A2637E"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2.00E+07</w:t>
            </w:r>
          </w:p>
        </w:tc>
        <w:tc>
          <w:tcPr>
            <w:tcW w:w="1001" w:type="dxa"/>
            <w:tcBorders>
              <w:top w:val="nil"/>
              <w:left w:val="nil"/>
              <w:bottom w:val="nil"/>
              <w:right w:val="nil"/>
            </w:tcBorders>
            <w:shd w:val="clear" w:color="000000" w:fill="F5F5F5"/>
            <w:vAlign w:val="center"/>
            <w:hideMark/>
          </w:tcPr>
          <w:p w14:paraId="75CFB3BC"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1.95E+07</w:t>
            </w:r>
          </w:p>
        </w:tc>
        <w:tc>
          <w:tcPr>
            <w:tcW w:w="954" w:type="dxa"/>
            <w:tcBorders>
              <w:top w:val="nil"/>
              <w:left w:val="nil"/>
              <w:bottom w:val="nil"/>
              <w:right w:val="nil"/>
            </w:tcBorders>
            <w:shd w:val="clear" w:color="000000" w:fill="F5F5F5"/>
            <w:vAlign w:val="center"/>
            <w:hideMark/>
          </w:tcPr>
          <w:p w14:paraId="3C2F20C5"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2.04E+07</w:t>
            </w:r>
          </w:p>
        </w:tc>
        <w:tc>
          <w:tcPr>
            <w:tcW w:w="960" w:type="dxa"/>
            <w:tcBorders>
              <w:top w:val="nil"/>
              <w:left w:val="nil"/>
              <w:bottom w:val="nil"/>
              <w:right w:val="nil"/>
            </w:tcBorders>
            <w:shd w:val="clear" w:color="000000" w:fill="F5F5F5"/>
            <w:vAlign w:val="center"/>
            <w:hideMark/>
          </w:tcPr>
          <w:p w14:paraId="7708E793"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20312562</w:t>
            </w:r>
          </w:p>
        </w:tc>
      </w:tr>
      <w:tr w:rsidR="00DF5EE8" w:rsidRPr="0076463E" w14:paraId="05420154" w14:textId="77777777" w:rsidTr="00DF5EE8">
        <w:trPr>
          <w:trHeight w:val="300"/>
        </w:trPr>
        <w:tc>
          <w:tcPr>
            <w:tcW w:w="931" w:type="dxa"/>
            <w:tcBorders>
              <w:top w:val="nil"/>
              <w:left w:val="nil"/>
              <w:bottom w:val="nil"/>
              <w:right w:val="nil"/>
            </w:tcBorders>
            <w:shd w:val="clear" w:color="000000" w:fill="FFFFFF"/>
            <w:vAlign w:val="center"/>
            <w:hideMark/>
          </w:tcPr>
          <w:p w14:paraId="0B95544D"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47</w:t>
            </w:r>
          </w:p>
        </w:tc>
        <w:tc>
          <w:tcPr>
            <w:tcW w:w="1343" w:type="dxa"/>
            <w:tcBorders>
              <w:top w:val="nil"/>
              <w:left w:val="nil"/>
              <w:bottom w:val="nil"/>
              <w:right w:val="nil"/>
            </w:tcBorders>
            <w:shd w:val="clear" w:color="000000" w:fill="FFFFFF"/>
            <w:vAlign w:val="center"/>
            <w:hideMark/>
          </w:tcPr>
          <w:p w14:paraId="7ACFD826"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19/04/2022</w:t>
            </w:r>
          </w:p>
        </w:tc>
        <w:tc>
          <w:tcPr>
            <w:tcW w:w="971" w:type="dxa"/>
            <w:tcBorders>
              <w:top w:val="nil"/>
              <w:left w:val="nil"/>
              <w:bottom w:val="nil"/>
              <w:right w:val="nil"/>
            </w:tcBorders>
            <w:shd w:val="clear" w:color="000000" w:fill="FFFFFF"/>
            <w:vAlign w:val="center"/>
            <w:hideMark/>
          </w:tcPr>
          <w:p w14:paraId="12A42344"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2.01E+07</w:t>
            </w:r>
          </w:p>
        </w:tc>
        <w:tc>
          <w:tcPr>
            <w:tcW w:w="1001" w:type="dxa"/>
            <w:tcBorders>
              <w:top w:val="nil"/>
              <w:left w:val="nil"/>
              <w:bottom w:val="nil"/>
              <w:right w:val="nil"/>
            </w:tcBorders>
            <w:shd w:val="clear" w:color="000000" w:fill="FFFFFF"/>
            <w:vAlign w:val="center"/>
            <w:hideMark/>
          </w:tcPr>
          <w:p w14:paraId="3DE9AC1D"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1.95E+07</w:t>
            </w:r>
          </w:p>
        </w:tc>
        <w:tc>
          <w:tcPr>
            <w:tcW w:w="954" w:type="dxa"/>
            <w:tcBorders>
              <w:top w:val="nil"/>
              <w:left w:val="nil"/>
              <w:bottom w:val="nil"/>
              <w:right w:val="nil"/>
            </w:tcBorders>
            <w:shd w:val="clear" w:color="000000" w:fill="FFFFFF"/>
            <w:vAlign w:val="center"/>
            <w:hideMark/>
          </w:tcPr>
          <w:p w14:paraId="487CA828"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2.05E+07</w:t>
            </w:r>
          </w:p>
        </w:tc>
        <w:tc>
          <w:tcPr>
            <w:tcW w:w="960" w:type="dxa"/>
            <w:tcBorders>
              <w:top w:val="nil"/>
              <w:left w:val="nil"/>
              <w:bottom w:val="nil"/>
              <w:right w:val="nil"/>
            </w:tcBorders>
            <w:shd w:val="clear" w:color="000000" w:fill="FFFFFF"/>
            <w:vAlign w:val="center"/>
            <w:hideMark/>
          </w:tcPr>
          <w:p w14:paraId="714BD547"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20337401</w:t>
            </w:r>
          </w:p>
        </w:tc>
      </w:tr>
      <w:tr w:rsidR="00DF5EE8" w:rsidRPr="0076463E" w14:paraId="168EAE67" w14:textId="77777777" w:rsidTr="00DF5EE8">
        <w:trPr>
          <w:trHeight w:val="300"/>
        </w:trPr>
        <w:tc>
          <w:tcPr>
            <w:tcW w:w="931" w:type="dxa"/>
            <w:tcBorders>
              <w:top w:val="nil"/>
              <w:left w:val="nil"/>
              <w:bottom w:val="nil"/>
              <w:right w:val="nil"/>
            </w:tcBorders>
            <w:shd w:val="clear" w:color="000000" w:fill="F5F5F5"/>
            <w:vAlign w:val="center"/>
            <w:hideMark/>
          </w:tcPr>
          <w:p w14:paraId="5039A2CB"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48</w:t>
            </w:r>
          </w:p>
        </w:tc>
        <w:tc>
          <w:tcPr>
            <w:tcW w:w="1343" w:type="dxa"/>
            <w:tcBorders>
              <w:top w:val="nil"/>
              <w:left w:val="nil"/>
              <w:bottom w:val="nil"/>
              <w:right w:val="nil"/>
            </w:tcBorders>
            <w:shd w:val="clear" w:color="000000" w:fill="F5F5F5"/>
            <w:vAlign w:val="center"/>
            <w:hideMark/>
          </w:tcPr>
          <w:p w14:paraId="4E273730"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20/04/2022</w:t>
            </w:r>
          </w:p>
        </w:tc>
        <w:tc>
          <w:tcPr>
            <w:tcW w:w="971" w:type="dxa"/>
            <w:tcBorders>
              <w:top w:val="nil"/>
              <w:left w:val="nil"/>
              <w:bottom w:val="nil"/>
              <w:right w:val="nil"/>
            </w:tcBorders>
            <w:shd w:val="clear" w:color="000000" w:fill="F5F5F5"/>
            <w:vAlign w:val="center"/>
            <w:hideMark/>
          </w:tcPr>
          <w:p w14:paraId="517D066D"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2.01E+07</w:t>
            </w:r>
          </w:p>
        </w:tc>
        <w:tc>
          <w:tcPr>
            <w:tcW w:w="1001" w:type="dxa"/>
            <w:tcBorders>
              <w:top w:val="nil"/>
              <w:left w:val="nil"/>
              <w:bottom w:val="nil"/>
              <w:right w:val="nil"/>
            </w:tcBorders>
            <w:shd w:val="clear" w:color="000000" w:fill="F5F5F5"/>
            <w:vAlign w:val="center"/>
            <w:hideMark/>
          </w:tcPr>
          <w:p w14:paraId="446C6335"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1.95E+07</w:t>
            </w:r>
          </w:p>
        </w:tc>
        <w:tc>
          <w:tcPr>
            <w:tcW w:w="954" w:type="dxa"/>
            <w:tcBorders>
              <w:top w:val="nil"/>
              <w:left w:val="nil"/>
              <w:bottom w:val="nil"/>
              <w:right w:val="nil"/>
            </w:tcBorders>
            <w:shd w:val="clear" w:color="000000" w:fill="F5F5F5"/>
            <w:vAlign w:val="center"/>
            <w:hideMark/>
          </w:tcPr>
          <w:p w14:paraId="0D26B968"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2.05E+07</w:t>
            </w:r>
          </w:p>
        </w:tc>
        <w:tc>
          <w:tcPr>
            <w:tcW w:w="960" w:type="dxa"/>
            <w:tcBorders>
              <w:top w:val="nil"/>
              <w:left w:val="nil"/>
              <w:bottom w:val="nil"/>
              <w:right w:val="nil"/>
            </w:tcBorders>
            <w:shd w:val="clear" w:color="000000" w:fill="F5F5F5"/>
            <w:vAlign w:val="center"/>
            <w:hideMark/>
          </w:tcPr>
          <w:p w14:paraId="21A37365"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20358013</w:t>
            </w:r>
          </w:p>
        </w:tc>
      </w:tr>
      <w:tr w:rsidR="00DF5EE8" w:rsidRPr="0076463E" w14:paraId="63CA870C" w14:textId="77777777" w:rsidTr="00DF5EE8">
        <w:trPr>
          <w:trHeight w:val="300"/>
        </w:trPr>
        <w:tc>
          <w:tcPr>
            <w:tcW w:w="931" w:type="dxa"/>
            <w:tcBorders>
              <w:top w:val="nil"/>
              <w:left w:val="nil"/>
              <w:bottom w:val="nil"/>
              <w:right w:val="nil"/>
            </w:tcBorders>
            <w:shd w:val="clear" w:color="000000" w:fill="FFFFFF"/>
            <w:vAlign w:val="center"/>
            <w:hideMark/>
          </w:tcPr>
          <w:p w14:paraId="7AC56E8B"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49</w:t>
            </w:r>
          </w:p>
        </w:tc>
        <w:tc>
          <w:tcPr>
            <w:tcW w:w="1343" w:type="dxa"/>
            <w:tcBorders>
              <w:top w:val="nil"/>
              <w:left w:val="nil"/>
              <w:bottom w:val="nil"/>
              <w:right w:val="nil"/>
            </w:tcBorders>
            <w:shd w:val="clear" w:color="000000" w:fill="FFFFFF"/>
            <w:vAlign w:val="center"/>
            <w:hideMark/>
          </w:tcPr>
          <w:p w14:paraId="032ED57E"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21/04/2022</w:t>
            </w:r>
          </w:p>
        </w:tc>
        <w:tc>
          <w:tcPr>
            <w:tcW w:w="971" w:type="dxa"/>
            <w:tcBorders>
              <w:top w:val="nil"/>
              <w:left w:val="nil"/>
              <w:bottom w:val="nil"/>
              <w:right w:val="nil"/>
            </w:tcBorders>
            <w:shd w:val="clear" w:color="000000" w:fill="FFFFFF"/>
            <w:vAlign w:val="center"/>
            <w:hideMark/>
          </w:tcPr>
          <w:p w14:paraId="36C0F427"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2.01E+07</w:t>
            </w:r>
          </w:p>
        </w:tc>
        <w:tc>
          <w:tcPr>
            <w:tcW w:w="1001" w:type="dxa"/>
            <w:tcBorders>
              <w:top w:val="nil"/>
              <w:left w:val="nil"/>
              <w:bottom w:val="nil"/>
              <w:right w:val="nil"/>
            </w:tcBorders>
            <w:shd w:val="clear" w:color="000000" w:fill="FFFFFF"/>
            <w:vAlign w:val="center"/>
            <w:hideMark/>
          </w:tcPr>
          <w:p w14:paraId="23634A8C"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1.94E+07</w:t>
            </w:r>
          </w:p>
        </w:tc>
        <w:tc>
          <w:tcPr>
            <w:tcW w:w="954" w:type="dxa"/>
            <w:tcBorders>
              <w:top w:val="nil"/>
              <w:left w:val="nil"/>
              <w:bottom w:val="nil"/>
              <w:right w:val="nil"/>
            </w:tcBorders>
            <w:shd w:val="clear" w:color="000000" w:fill="FFFFFF"/>
            <w:vAlign w:val="center"/>
            <w:hideMark/>
          </w:tcPr>
          <w:p w14:paraId="332FA730"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2.06E+07</w:t>
            </w:r>
          </w:p>
        </w:tc>
        <w:tc>
          <w:tcPr>
            <w:tcW w:w="960" w:type="dxa"/>
            <w:tcBorders>
              <w:top w:val="nil"/>
              <w:left w:val="nil"/>
              <w:bottom w:val="nil"/>
              <w:right w:val="nil"/>
            </w:tcBorders>
            <w:shd w:val="clear" w:color="000000" w:fill="FFFFFF"/>
            <w:vAlign w:val="center"/>
            <w:hideMark/>
          </w:tcPr>
          <w:p w14:paraId="462DBD78"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20375719</w:t>
            </w:r>
          </w:p>
        </w:tc>
      </w:tr>
      <w:tr w:rsidR="00DF5EE8" w:rsidRPr="0076463E" w14:paraId="3D1E5B8A" w14:textId="77777777" w:rsidTr="00DF5EE8">
        <w:trPr>
          <w:trHeight w:val="300"/>
        </w:trPr>
        <w:tc>
          <w:tcPr>
            <w:tcW w:w="931" w:type="dxa"/>
            <w:tcBorders>
              <w:top w:val="nil"/>
              <w:left w:val="nil"/>
              <w:bottom w:val="nil"/>
              <w:right w:val="nil"/>
            </w:tcBorders>
            <w:shd w:val="clear" w:color="000000" w:fill="F5F5F5"/>
            <w:vAlign w:val="center"/>
            <w:hideMark/>
          </w:tcPr>
          <w:p w14:paraId="6BABCB1F"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50</w:t>
            </w:r>
          </w:p>
        </w:tc>
        <w:tc>
          <w:tcPr>
            <w:tcW w:w="1343" w:type="dxa"/>
            <w:tcBorders>
              <w:top w:val="nil"/>
              <w:left w:val="nil"/>
              <w:bottom w:val="nil"/>
              <w:right w:val="nil"/>
            </w:tcBorders>
            <w:shd w:val="clear" w:color="000000" w:fill="F5F5F5"/>
            <w:vAlign w:val="center"/>
            <w:hideMark/>
          </w:tcPr>
          <w:p w14:paraId="389C5674"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22/04/2022</w:t>
            </w:r>
          </w:p>
        </w:tc>
        <w:tc>
          <w:tcPr>
            <w:tcW w:w="971" w:type="dxa"/>
            <w:tcBorders>
              <w:top w:val="nil"/>
              <w:left w:val="nil"/>
              <w:bottom w:val="nil"/>
              <w:right w:val="nil"/>
            </w:tcBorders>
            <w:shd w:val="clear" w:color="000000" w:fill="F5F5F5"/>
            <w:vAlign w:val="center"/>
            <w:hideMark/>
          </w:tcPr>
          <w:p w14:paraId="60AD7316"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2.01E+07</w:t>
            </w:r>
          </w:p>
        </w:tc>
        <w:tc>
          <w:tcPr>
            <w:tcW w:w="1001" w:type="dxa"/>
            <w:tcBorders>
              <w:top w:val="nil"/>
              <w:left w:val="nil"/>
              <w:bottom w:val="nil"/>
              <w:right w:val="nil"/>
            </w:tcBorders>
            <w:shd w:val="clear" w:color="000000" w:fill="F5F5F5"/>
            <w:vAlign w:val="center"/>
            <w:hideMark/>
          </w:tcPr>
          <w:p w14:paraId="7924EFC0"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1.94E+07</w:t>
            </w:r>
          </w:p>
        </w:tc>
        <w:tc>
          <w:tcPr>
            <w:tcW w:w="954" w:type="dxa"/>
            <w:tcBorders>
              <w:top w:val="nil"/>
              <w:left w:val="nil"/>
              <w:bottom w:val="nil"/>
              <w:right w:val="nil"/>
            </w:tcBorders>
            <w:shd w:val="clear" w:color="000000" w:fill="F5F5F5"/>
            <w:vAlign w:val="center"/>
            <w:hideMark/>
          </w:tcPr>
          <w:p w14:paraId="190E9402"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2.06E+07</w:t>
            </w:r>
          </w:p>
        </w:tc>
        <w:tc>
          <w:tcPr>
            <w:tcW w:w="960" w:type="dxa"/>
            <w:tcBorders>
              <w:top w:val="nil"/>
              <w:left w:val="nil"/>
              <w:bottom w:val="nil"/>
              <w:right w:val="nil"/>
            </w:tcBorders>
            <w:shd w:val="clear" w:color="000000" w:fill="F5F5F5"/>
            <w:vAlign w:val="center"/>
            <w:hideMark/>
          </w:tcPr>
          <w:p w14:paraId="5F50E2EC"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20390793</w:t>
            </w:r>
          </w:p>
        </w:tc>
      </w:tr>
      <w:tr w:rsidR="00DF5EE8" w:rsidRPr="0076463E" w14:paraId="0C40F21C" w14:textId="77777777" w:rsidTr="00DF5EE8">
        <w:trPr>
          <w:trHeight w:val="300"/>
        </w:trPr>
        <w:tc>
          <w:tcPr>
            <w:tcW w:w="931" w:type="dxa"/>
            <w:tcBorders>
              <w:top w:val="nil"/>
              <w:left w:val="nil"/>
              <w:bottom w:val="nil"/>
              <w:right w:val="nil"/>
            </w:tcBorders>
            <w:shd w:val="clear" w:color="000000" w:fill="FFFFFF"/>
            <w:vAlign w:val="center"/>
            <w:hideMark/>
          </w:tcPr>
          <w:p w14:paraId="50AA94E0"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51</w:t>
            </w:r>
          </w:p>
        </w:tc>
        <w:tc>
          <w:tcPr>
            <w:tcW w:w="1343" w:type="dxa"/>
            <w:tcBorders>
              <w:top w:val="nil"/>
              <w:left w:val="nil"/>
              <w:bottom w:val="nil"/>
              <w:right w:val="nil"/>
            </w:tcBorders>
            <w:shd w:val="clear" w:color="000000" w:fill="FFFFFF"/>
            <w:vAlign w:val="center"/>
            <w:hideMark/>
          </w:tcPr>
          <w:p w14:paraId="3B1E23C0"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23/04/2022</w:t>
            </w:r>
          </w:p>
        </w:tc>
        <w:tc>
          <w:tcPr>
            <w:tcW w:w="971" w:type="dxa"/>
            <w:tcBorders>
              <w:top w:val="nil"/>
              <w:left w:val="nil"/>
              <w:bottom w:val="nil"/>
              <w:right w:val="nil"/>
            </w:tcBorders>
            <w:shd w:val="clear" w:color="000000" w:fill="FFFFFF"/>
            <w:vAlign w:val="center"/>
            <w:hideMark/>
          </w:tcPr>
          <w:p w14:paraId="0E4E5671"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2.00E+07</w:t>
            </w:r>
          </w:p>
        </w:tc>
        <w:tc>
          <w:tcPr>
            <w:tcW w:w="1001" w:type="dxa"/>
            <w:tcBorders>
              <w:top w:val="nil"/>
              <w:left w:val="nil"/>
              <w:bottom w:val="nil"/>
              <w:right w:val="nil"/>
            </w:tcBorders>
            <w:shd w:val="clear" w:color="000000" w:fill="FFFFFF"/>
            <w:vAlign w:val="center"/>
            <w:hideMark/>
          </w:tcPr>
          <w:p w14:paraId="6E56F0C9"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1.93E+07</w:t>
            </w:r>
          </w:p>
        </w:tc>
        <w:tc>
          <w:tcPr>
            <w:tcW w:w="954" w:type="dxa"/>
            <w:tcBorders>
              <w:top w:val="nil"/>
              <w:left w:val="nil"/>
              <w:bottom w:val="nil"/>
              <w:right w:val="nil"/>
            </w:tcBorders>
            <w:shd w:val="clear" w:color="000000" w:fill="FFFFFF"/>
            <w:vAlign w:val="center"/>
            <w:hideMark/>
          </w:tcPr>
          <w:p w14:paraId="186030A7"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2.06E+07</w:t>
            </w:r>
          </w:p>
        </w:tc>
        <w:tc>
          <w:tcPr>
            <w:tcW w:w="960" w:type="dxa"/>
            <w:tcBorders>
              <w:top w:val="nil"/>
              <w:left w:val="nil"/>
              <w:bottom w:val="nil"/>
              <w:right w:val="nil"/>
            </w:tcBorders>
            <w:shd w:val="clear" w:color="000000" w:fill="FFFFFF"/>
            <w:vAlign w:val="center"/>
            <w:hideMark/>
          </w:tcPr>
          <w:p w14:paraId="3D374438"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20403506</w:t>
            </w:r>
          </w:p>
        </w:tc>
      </w:tr>
      <w:tr w:rsidR="00DF5EE8" w:rsidRPr="0076463E" w14:paraId="3970EAD7" w14:textId="77777777" w:rsidTr="00DF5EE8">
        <w:trPr>
          <w:trHeight w:val="300"/>
        </w:trPr>
        <w:tc>
          <w:tcPr>
            <w:tcW w:w="931" w:type="dxa"/>
            <w:tcBorders>
              <w:top w:val="nil"/>
              <w:left w:val="nil"/>
              <w:bottom w:val="nil"/>
              <w:right w:val="nil"/>
            </w:tcBorders>
            <w:shd w:val="clear" w:color="000000" w:fill="F5F5F5"/>
            <w:vAlign w:val="center"/>
            <w:hideMark/>
          </w:tcPr>
          <w:p w14:paraId="3294E6E0"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52</w:t>
            </w:r>
          </w:p>
        </w:tc>
        <w:tc>
          <w:tcPr>
            <w:tcW w:w="1343" w:type="dxa"/>
            <w:tcBorders>
              <w:top w:val="nil"/>
              <w:left w:val="nil"/>
              <w:bottom w:val="nil"/>
              <w:right w:val="nil"/>
            </w:tcBorders>
            <w:shd w:val="clear" w:color="000000" w:fill="F5F5F5"/>
            <w:vAlign w:val="center"/>
            <w:hideMark/>
          </w:tcPr>
          <w:p w14:paraId="1569FCE3"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24/04/2022</w:t>
            </w:r>
          </w:p>
        </w:tc>
        <w:tc>
          <w:tcPr>
            <w:tcW w:w="971" w:type="dxa"/>
            <w:tcBorders>
              <w:top w:val="nil"/>
              <w:left w:val="nil"/>
              <w:bottom w:val="nil"/>
              <w:right w:val="nil"/>
            </w:tcBorders>
            <w:shd w:val="clear" w:color="000000" w:fill="F5F5F5"/>
            <w:vAlign w:val="center"/>
            <w:hideMark/>
          </w:tcPr>
          <w:p w14:paraId="1E175E51"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2.00E+07</w:t>
            </w:r>
          </w:p>
        </w:tc>
        <w:tc>
          <w:tcPr>
            <w:tcW w:w="1001" w:type="dxa"/>
            <w:tcBorders>
              <w:top w:val="nil"/>
              <w:left w:val="nil"/>
              <w:bottom w:val="nil"/>
              <w:right w:val="nil"/>
            </w:tcBorders>
            <w:shd w:val="clear" w:color="000000" w:fill="F5F5F5"/>
            <w:vAlign w:val="center"/>
            <w:hideMark/>
          </w:tcPr>
          <w:p w14:paraId="018A18B4"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1.93E+07</w:t>
            </w:r>
          </w:p>
        </w:tc>
        <w:tc>
          <w:tcPr>
            <w:tcW w:w="954" w:type="dxa"/>
            <w:tcBorders>
              <w:top w:val="nil"/>
              <w:left w:val="nil"/>
              <w:bottom w:val="nil"/>
              <w:right w:val="nil"/>
            </w:tcBorders>
            <w:shd w:val="clear" w:color="000000" w:fill="F5F5F5"/>
            <w:vAlign w:val="center"/>
            <w:hideMark/>
          </w:tcPr>
          <w:p w14:paraId="29E26B9D"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2.07E+07</w:t>
            </w:r>
          </w:p>
        </w:tc>
        <w:tc>
          <w:tcPr>
            <w:tcW w:w="960" w:type="dxa"/>
            <w:tcBorders>
              <w:top w:val="nil"/>
              <w:left w:val="nil"/>
              <w:bottom w:val="nil"/>
              <w:right w:val="nil"/>
            </w:tcBorders>
            <w:shd w:val="clear" w:color="000000" w:fill="F5F5F5"/>
            <w:vAlign w:val="center"/>
            <w:hideMark/>
          </w:tcPr>
          <w:p w14:paraId="6E471EAE"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20417674</w:t>
            </w:r>
          </w:p>
        </w:tc>
      </w:tr>
      <w:tr w:rsidR="00DF5EE8" w:rsidRPr="0076463E" w14:paraId="0D6297F1" w14:textId="77777777" w:rsidTr="00DF5EE8">
        <w:trPr>
          <w:trHeight w:val="300"/>
        </w:trPr>
        <w:tc>
          <w:tcPr>
            <w:tcW w:w="931" w:type="dxa"/>
            <w:tcBorders>
              <w:top w:val="nil"/>
              <w:left w:val="nil"/>
              <w:bottom w:val="nil"/>
              <w:right w:val="nil"/>
            </w:tcBorders>
            <w:shd w:val="clear" w:color="000000" w:fill="FFFFFF"/>
            <w:vAlign w:val="center"/>
            <w:hideMark/>
          </w:tcPr>
          <w:p w14:paraId="3BEE1272"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53</w:t>
            </w:r>
          </w:p>
        </w:tc>
        <w:tc>
          <w:tcPr>
            <w:tcW w:w="1343" w:type="dxa"/>
            <w:tcBorders>
              <w:top w:val="nil"/>
              <w:left w:val="nil"/>
              <w:bottom w:val="nil"/>
              <w:right w:val="nil"/>
            </w:tcBorders>
            <w:shd w:val="clear" w:color="000000" w:fill="FFFFFF"/>
            <w:vAlign w:val="center"/>
            <w:hideMark/>
          </w:tcPr>
          <w:p w14:paraId="37467F2C"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25/04/2022</w:t>
            </w:r>
          </w:p>
        </w:tc>
        <w:tc>
          <w:tcPr>
            <w:tcW w:w="971" w:type="dxa"/>
            <w:tcBorders>
              <w:top w:val="nil"/>
              <w:left w:val="nil"/>
              <w:bottom w:val="nil"/>
              <w:right w:val="nil"/>
            </w:tcBorders>
            <w:shd w:val="clear" w:color="000000" w:fill="FFFFFF"/>
            <w:vAlign w:val="center"/>
            <w:hideMark/>
          </w:tcPr>
          <w:p w14:paraId="26899A12"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2.00E+07</w:t>
            </w:r>
          </w:p>
        </w:tc>
        <w:tc>
          <w:tcPr>
            <w:tcW w:w="1001" w:type="dxa"/>
            <w:tcBorders>
              <w:top w:val="nil"/>
              <w:left w:val="nil"/>
              <w:bottom w:val="nil"/>
              <w:right w:val="nil"/>
            </w:tcBorders>
            <w:shd w:val="clear" w:color="000000" w:fill="FFFFFF"/>
            <w:vAlign w:val="center"/>
            <w:hideMark/>
          </w:tcPr>
          <w:p w14:paraId="07E86B46"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1.92E+07</w:t>
            </w:r>
          </w:p>
        </w:tc>
        <w:tc>
          <w:tcPr>
            <w:tcW w:w="954" w:type="dxa"/>
            <w:tcBorders>
              <w:top w:val="nil"/>
              <w:left w:val="nil"/>
              <w:bottom w:val="nil"/>
              <w:right w:val="nil"/>
            </w:tcBorders>
            <w:shd w:val="clear" w:color="000000" w:fill="FFFFFF"/>
            <w:vAlign w:val="center"/>
            <w:hideMark/>
          </w:tcPr>
          <w:p w14:paraId="7A6821E3"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2.07E+07</w:t>
            </w:r>
          </w:p>
        </w:tc>
        <w:tc>
          <w:tcPr>
            <w:tcW w:w="960" w:type="dxa"/>
            <w:tcBorders>
              <w:top w:val="nil"/>
              <w:left w:val="nil"/>
              <w:bottom w:val="nil"/>
              <w:right w:val="nil"/>
            </w:tcBorders>
            <w:shd w:val="clear" w:color="000000" w:fill="FFFFFF"/>
            <w:vAlign w:val="center"/>
            <w:hideMark/>
          </w:tcPr>
          <w:p w14:paraId="07E8E9EB"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20434181</w:t>
            </w:r>
          </w:p>
        </w:tc>
      </w:tr>
      <w:tr w:rsidR="00DF5EE8" w:rsidRPr="0076463E" w14:paraId="3586E4E7" w14:textId="77777777" w:rsidTr="00DF5EE8">
        <w:trPr>
          <w:trHeight w:val="300"/>
        </w:trPr>
        <w:tc>
          <w:tcPr>
            <w:tcW w:w="931" w:type="dxa"/>
            <w:tcBorders>
              <w:top w:val="nil"/>
              <w:left w:val="nil"/>
              <w:bottom w:val="nil"/>
              <w:right w:val="nil"/>
            </w:tcBorders>
            <w:shd w:val="clear" w:color="000000" w:fill="F5F5F5"/>
            <w:vAlign w:val="center"/>
            <w:hideMark/>
          </w:tcPr>
          <w:p w14:paraId="1A6BBB8A"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54</w:t>
            </w:r>
          </w:p>
        </w:tc>
        <w:tc>
          <w:tcPr>
            <w:tcW w:w="1343" w:type="dxa"/>
            <w:tcBorders>
              <w:top w:val="nil"/>
              <w:left w:val="nil"/>
              <w:bottom w:val="nil"/>
              <w:right w:val="nil"/>
            </w:tcBorders>
            <w:shd w:val="clear" w:color="000000" w:fill="F5F5F5"/>
            <w:vAlign w:val="center"/>
            <w:hideMark/>
          </w:tcPr>
          <w:p w14:paraId="32065F72"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26/04/2022</w:t>
            </w:r>
          </w:p>
        </w:tc>
        <w:tc>
          <w:tcPr>
            <w:tcW w:w="971" w:type="dxa"/>
            <w:tcBorders>
              <w:top w:val="nil"/>
              <w:left w:val="nil"/>
              <w:bottom w:val="nil"/>
              <w:right w:val="nil"/>
            </w:tcBorders>
            <w:shd w:val="clear" w:color="000000" w:fill="F5F5F5"/>
            <w:vAlign w:val="center"/>
            <w:hideMark/>
          </w:tcPr>
          <w:p w14:paraId="398868BD"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2.00E+07</w:t>
            </w:r>
          </w:p>
        </w:tc>
        <w:tc>
          <w:tcPr>
            <w:tcW w:w="1001" w:type="dxa"/>
            <w:tcBorders>
              <w:top w:val="nil"/>
              <w:left w:val="nil"/>
              <w:bottom w:val="nil"/>
              <w:right w:val="nil"/>
            </w:tcBorders>
            <w:shd w:val="clear" w:color="000000" w:fill="F5F5F5"/>
            <w:vAlign w:val="center"/>
            <w:hideMark/>
          </w:tcPr>
          <w:p w14:paraId="4126E9B6"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1.91E+07</w:t>
            </w:r>
          </w:p>
        </w:tc>
        <w:tc>
          <w:tcPr>
            <w:tcW w:w="954" w:type="dxa"/>
            <w:tcBorders>
              <w:top w:val="nil"/>
              <w:left w:val="nil"/>
              <w:bottom w:val="nil"/>
              <w:right w:val="nil"/>
            </w:tcBorders>
            <w:shd w:val="clear" w:color="000000" w:fill="F5F5F5"/>
            <w:vAlign w:val="center"/>
            <w:hideMark/>
          </w:tcPr>
          <w:p w14:paraId="0CE0B6CC"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2.08E+07</w:t>
            </w:r>
          </w:p>
        </w:tc>
        <w:tc>
          <w:tcPr>
            <w:tcW w:w="960" w:type="dxa"/>
            <w:tcBorders>
              <w:top w:val="nil"/>
              <w:left w:val="nil"/>
              <w:bottom w:val="nil"/>
              <w:right w:val="nil"/>
            </w:tcBorders>
            <w:shd w:val="clear" w:color="000000" w:fill="F5F5F5"/>
            <w:vAlign w:val="center"/>
            <w:hideMark/>
          </w:tcPr>
          <w:p w14:paraId="23D1751F"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20448220</w:t>
            </w:r>
          </w:p>
        </w:tc>
      </w:tr>
      <w:tr w:rsidR="00DF5EE8" w:rsidRPr="0076463E" w14:paraId="2ED10274" w14:textId="77777777" w:rsidTr="00DF5EE8">
        <w:trPr>
          <w:trHeight w:val="300"/>
        </w:trPr>
        <w:tc>
          <w:tcPr>
            <w:tcW w:w="931" w:type="dxa"/>
            <w:tcBorders>
              <w:top w:val="nil"/>
              <w:left w:val="nil"/>
              <w:bottom w:val="nil"/>
              <w:right w:val="nil"/>
            </w:tcBorders>
            <w:shd w:val="clear" w:color="000000" w:fill="FFFFFF"/>
            <w:vAlign w:val="center"/>
            <w:hideMark/>
          </w:tcPr>
          <w:p w14:paraId="13084611"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55</w:t>
            </w:r>
          </w:p>
        </w:tc>
        <w:tc>
          <w:tcPr>
            <w:tcW w:w="1343" w:type="dxa"/>
            <w:tcBorders>
              <w:top w:val="nil"/>
              <w:left w:val="nil"/>
              <w:bottom w:val="nil"/>
              <w:right w:val="nil"/>
            </w:tcBorders>
            <w:shd w:val="clear" w:color="000000" w:fill="FFFFFF"/>
            <w:vAlign w:val="center"/>
            <w:hideMark/>
          </w:tcPr>
          <w:p w14:paraId="3F74ACFA"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27/04/2022</w:t>
            </w:r>
          </w:p>
        </w:tc>
        <w:tc>
          <w:tcPr>
            <w:tcW w:w="971" w:type="dxa"/>
            <w:tcBorders>
              <w:top w:val="nil"/>
              <w:left w:val="nil"/>
              <w:bottom w:val="nil"/>
              <w:right w:val="nil"/>
            </w:tcBorders>
            <w:shd w:val="clear" w:color="000000" w:fill="FFFFFF"/>
            <w:vAlign w:val="center"/>
            <w:hideMark/>
          </w:tcPr>
          <w:p w14:paraId="7A1CD280"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2.00E+07</w:t>
            </w:r>
          </w:p>
        </w:tc>
        <w:tc>
          <w:tcPr>
            <w:tcW w:w="1001" w:type="dxa"/>
            <w:tcBorders>
              <w:top w:val="nil"/>
              <w:left w:val="nil"/>
              <w:bottom w:val="nil"/>
              <w:right w:val="nil"/>
            </w:tcBorders>
            <w:shd w:val="clear" w:color="000000" w:fill="FFFFFF"/>
            <w:vAlign w:val="center"/>
            <w:hideMark/>
          </w:tcPr>
          <w:p w14:paraId="3EC476FB"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1.90E+07</w:t>
            </w:r>
          </w:p>
        </w:tc>
        <w:tc>
          <w:tcPr>
            <w:tcW w:w="954" w:type="dxa"/>
            <w:tcBorders>
              <w:top w:val="nil"/>
              <w:left w:val="nil"/>
              <w:bottom w:val="nil"/>
              <w:right w:val="nil"/>
            </w:tcBorders>
            <w:shd w:val="clear" w:color="000000" w:fill="FFFFFF"/>
            <w:vAlign w:val="center"/>
            <w:hideMark/>
          </w:tcPr>
          <w:p w14:paraId="1215460A"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2.08E+07</w:t>
            </w:r>
          </w:p>
        </w:tc>
        <w:tc>
          <w:tcPr>
            <w:tcW w:w="960" w:type="dxa"/>
            <w:tcBorders>
              <w:top w:val="nil"/>
              <w:left w:val="nil"/>
              <w:bottom w:val="nil"/>
              <w:right w:val="nil"/>
            </w:tcBorders>
            <w:shd w:val="clear" w:color="000000" w:fill="FFFFFF"/>
            <w:vAlign w:val="center"/>
            <w:hideMark/>
          </w:tcPr>
          <w:p w14:paraId="552CB2B7"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20460800</w:t>
            </w:r>
          </w:p>
        </w:tc>
      </w:tr>
      <w:tr w:rsidR="00DF5EE8" w:rsidRPr="0076463E" w14:paraId="71A749ED" w14:textId="77777777" w:rsidTr="00DF5EE8">
        <w:trPr>
          <w:trHeight w:val="300"/>
        </w:trPr>
        <w:tc>
          <w:tcPr>
            <w:tcW w:w="931" w:type="dxa"/>
            <w:tcBorders>
              <w:top w:val="nil"/>
              <w:left w:val="nil"/>
              <w:bottom w:val="nil"/>
              <w:right w:val="nil"/>
            </w:tcBorders>
            <w:shd w:val="clear" w:color="000000" w:fill="F5F5F5"/>
            <w:vAlign w:val="center"/>
            <w:hideMark/>
          </w:tcPr>
          <w:p w14:paraId="2357EC2B"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56</w:t>
            </w:r>
          </w:p>
        </w:tc>
        <w:tc>
          <w:tcPr>
            <w:tcW w:w="1343" w:type="dxa"/>
            <w:tcBorders>
              <w:top w:val="nil"/>
              <w:left w:val="nil"/>
              <w:bottom w:val="nil"/>
              <w:right w:val="nil"/>
            </w:tcBorders>
            <w:shd w:val="clear" w:color="000000" w:fill="F5F5F5"/>
            <w:vAlign w:val="center"/>
            <w:hideMark/>
          </w:tcPr>
          <w:p w14:paraId="7F0BE0CB"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28/04/2022</w:t>
            </w:r>
          </w:p>
        </w:tc>
        <w:tc>
          <w:tcPr>
            <w:tcW w:w="971" w:type="dxa"/>
            <w:tcBorders>
              <w:top w:val="nil"/>
              <w:left w:val="nil"/>
              <w:bottom w:val="nil"/>
              <w:right w:val="nil"/>
            </w:tcBorders>
            <w:shd w:val="clear" w:color="000000" w:fill="F5F5F5"/>
            <w:vAlign w:val="center"/>
            <w:hideMark/>
          </w:tcPr>
          <w:p w14:paraId="05BBCE46"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2.00E+07</w:t>
            </w:r>
          </w:p>
        </w:tc>
        <w:tc>
          <w:tcPr>
            <w:tcW w:w="1001" w:type="dxa"/>
            <w:tcBorders>
              <w:top w:val="nil"/>
              <w:left w:val="nil"/>
              <w:bottom w:val="nil"/>
              <w:right w:val="nil"/>
            </w:tcBorders>
            <w:shd w:val="clear" w:color="000000" w:fill="F5F5F5"/>
            <w:vAlign w:val="center"/>
            <w:hideMark/>
          </w:tcPr>
          <w:p w14:paraId="10E51718"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1.90E+07</w:t>
            </w:r>
          </w:p>
        </w:tc>
        <w:tc>
          <w:tcPr>
            <w:tcW w:w="954" w:type="dxa"/>
            <w:tcBorders>
              <w:top w:val="nil"/>
              <w:left w:val="nil"/>
              <w:bottom w:val="nil"/>
              <w:right w:val="nil"/>
            </w:tcBorders>
            <w:shd w:val="clear" w:color="000000" w:fill="F5F5F5"/>
            <w:vAlign w:val="center"/>
            <w:hideMark/>
          </w:tcPr>
          <w:p w14:paraId="3FB3A805"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2.09E+07</w:t>
            </w:r>
          </w:p>
        </w:tc>
        <w:tc>
          <w:tcPr>
            <w:tcW w:w="960" w:type="dxa"/>
            <w:tcBorders>
              <w:top w:val="nil"/>
              <w:left w:val="nil"/>
              <w:bottom w:val="nil"/>
              <w:right w:val="nil"/>
            </w:tcBorders>
            <w:shd w:val="clear" w:color="000000" w:fill="F5F5F5"/>
            <w:vAlign w:val="center"/>
            <w:hideMark/>
          </w:tcPr>
          <w:p w14:paraId="6A419969"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20471973</w:t>
            </w:r>
          </w:p>
        </w:tc>
      </w:tr>
      <w:tr w:rsidR="00DF5EE8" w:rsidRPr="0076463E" w14:paraId="7D9AB439" w14:textId="77777777" w:rsidTr="00DF5EE8">
        <w:trPr>
          <w:trHeight w:val="300"/>
        </w:trPr>
        <w:tc>
          <w:tcPr>
            <w:tcW w:w="931" w:type="dxa"/>
            <w:tcBorders>
              <w:top w:val="nil"/>
              <w:left w:val="nil"/>
              <w:bottom w:val="nil"/>
              <w:right w:val="nil"/>
            </w:tcBorders>
            <w:shd w:val="clear" w:color="000000" w:fill="FFFFFF"/>
            <w:vAlign w:val="center"/>
            <w:hideMark/>
          </w:tcPr>
          <w:p w14:paraId="39CC01CF"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57</w:t>
            </w:r>
          </w:p>
        </w:tc>
        <w:tc>
          <w:tcPr>
            <w:tcW w:w="1343" w:type="dxa"/>
            <w:tcBorders>
              <w:top w:val="nil"/>
              <w:left w:val="nil"/>
              <w:bottom w:val="nil"/>
              <w:right w:val="nil"/>
            </w:tcBorders>
            <w:shd w:val="clear" w:color="000000" w:fill="FFFFFF"/>
            <w:vAlign w:val="center"/>
            <w:hideMark/>
          </w:tcPr>
          <w:p w14:paraId="626E2DA6"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29/04/2022</w:t>
            </w:r>
          </w:p>
        </w:tc>
        <w:tc>
          <w:tcPr>
            <w:tcW w:w="971" w:type="dxa"/>
            <w:tcBorders>
              <w:top w:val="nil"/>
              <w:left w:val="nil"/>
              <w:bottom w:val="nil"/>
              <w:right w:val="nil"/>
            </w:tcBorders>
            <w:shd w:val="clear" w:color="000000" w:fill="FFFFFF"/>
            <w:vAlign w:val="center"/>
            <w:hideMark/>
          </w:tcPr>
          <w:p w14:paraId="37DA3623"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2.00E+07</w:t>
            </w:r>
          </w:p>
        </w:tc>
        <w:tc>
          <w:tcPr>
            <w:tcW w:w="1001" w:type="dxa"/>
            <w:tcBorders>
              <w:top w:val="nil"/>
              <w:left w:val="nil"/>
              <w:bottom w:val="nil"/>
              <w:right w:val="nil"/>
            </w:tcBorders>
            <w:shd w:val="clear" w:color="000000" w:fill="FFFFFF"/>
            <w:vAlign w:val="center"/>
            <w:hideMark/>
          </w:tcPr>
          <w:p w14:paraId="495BA7B8"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1.89E+07</w:t>
            </w:r>
          </w:p>
        </w:tc>
        <w:tc>
          <w:tcPr>
            <w:tcW w:w="954" w:type="dxa"/>
            <w:tcBorders>
              <w:top w:val="nil"/>
              <w:left w:val="nil"/>
              <w:bottom w:val="nil"/>
              <w:right w:val="nil"/>
            </w:tcBorders>
            <w:shd w:val="clear" w:color="000000" w:fill="FFFFFF"/>
            <w:vAlign w:val="center"/>
            <w:hideMark/>
          </w:tcPr>
          <w:p w14:paraId="5C3E10DD"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2.09E+07</w:t>
            </w:r>
          </w:p>
        </w:tc>
        <w:tc>
          <w:tcPr>
            <w:tcW w:w="960" w:type="dxa"/>
            <w:tcBorders>
              <w:top w:val="nil"/>
              <w:left w:val="nil"/>
              <w:bottom w:val="nil"/>
              <w:right w:val="nil"/>
            </w:tcBorders>
            <w:shd w:val="clear" w:color="000000" w:fill="FFFFFF"/>
            <w:vAlign w:val="center"/>
            <w:hideMark/>
          </w:tcPr>
          <w:p w14:paraId="5419D204"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20481612</w:t>
            </w:r>
          </w:p>
        </w:tc>
      </w:tr>
      <w:tr w:rsidR="00DF5EE8" w:rsidRPr="0076463E" w14:paraId="5E8960C4" w14:textId="77777777" w:rsidTr="00DF5EE8">
        <w:trPr>
          <w:trHeight w:val="300"/>
        </w:trPr>
        <w:tc>
          <w:tcPr>
            <w:tcW w:w="931" w:type="dxa"/>
            <w:tcBorders>
              <w:top w:val="nil"/>
              <w:left w:val="nil"/>
              <w:bottom w:val="nil"/>
              <w:right w:val="nil"/>
            </w:tcBorders>
            <w:shd w:val="clear" w:color="000000" w:fill="F5F5F5"/>
            <w:vAlign w:val="center"/>
            <w:hideMark/>
          </w:tcPr>
          <w:p w14:paraId="3300E791"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58</w:t>
            </w:r>
          </w:p>
        </w:tc>
        <w:tc>
          <w:tcPr>
            <w:tcW w:w="1343" w:type="dxa"/>
            <w:tcBorders>
              <w:top w:val="nil"/>
              <w:left w:val="nil"/>
              <w:bottom w:val="nil"/>
              <w:right w:val="nil"/>
            </w:tcBorders>
            <w:shd w:val="clear" w:color="000000" w:fill="F5F5F5"/>
            <w:vAlign w:val="center"/>
            <w:hideMark/>
          </w:tcPr>
          <w:p w14:paraId="44C07F11"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30/04/2022</w:t>
            </w:r>
          </w:p>
        </w:tc>
        <w:tc>
          <w:tcPr>
            <w:tcW w:w="971" w:type="dxa"/>
            <w:tcBorders>
              <w:top w:val="nil"/>
              <w:left w:val="nil"/>
              <w:bottom w:val="nil"/>
              <w:right w:val="nil"/>
            </w:tcBorders>
            <w:shd w:val="clear" w:color="000000" w:fill="F5F5F5"/>
            <w:vAlign w:val="center"/>
            <w:hideMark/>
          </w:tcPr>
          <w:p w14:paraId="27D77D67"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2.00E+07</w:t>
            </w:r>
          </w:p>
        </w:tc>
        <w:tc>
          <w:tcPr>
            <w:tcW w:w="1001" w:type="dxa"/>
            <w:tcBorders>
              <w:top w:val="nil"/>
              <w:left w:val="nil"/>
              <w:bottom w:val="nil"/>
              <w:right w:val="nil"/>
            </w:tcBorders>
            <w:shd w:val="clear" w:color="000000" w:fill="F5F5F5"/>
            <w:vAlign w:val="center"/>
            <w:hideMark/>
          </w:tcPr>
          <w:p w14:paraId="10F2A42C"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1.89E+07</w:t>
            </w:r>
          </w:p>
        </w:tc>
        <w:tc>
          <w:tcPr>
            <w:tcW w:w="954" w:type="dxa"/>
            <w:tcBorders>
              <w:top w:val="nil"/>
              <w:left w:val="nil"/>
              <w:bottom w:val="nil"/>
              <w:right w:val="nil"/>
            </w:tcBorders>
            <w:shd w:val="clear" w:color="000000" w:fill="F5F5F5"/>
            <w:vAlign w:val="center"/>
            <w:hideMark/>
          </w:tcPr>
          <w:p w14:paraId="4790F7F6"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2.09E+07</w:t>
            </w:r>
          </w:p>
        </w:tc>
        <w:tc>
          <w:tcPr>
            <w:tcW w:w="960" w:type="dxa"/>
            <w:tcBorders>
              <w:top w:val="nil"/>
              <w:left w:val="nil"/>
              <w:bottom w:val="nil"/>
              <w:right w:val="nil"/>
            </w:tcBorders>
            <w:shd w:val="clear" w:color="000000" w:fill="F5F5F5"/>
            <w:vAlign w:val="center"/>
            <w:hideMark/>
          </w:tcPr>
          <w:p w14:paraId="1F857940"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20489690</w:t>
            </w:r>
          </w:p>
        </w:tc>
      </w:tr>
      <w:tr w:rsidR="00DF5EE8" w:rsidRPr="0076463E" w14:paraId="6ADDB0E6" w14:textId="77777777" w:rsidTr="00DF5EE8">
        <w:trPr>
          <w:trHeight w:val="300"/>
        </w:trPr>
        <w:tc>
          <w:tcPr>
            <w:tcW w:w="931" w:type="dxa"/>
            <w:tcBorders>
              <w:top w:val="nil"/>
              <w:left w:val="nil"/>
              <w:bottom w:val="nil"/>
              <w:right w:val="nil"/>
            </w:tcBorders>
            <w:shd w:val="clear" w:color="000000" w:fill="FFFFFF"/>
            <w:vAlign w:val="center"/>
            <w:hideMark/>
          </w:tcPr>
          <w:p w14:paraId="57523B35"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59</w:t>
            </w:r>
          </w:p>
        </w:tc>
        <w:tc>
          <w:tcPr>
            <w:tcW w:w="1343" w:type="dxa"/>
            <w:tcBorders>
              <w:top w:val="nil"/>
              <w:left w:val="nil"/>
              <w:bottom w:val="nil"/>
              <w:right w:val="nil"/>
            </w:tcBorders>
            <w:shd w:val="clear" w:color="000000" w:fill="FFFFFF"/>
            <w:vAlign w:val="center"/>
            <w:hideMark/>
          </w:tcPr>
          <w:p w14:paraId="08B651B3"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01/05/2022</w:t>
            </w:r>
          </w:p>
        </w:tc>
        <w:tc>
          <w:tcPr>
            <w:tcW w:w="971" w:type="dxa"/>
            <w:tcBorders>
              <w:top w:val="nil"/>
              <w:left w:val="nil"/>
              <w:bottom w:val="nil"/>
              <w:right w:val="nil"/>
            </w:tcBorders>
            <w:shd w:val="clear" w:color="000000" w:fill="FFFFFF"/>
            <w:vAlign w:val="center"/>
            <w:hideMark/>
          </w:tcPr>
          <w:p w14:paraId="5568F3A7"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2.00E+07</w:t>
            </w:r>
          </w:p>
        </w:tc>
        <w:tc>
          <w:tcPr>
            <w:tcW w:w="1001" w:type="dxa"/>
            <w:tcBorders>
              <w:top w:val="nil"/>
              <w:left w:val="nil"/>
              <w:bottom w:val="nil"/>
              <w:right w:val="nil"/>
            </w:tcBorders>
            <w:shd w:val="clear" w:color="000000" w:fill="FFFFFF"/>
            <w:vAlign w:val="center"/>
            <w:hideMark/>
          </w:tcPr>
          <w:p w14:paraId="36582D47"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1.88E+07</w:t>
            </w:r>
          </w:p>
        </w:tc>
        <w:tc>
          <w:tcPr>
            <w:tcW w:w="954" w:type="dxa"/>
            <w:tcBorders>
              <w:top w:val="nil"/>
              <w:left w:val="nil"/>
              <w:bottom w:val="nil"/>
              <w:right w:val="nil"/>
            </w:tcBorders>
            <w:shd w:val="clear" w:color="000000" w:fill="FFFFFF"/>
            <w:vAlign w:val="center"/>
            <w:hideMark/>
          </w:tcPr>
          <w:p w14:paraId="6FCDCDF0"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2.09E+07</w:t>
            </w:r>
          </w:p>
        </w:tc>
        <w:tc>
          <w:tcPr>
            <w:tcW w:w="960" w:type="dxa"/>
            <w:tcBorders>
              <w:top w:val="nil"/>
              <w:left w:val="nil"/>
              <w:bottom w:val="nil"/>
              <w:right w:val="nil"/>
            </w:tcBorders>
            <w:shd w:val="clear" w:color="000000" w:fill="FFFFFF"/>
            <w:vAlign w:val="center"/>
            <w:hideMark/>
          </w:tcPr>
          <w:p w14:paraId="45626586"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20498405</w:t>
            </w:r>
          </w:p>
        </w:tc>
      </w:tr>
      <w:tr w:rsidR="00DF5EE8" w:rsidRPr="0076463E" w14:paraId="28D98A4A" w14:textId="77777777" w:rsidTr="00DF5EE8">
        <w:trPr>
          <w:trHeight w:val="300"/>
        </w:trPr>
        <w:tc>
          <w:tcPr>
            <w:tcW w:w="931" w:type="dxa"/>
            <w:tcBorders>
              <w:top w:val="nil"/>
              <w:left w:val="nil"/>
              <w:bottom w:val="nil"/>
              <w:right w:val="nil"/>
            </w:tcBorders>
            <w:shd w:val="clear" w:color="000000" w:fill="F5F5F5"/>
            <w:vAlign w:val="center"/>
            <w:hideMark/>
          </w:tcPr>
          <w:p w14:paraId="55D864FC"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60</w:t>
            </w:r>
          </w:p>
        </w:tc>
        <w:tc>
          <w:tcPr>
            <w:tcW w:w="1343" w:type="dxa"/>
            <w:tcBorders>
              <w:top w:val="nil"/>
              <w:left w:val="nil"/>
              <w:bottom w:val="nil"/>
              <w:right w:val="nil"/>
            </w:tcBorders>
            <w:shd w:val="clear" w:color="000000" w:fill="F5F5F5"/>
            <w:vAlign w:val="center"/>
            <w:hideMark/>
          </w:tcPr>
          <w:p w14:paraId="69A6F415"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01/06/2022</w:t>
            </w:r>
          </w:p>
        </w:tc>
        <w:tc>
          <w:tcPr>
            <w:tcW w:w="971" w:type="dxa"/>
            <w:tcBorders>
              <w:top w:val="nil"/>
              <w:left w:val="nil"/>
              <w:bottom w:val="nil"/>
              <w:right w:val="nil"/>
            </w:tcBorders>
            <w:shd w:val="clear" w:color="000000" w:fill="F5F5F5"/>
            <w:vAlign w:val="center"/>
            <w:hideMark/>
          </w:tcPr>
          <w:p w14:paraId="44EEAFFB"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2.07E+07</w:t>
            </w:r>
          </w:p>
        </w:tc>
        <w:tc>
          <w:tcPr>
            <w:tcW w:w="1001" w:type="dxa"/>
            <w:tcBorders>
              <w:top w:val="nil"/>
              <w:left w:val="nil"/>
              <w:bottom w:val="nil"/>
              <w:right w:val="nil"/>
            </w:tcBorders>
            <w:shd w:val="clear" w:color="000000" w:fill="F5F5F5"/>
            <w:vAlign w:val="center"/>
            <w:hideMark/>
          </w:tcPr>
          <w:p w14:paraId="13E20EAC"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2.07E+07</w:t>
            </w:r>
          </w:p>
        </w:tc>
        <w:tc>
          <w:tcPr>
            <w:tcW w:w="954" w:type="dxa"/>
            <w:tcBorders>
              <w:top w:val="nil"/>
              <w:left w:val="nil"/>
              <w:bottom w:val="nil"/>
              <w:right w:val="nil"/>
            </w:tcBorders>
            <w:shd w:val="clear" w:color="000000" w:fill="F5F5F5"/>
            <w:vAlign w:val="center"/>
            <w:hideMark/>
          </w:tcPr>
          <w:p w14:paraId="625991D5"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2.08E+07</w:t>
            </w:r>
          </w:p>
        </w:tc>
        <w:tc>
          <w:tcPr>
            <w:tcW w:w="960" w:type="dxa"/>
            <w:tcBorders>
              <w:top w:val="nil"/>
              <w:left w:val="nil"/>
              <w:bottom w:val="nil"/>
              <w:right w:val="nil"/>
            </w:tcBorders>
            <w:shd w:val="clear" w:color="000000" w:fill="F5F5F5"/>
            <w:vAlign w:val="center"/>
            <w:hideMark/>
          </w:tcPr>
          <w:p w14:paraId="213C7ECF"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20734075</w:t>
            </w:r>
          </w:p>
        </w:tc>
      </w:tr>
      <w:tr w:rsidR="00DF5EE8" w:rsidRPr="0076463E" w14:paraId="4FDCA7AD" w14:textId="77777777" w:rsidTr="00DF5EE8">
        <w:trPr>
          <w:trHeight w:val="300"/>
        </w:trPr>
        <w:tc>
          <w:tcPr>
            <w:tcW w:w="931" w:type="dxa"/>
            <w:tcBorders>
              <w:top w:val="nil"/>
              <w:left w:val="nil"/>
              <w:bottom w:val="nil"/>
              <w:right w:val="nil"/>
            </w:tcBorders>
            <w:shd w:val="clear" w:color="000000" w:fill="FFFFFF"/>
            <w:vAlign w:val="center"/>
            <w:hideMark/>
          </w:tcPr>
          <w:p w14:paraId="3C9B1079"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61</w:t>
            </w:r>
          </w:p>
        </w:tc>
        <w:tc>
          <w:tcPr>
            <w:tcW w:w="1343" w:type="dxa"/>
            <w:tcBorders>
              <w:top w:val="nil"/>
              <w:left w:val="nil"/>
              <w:bottom w:val="nil"/>
              <w:right w:val="nil"/>
            </w:tcBorders>
            <w:shd w:val="clear" w:color="000000" w:fill="FFFFFF"/>
            <w:vAlign w:val="center"/>
            <w:hideMark/>
          </w:tcPr>
          <w:p w14:paraId="23D3D8C3"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02/06/2022</w:t>
            </w:r>
          </w:p>
        </w:tc>
        <w:tc>
          <w:tcPr>
            <w:tcW w:w="971" w:type="dxa"/>
            <w:tcBorders>
              <w:top w:val="nil"/>
              <w:left w:val="nil"/>
              <w:bottom w:val="nil"/>
              <w:right w:val="nil"/>
            </w:tcBorders>
            <w:shd w:val="clear" w:color="000000" w:fill="FFFFFF"/>
            <w:vAlign w:val="center"/>
            <w:hideMark/>
          </w:tcPr>
          <w:p w14:paraId="112F6C69"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2.08E+07</w:t>
            </w:r>
          </w:p>
        </w:tc>
        <w:tc>
          <w:tcPr>
            <w:tcW w:w="1001" w:type="dxa"/>
            <w:tcBorders>
              <w:top w:val="nil"/>
              <w:left w:val="nil"/>
              <w:bottom w:val="nil"/>
              <w:right w:val="nil"/>
            </w:tcBorders>
            <w:shd w:val="clear" w:color="000000" w:fill="FFFFFF"/>
            <w:vAlign w:val="center"/>
            <w:hideMark/>
          </w:tcPr>
          <w:p w14:paraId="635EBB21"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2.07E+07</w:t>
            </w:r>
          </w:p>
        </w:tc>
        <w:tc>
          <w:tcPr>
            <w:tcW w:w="954" w:type="dxa"/>
            <w:tcBorders>
              <w:top w:val="nil"/>
              <w:left w:val="nil"/>
              <w:bottom w:val="nil"/>
              <w:right w:val="nil"/>
            </w:tcBorders>
            <w:shd w:val="clear" w:color="000000" w:fill="FFFFFF"/>
            <w:vAlign w:val="center"/>
            <w:hideMark/>
          </w:tcPr>
          <w:p w14:paraId="443DC9AA"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2.09E+07</w:t>
            </w:r>
          </w:p>
        </w:tc>
        <w:tc>
          <w:tcPr>
            <w:tcW w:w="960" w:type="dxa"/>
            <w:tcBorders>
              <w:top w:val="nil"/>
              <w:left w:val="nil"/>
              <w:bottom w:val="nil"/>
              <w:right w:val="nil"/>
            </w:tcBorders>
            <w:shd w:val="clear" w:color="000000" w:fill="FFFFFF"/>
            <w:vAlign w:val="center"/>
            <w:hideMark/>
          </w:tcPr>
          <w:p w14:paraId="116E4F16"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20740257</w:t>
            </w:r>
          </w:p>
        </w:tc>
      </w:tr>
      <w:tr w:rsidR="00DF5EE8" w:rsidRPr="0076463E" w14:paraId="3D4C9466" w14:textId="77777777" w:rsidTr="00DF5EE8">
        <w:trPr>
          <w:trHeight w:val="300"/>
        </w:trPr>
        <w:tc>
          <w:tcPr>
            <w:tcW w:w="931" w:type="dxa"/>
            <w:tcBorders>
              <w:top w:val="nil"/>
              <w:left w:val="nil"/>
              <w:bottom w:val="nil"/>
              <w:right w:val="nil"/>
            </w:tcBorders>
            <w:shd w:val="clear" w:color="000000" w:fill="F5F5F5"/>
            <w:vAlign w:val="center"/>
            <w:hideMark/>
          </w:tcPr>
          <w:p w14:paraId="5F1989E3"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62</w:t>
            </w:r>
          </w:p>
        </w:tc>
        <w:tc>
          <w:tcPr>
            <w:tcW w:w="1343" w:type="dxa"/>
            <w:tcBorders>
              <w:top w:val="nil"/>
              <w:left w:val="nil"/>
              <w:bottom w:val="nil"/>
              <w:right w:val="nil"/>
            </w:tcBorders>
            <w:shd w:val="clear" w:color="000000" w:fill="F5F5F5"/>
            <w:vAlign w:val="center"/>
            <w:hideMark/>
          </w:tcPr>
          <w:p w14:paraId="71CBB4D6"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03/06/2022</w:t>
            </w:r>
          </w:p>
        </w:tc>
        <w:tc>
          <w:tcPr>
            <w:tcW w:w="971" w:type="dxa"/>
            <w:tcBorders>
              <w:top w:val="nil"/>
              <w:left w:val="nil"/>
              <w:bottom w:val="nil"/>
              <w:right w:val="nil"/>
            </w:tcBorders>
            <w:shd w:val="clear" w:color="000000" w:fill="F5F5F5"/>
            <w:vAlign w:val="center"/>
            <w:hideMark/>
          </w:tcPr>
          <w:p w14:paraId="2EE55ABF"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2.07E+07</w:t>
            </w:r>
          </w:p>
        </w:tc>
        <w:tc>
          <w:tcPr>
            <w:tcW w:w="1001" w:type="dxa"/>
            <w:tcBorders>
              <w:top w:val="nil"/>
              <w:left w:val="nil"/>
              <w:bottom w:val="nil"/>
              <w:right w:val="nil"/>
            </w:tcBorders>
            <w:shd w:val="clear" w:color="000000" w:fill="F5F5F5"/>
            <w:vAlign w:val="center"/>
            <w:hideMark/>
          </w:tcPr>
          <w:p w14:paraId="2FD72588"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2.07E+07</w:t>
            </w:r>
          </w:p>
        </w:tc>
        <w:tc>
          <w:tcPr>
            <w:tcW w:w="954" w:type="dxa"/>
            <w:tcBorders>
              <w:top w:val="nil"/>
              <w:left w:val="nil"/>
              <w:bottom w:val="nil"/>
              <w:right w:val="nil"/>
            </w:tcBorders>
            <w:shd w:val="clear" w:color="000000" w:fill="F5F5F5"/>
            <w:vAlign w:val="center"/>
            <w:hideMark/>
          </w:tcPr>
          <w:p w14:paraId="6BC7AB92"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2.08E+07</w:t>
            </w:r>
          </w:p>
        </w:tc>
        <w:tc>
          <w:tcPr>
            <w:tcW w:w="960" w:type="dxa"/>
            <w:tcBorders>
              <w:top w:val="nil"/>
              <w:left w:val="nil"/>
              <w:bottom w:val="nil"/>
              <w:right w:val="nil"/>
            </w:tcBorders>
            <w:shd w:val="clear" w:color="000000" w:fill="F5F5F5"/>
            <w:vAlign w:val="center"/>
            <w:hideMark/>
          </w:tcPr>
          <w:p w14:paraId="660DDFB8"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20746841</w:t>
            </w:r>
          </w:p>
        </w:tc>
      </w:tr>
      <w:tr w:rsidR="00DF5EE8" w:rsidRPr="0076463E" w14:paraId="022D5416" w14:textId="77777777" w:rsidTr="00DF5EE8">
        <w:trPr>
          <w:trHeight w:val="300"/>
        </w:trPr>
        <w:tc>
          <w:tcPr>
            <w:tcW w:w="931" w:type="dxa"/>
            <w:tcBorders>
              <w:top w:val="nil"/>
              <w:left w:val="nil"/>
              <w:bottom w:val="nil"/>
              <w:right w:val="nil"/>
            </w:tcBorders>
            <w:shd w:val="clear" w:color="000000" w:fill="FFFFFF"/>
            <w:vAlign w:val="center"/>
            <w:hideMark/>
          </w:tcPr>
          <w:p w14:paraId="3DE5DEE0"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63</w:t>
            </w:r>
          </w:p>
        </w:tc>
        <w:tc>
          <w:tcPr>
            <w:tcW w:w="1343" w:type="dxa"/>
            <w:tcBorders>
              <w:top w:val="nil"/>
              <w:left w:val="nil"/>
              <w:bottom w:val="nil"/>
              <w:right w:val="nil"/>
            </w:tcBorders>
            <w:shd w:val="clear" w:color="000000" w:fill="FFFFFF"/>
            <w:vAlign w:val="center"/>
            <w:hideMark/>
          </w:tcPr>
          <w:p w14:paraId="36A41EB4"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04/06/2022</w:t>
            </w:r>
          </w:p>
        </w:tc>
        <w:tc>
          <w:tcPr>
            <w:tcW w:w="971" w:type="dxa"/>
            <w:tcBorders>
              <w:top w:val="nil"/>
              <w:left w:val="nil"/>
              <w:bottom w:val="nil"/>
              <w:right w:val="nil"/>
            </w:tcBorders>
            <w:shd w:val="clear" w:color="000000" w:fill="FFFFFF"/>
            <w:vAlign w:val="center"/>
            <w:hideMark/>
          </w:tcPr>
          <w:p w14:paraId="513AA55F"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2.07E+07</w:t>
            </w:r>
          </w:p>
        </w:tc>
        <w:tc>
          <w:tcPr>
            <w:tcW w:w="1001" w:type="dxa"/>
            <w:tcBorders>
              <w:top w:val="nil"/>
              <w:left w:val="nil"/>
              <w:bottom w:val="nil"/>
              <w:right w:val="nil"/>
            </w:tcBorders>
            <w:shd w:val="clear" w:color="000000" w:fill="FFFFFF"/>
            <w:vAlign w:val="center"/>
            <w:hideMark/>
          </w:tcPr>
          <w:p w14:paraId="51E72060"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2.07E+07</w:t>
            </w:r>
          </w:p>
        </w:tc>
        <w:tc>
          <w:tcPr>
            <w:tcW w:w="954" w:type="dxa"/>
            <w:tcBorders>
              <w:top w:val="nil"/>
              <w:left w:val="nil"/>
              <w:bottom w:val="nil"/>
              <w:right w:val="nil"/>
            </w:tcBorders>
            <w:shd w:val="clear" w:color="000000" w:fill="FFFFFF"/>
            <w:vAlign w:val="center"/>
            <w:hideMark/>
          </w:tcPr>
          <w:p w14:paraId="2AD1EE2D"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2.08E+07</w:t>
            </w:r>
          </w:p>
        </w:tc>
        <w:tc>
          <w:tcPr>
            <w:tcW w:w="960" w:type="dxa"/>
            <w:tcBorders>
              <w:top w:val="nil"/>
              <w:left w:val="nil"/>
              <w:bottom w:val="nil"/>
              <w:right w:val="nil"/>
            </w:tcBorders>
            <w:shd w:val="clear" w:color="000000" w:fill="FFFFFF"/>
            <w:vAlign w:val="center"/>
            <w:hideMark/>
          </w:tcPr>
          <w:p w14:paraId="52AAEC05"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20754298</w:t>
            </w:r>
          </w:p>
        </w:tc>
      </w:tr>
      <w:tr w:rsidR="00DF5EE8" w:rsidRPr="0076463E" w14:paraId="0DD80A42" w14:textId="77777777" w:rsidTr="00DF5EE8">
        <w:trPr>
          <w:trHeight w:val="300"/>
        </w:trPr>
        <w:tc>
          <w:tcPr>
            <w:tcW w:w="931" w:type="dxa"/>
            <w:tcBorders>
              <w:top w:val="nil"/>
              <w:left w:val="nil"/>
              <w:bottom w:val="nil"/>
              <w:right w:val="nil"/>
            </w:tcBorders>
            <w:shd w:val="clear" w:color="000000" w:fill="F5F5F5"/>
            <w:vAlign w:val="center"/>
            <w:hideMark/>
          </w:tcPr>
          <w:p w14:paraId="1FFF826C"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64</w:t>
            </w:r>
          </w:p>
        </w:tc>
        <w:tc>
          <w:tcPr>
            <w:tcW w:w="1343" w:type="dxa"/>
            <w:tcBorders>
              <w:top w:val="nil"/>
              <w:left w:val="nil"/>
              <w:bottom w:val="nil"/>
              <w:right w:val="nil"/>
            </w:tcBorders>
            <w:shd w:val="clear" w:color="000000" w:fill="F5F5F5"/>
            <w:vAlign w:val="center"/>
            <w:hideMark/>
          </w:tcPr>
          <w:p w14:paraId="283B2615"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05/06/2022</w:t>
            </w:r>
          </w:p>
        </w:tc>
        <w:tc>
          <w:tcPr>
            <w:tcW w:w="971" w:type="dxa"/>
            <w:tcBorders>
              <w:top w:val="nil"/>
              <w:left w:val="nil"/>
              <w:bottom w:val="nil"/>
              <w:right w:val="nil"/>
            </w:tcBorders>
            <w:shd w:val="clear" w:color="000000" w:fill="F5F5F5"/>
            <w:vAlign w:val="center"/>
            <w:hideMark/>
          </w:tcPr>
          <w:p w14:paraId="0030AAA1"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2.07E+07</w:t>
            </w:r>
          </w:p>
        </w:tc>
        <w:tc>
          <w:tcPr>
            <w:tcW w:w="1001" w:type="dxa"/>
            <w:tcBorders>
              <w:top w:val="nil"/>
              <w:left w:val="nil"/>
              <w:bottom w:val="nil"/>
              <w:right w:val="nil"/>
            </w:tcBorders>
            <w:shd w:val="clear" w:color="000000" w:fill="F5F5F5"/>
            <w:vAlign w:val="center"/>
            <w:hideMark/>
          </w:tcPr>
          <w:p w14:paraId="660EA266"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2.07E+07</w:t>
            </w:r>
          </w:p>
        </w:tc>
        <w:tc>
          <w:tcPr>
            <w:tcW w:w="954" w:type="dxa"/>
            <w:tcBorders>
              <w:top w:val="nil"/>
              <w:left w:val="nil"/>
              <w:bottom w:val="nil"/>
              <w:right w:val="nil"/>
            </w:tcBorders>
            <w:shd w:val="clear" w:color="000000" w:fill="F5F5F5"/>
            <w:vAlign w:val="center"/>
            <w:hideMark/>
          </w:tcPr>
          <w:p w14:paraId="5A7920EF"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2.08E+07</w:t>
            </w:r>
          </w:p>
        </w:tc>
        <w:tc>
          <w:tcPr>
            <w:tcW w:w="960" w:type="dxa"/>
            <w:tcBorders>
              <w:top w:val="nil"/>
              <w:left w:val="nil"/>
              <w:bottom w:val="nil"/>
              <w:right w:val="nil"/>
            </w:tcBorders>
            <w:shd w:val="clear" w:color="000000" w:fill="F5F5F5"/>
            <w:vAlign w:val="center"/>
            <w:hideMark/>
          </w:tcPr>
          <w:p w14:paraId="73F15F0A"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20764076</w:t>
            </w:r>
          </w:p>
        </w:tc>
      </w:tr>
      <w:tr w:rsidR="00DF5EE8" w:rsidRPr="0076463E" w14:paraId="53C1D2A8" w14:textId="77777777" w:rsidTr="00DF5EE8">
        <w:trPr>
          <w:trHeight w:val="300"/>
        </w:trPr>
        <w:tc>
          <w:tcPr>
            <w:tcW w:w="931" w:type="dxa"/>
            <w:tcBorders>
              <w:top w:val="nil"/>
              <w:left w:val="nil"/>
              <w:bottom w:val="nil"/>
              <w:right w:val="nil"/>
            </w:tcBorders>
            <w:shd w:val="clear" w:color="000000" w:fill="FFFFFF"/>
            <w:vAlign w:val="center"/>
            <w:hideMark/>
          </w:tcPr>
          <w:p w14:paraId="340E30C3"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65</w:t>
            </w:r>
          </w:p>
        </w:tc>
        <w:tc>
          <w:tcPr>
            <w:tcW w:w="1343" w:type="dxa"/>
            <w:tcBorders>
              <w:top w:val="nil"/>
              <w:left w:val="nil"/>
              <w:bottom w:val="nil"/>
              <w:right w:val="nil"/>
            </w:tcBorders>
            <w:shd w:val="clear" w:color="000000" w:fill="FFFFFF"/>
            <w:vAlign w:val="center"/>
            <w:hideMark/>
          </w:tcPr>
          <w:p w14:paraId="1F7177D1"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06/06/2022</w:t>
            </w:r>
          </w:p>
        </w:tc>
        <w:tc>
          <w:tcPr>
            <w:tcW w:w="971" w:type="dxa"/>
            <w:tcBorders>
              <w:top w:val="nil"/>
              <w:left w:val="nil"/>
              <w:bottom w:val="nil"/>
              <w:right w:val="nil"/>
            </w:tcBorders>
            <w:shd w:val="clear" w:color="000000" w:fill="FFFFFF"/>
            <w:vAlign w:val="center"/>
            <w:hideMark/>
          </w:tcPr>
          <w:p w14:paraId="5F0E51A2"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2.07E+07</w:t>
            </w:r>
          </w:p>
        </w:tc>
        <w:tc>
          <w:tcPr>
            <w:tcW w:w="1001" w:type="dxa"/>
            <w:tcBorders>
              <w:top w:val="nil"/>
              <w:left w:val="nil"/>
              <w:bottom w:val="nil"/>
              <w:right w:val="nil"/>
            </w:tcBorders>
            <w:shd w:val="clear" w:color="000000" w:fill="FFFFFF"/>
            <w:vAlign w:val="center"/>
            <w:hideMark/>
          </w:tcPr>
          <w:p w14:paraId="435EA358"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2.07E+07</w:t>
            </w:r>
          </w:p>
        </w:tc>
        <w:tc>
          <w:tcPr>
            <w:tcW w:w="954" w:type="dxa"/>
            <w:tcBorders>
              <w:top w:val="nil"/>
              <w:left w:val="nil"/>
              <w:bottom w:val="nil"/>
              <w:right w:val="nil"/>
            </w:tcBorders>
            <w:shd w:val="clear" w:color="000000" w:fill="FFFFFF"/>
            <w:vAlign w:val="center"/>
            <w:hideMark/>
          </w:tcPr>
          <w:p w14:paraId="20AD4B9A"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2.08E+07</w:t>
            </w:r>
          </w:p>
        </w:tc>
        <w:tc>
          <w:tcPr>
            <w:tcW w:w="960" w:type="dxa"/>
            <w:tcBorders>
              <w:top w:val="nil"/>
              <w:left w:val="nil"/>
              <w:bottom w:val="nil"/>
              <w:right w:val="nil"/>
            </w:tcBorders>
            <w:shd w:val="clear" w:color="000000" w:fill="FFFFFF"/>
            <w:vAlign w:val="center"/>
            <w:hideMark/>
          </w:tcPr>
          <w:p w14:paraId="333A0440"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20775749</w:t>
            </w:r>
          </w:p>
        </w:tc>
      </w:tr>
      <w:tr w:rsidR="00DF5EE8" w:rsidRPr="0076463E" w14:paraId="27F9E636" w14:textId="77777777" w:rsidTr="00DF5EE8">
        <w:trPr>
          <w:trHeight w:val="300"/>
        </w:trPr>
        <w:tc>
          <w:tcPr>
            <w:tcW w:w="931" w:type="dxa"/>
            <w:tcBorders>
              <w:top w:val="nil"/>
              <w:left w:val="nil"/>
              <w:bottom w:val="nil"/>
              <w:right w:val="nil"/>
            </w:tcBorders>
            <w:shd w:val="clear" w:color="000000" w:fill="F5F5F5"/>
            <w:vAlign w:val="center"/>
            <w:hideMark/>
          </w:tcPr>
          <w:p w14:paraId="4DBB54D7"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66</w:t>
            </w:r>
          </w:p>
        </w:tc>
        <w:tc>
          <w:tcPr>
            <w:tcW w:w="1343" w:type="dxa"/>
            <w:tcBorders>
              <w:top w:val="nil"/>
              <w:left w:val="nil"/>
              <w:bottom w:val="nil"/>
              <w:right w:val="nil"/>
            </w:tcBorders>
            <w:shd w:val="clear" w:color="000000" w:fill="F5F5F5"/>
            <w:vAlign w:val="center"/>
            <w:hideMark/>
          </w:tcPr>
          <w:p w14:paraId="26B2A5D5"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07/06/2022</w:t>
            </w:r>
          </w:p>
        </w:tc>
        <w:tc>
          <w:tcPr>
            <w:tcW w:w="971" w:type="dxa"/>
            <w:tcBorders>
              <w:top w:val="nil"/>
              <w:left w:val="nil"/>
              <w:bottom w:val="nil"/>
              <w:right w:val="nil"/>
            </w:tcBorders>
            <w:shd w:val="clear" w:color="000000" w:fill="F5F5F5"/>
            <w:vAlign w:val="center"/>
            <w:hideMark/>
          </w:tcPr>
          <w:p w14:paraId="2E909B2C"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2.07E+07</w:t>
            </w:r>
          </w:p>
        </w:tc>
        <w:tc>
          <w:tcPr>
            <w:tcW w:w="1001" w:type="dxa"/>
            <w:tcBorders>
              <w:top w:val="nil"/>
              <w:left w:val="nil"/>
              <w:bottom w:val="nil"/>
              <w:right w:val="nil"/>
            </w:tcBorders>
            <w:shd w:val="clear" w:color="000000" w:fill="F5F5F5"/>
            <w:vAlign w:val="center"/>
            <w:hideMark/>
          </w:tcPr>
          <w:p w14:paraId="7C9DA2B3"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2.07E+07</w:t>
            </w:r>
          </w:p>
        </w:tc>
        <w:tc>
          <w:tcPr>
            <w:tcW w:w="954" w:type="dxa"/>
            <w:tcBorders>
              <w:top w:val="nil"/>
              <w:left w:val="nil"/>
              <w:bottom w:val="nil"/>
              <w:right w:val="nil"/>
            </w:tcBorders>
            <w:shd w:val="clear" w:color="000000" w:fill="F5F5F5"/>
            <w:vAlign w:val="center"/>
            <w:hideMark/>
          </w:tcPr>
          <w:p w14:paraId="4677A450"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2.08E+07</w:t>
            </w:r>
          </w:p>
        </w:tc>
        <w:tc>
          <w:tcPr>
            <w:tcW w:w="960" w:type="dxa"/>
            <w:tcBorders>
              <w:top w:val="nil"/>
              <w:left w:val="nil"/>
              <w:bottom w:val="nil"/>
              <w:right w:val="nil"/>
            </w:tcBorders>
            <w:shd w:val="clear" w:color="000000" w:fill="F5F5F5"/>
            <w:vAlign w:val="center"/>
            <w:hideMark/>
          </w:tcPr>
          <w:p w14:paraId="76E7717E"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20787090</w:t>
            </w:r>
          </w:p>
        </w:tc>
      </w:tr>
      <w:tr w:rsidR="00DF5EE8" w:rsidRPr="0076463E" w14:paraId="712F6637" w14:textId="77777777" w:rsidTr="00DF5EE8">
        <w:trPr>
          <w:trHeight w:val="300"/>
        </w:trPr>
        <w:tc>
          <w:tcPr>
            <w:tcW w:w="931" w:type="dxa"/>
            <w:tcBorders>
              <w:top w:val="nil"/>
              <w:left w:val="nil"/>
              <w:bottom w:val="nil"/>
              <w:right w:val="nil"/>
            </w:tcBorders>
            <w:shd w:val="clear" w:color="000000" w:fill="FFFFFF"/>
            <w:vAlign w:val="center"/>
            <w:hideMark/>
          </w:tcPr>
          <w:p w14:paraId="39016DC6"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67</w:t>
            </w:r>
          </w:p>
        </w:tc>
        <w:tc>
          <w:tcPr>
            <w:tcW w:w="1343" w:type="dxa"/>
            <w:tcBorders>
              <w:top w:val="nil"/>
              <w:left w:val="nil"/>
              <w:bottom w:val="nil"/>
              <w:right w:val="nil"/>
            </w:tcBorders>
            <w:shd w:val="clear" w:color="000000" w:fill="FFFFFF"/>
            <w:vAlign w:val="center"/>
            <w:hideMark/>
          </w:tcPr>
          <w:p w14:paraId="06DD1BB3"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08/06/2022</w:t>
            </w:r>
          </w:p>
        </w:tc>
        <w:tc>
          <w:tcPr>
            <w:tcW w:w="971" w:type="dxa"/>
            <w:tcBorders>
              <w:top w:val="nil"/>
              <w:left w:val="nil"/>
              <w:bottom w:val="nil"/>
              <w:right w:val="nil"/>
            </w:tcBorders>
            <w:shd w:val="clear" w:color="000000" w:fill="FFFFFF"/>
            <w:vAlign w:val="center"/>
            <w:hideMark/>
          </w:tcPr>
          <w:p w14:paraId="6B7C628A"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2.08E+07</w:t>
            </w:r>
          </w:p>
        </w:tc>
        <w:tc>
          <w:tcPr>
            <w:tcW w:w="1001" w:type="dxa"/>
            <w:tcBorders>
              <w:top w:val="nil"/>
              <w:left w:val="nil"/>
              <w:bottom w:val="nil"/>
              <w:right w:val="nil"/>
            </w:tcBorders>
            <w:shd w:val="clear" w:color="000000" w:fill="FFFFFF"/>
            <w:vAlign w:val="center"/>
            <w:hideMark/>
          </w:tcPr>
          <w:p w14:paraId="1DDD3109"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2.07E+07</w:t>
            </w:r>
          </w:p>
        </w:tc>
        <w:tc>
          <w:tcPr>
            <w:tcW w:w="954" w:type="dxa"/>
            <w:tcBorders>
              <w:top w:val="nil"/>
              <w:left w:val="nil"/>
              <w:bottom w:val="nil"/>
              <w:right w:val="nil"/>
            </w:tcBorders>
            <w:shd w:val="clear" w:color="000000" w:fill="FFFFFF"/>
            <w:vAlign w:val="center"/>
            <w:hideMark/>
          </w:tcPr>
          <w:p w14:paraId="49AEE522"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2.08E+07</w:t>
            </w:r>
          </w:p>
        </w:tc>
        <w:tc>
          <w:tcPr>
            <w:tcW w:w="960" w:type="dxa"/>
            <w:tcBorders>
              <w:top w:val="nil"/>
              <w:left w:val="nil"/>
              <w:bottom w:val="nil"/>
              <w:right w:val="nil"/>
            </w:tcBorders>
            <w:shd w:val="clear" w:color="000000" w:fill="FFFFFF"/>
            <w:vAlign w:val="center"/>
            <w:hideMark/>
          </w:tcPr>
          <w:p w14:paraId="55993266"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20798808</w:t>
            </w:r>
          </w:p>
        </w:tc>
      </w:tr>
      <w:tr w:rsidR="00DF5EE8" w:rsidRPr="0076463E" w14:paraId="6404E117" w14:textId="77777777" w:rsidTr="00DF5EE8">
        <w:trPr>
          <w:trHeight w:val="300"/>
        </w:trPr>
        <w:tc>
          <w:tcPr>
            <w:tcW w:w="931" w:type="dxa"/>
            <w:tcBorders>
              <w:top w:val="nil"/>
              <w:left w:val="nil"/>
              <w:bottom w:val="nil"/>
              <w:right w:val="nil"/>
            </w:tcBorders>
            <w:shd w:val="clear" w:color="000000" w:fill="F5F5F5"/>
            <w:vAlign w:val="center"/>
            <w:hideMark/>
          </w:tcPr>
          <w:p w14:paraId="42715327"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68</w:t>
            </w:r>
          </w:p>
        </w:tc>
        <w:tc>
          <w:tcPr>
            <w:tcW w:w="1343" w:type="dxa"/>
            <w:tcBorders>
              <w:top w:val="nil"/>
              <w:left w:val="nil"/>
              <w:bottom w:val="nil"/>
              <w:right w:val="nil"/>
            </w:tcBorders>
            <w:shd w:val="clear" w:color="000000" w:fill="F5F5F5"/>
            <w:vAlign w:val="center"/>
            <w:hideMark/>
          </w:tcPr>
          <w:p w14:paraId="108FCCB9"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09/06/2022</w:t>
            </w:r>
          </w:p>
        </w:tc>
        <w:tc>
          <w:tcPr>
            <w:tcW w:w="971" w:type="dxa"/>
            <w:tcBorders>
              <w:top w:val="nil"/>
              <w:left w:val="nil"/>
              <w:bottom w:val="nil"/>
              <w:right w:val="nil"/>
            </w:tcBorders>
            <w:shd w:val="clear" w:color="000000" w:fill="F5F5F5"/>
            <w:vAlign w:val="center"/>
            <w:hideMark/>
          </w:tcPr>
          <w:p w14:paraId="77AD889B"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2.08E+07</w:t>
            </w:r>
          </w:p>
        </w:tc>
        <w:tc>
          <w:tcPr>
            <w:tcW w:w="1001" w:type="dxa"/>
            <w:tcBorders>
              <w:top w:val="nil"/>
              <w:left w:val="nil"/>
              <w:bottom w:val="nil"/>
              <w:right w:val="nil"/>
            </w:tcBorders>
            <w:shd w:val="clear" w:color="000000" w:fill="F5F5F5"/>
            <w:vAlign w:val="center"/>
            <w:hideMark/>
          </w:tcPr>
          <w:p w14:paraId="575E9360"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2.07E+07</w:t>
            </w:r>
          </w:p>
        </w:tc>
        <w:tc>
          <w:tcPr>
            <w:tcW w:w="954" w:type="dxa"/>
            <w:tcBorders>
              <w:top w:val="nil"/>
              <w:left w:val="nil"/>
              <w:bottom w:val="nil"/>
              <w:right w:val="nil"/>
            </w:tcBorders>
            <w:shd w:val="clear" w:color="000000" w:fill="F5F5F5"/>
            <w:vAlign w:val="center"/>
            <w:hideMark/>
          </w:tcPr>
          <w:p w14:paraId="6248A775"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2.08E+07</w:t>
            </w:r>
          </w:p>
        </w:tc>
        <w:tc>
          <w:tcPr>
            <w:tcW w:w="960" w:type="dxa"/>
            <w:tcBorders>
              <w:top w:val="nil"/>
              <w:left w:val="nil"/>
              <w:bottom w:val="nil"/>
              <w:right w:val="nil"/>
            </w:tcBorders>
            <w:shd w:val="clear" w:color="000000" w:fill="F5F5F5"/>
            <w:vAlign w:val="center"/>
            <w:hideMark/>
          </w:tcPr>
          <w:p w14:paraId="184D2EB0"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20810078</w:t>
            </w:r>
          </w:p>
        </w:tc>
      </w:tr>
      <w:tr w:rsidR="00DF5EE8" w:rsidRPr="0076463E" w14:paraId="5ED5DCCD" w14:textId="77777777" w:rsidTr="00DF5EE8">
        <w:trPr>
          <w:trHeight w:val="300"/>
        </w:trPr>
        <w:tc>
          <w:tcPr>
            <w:tcW w:w="931" w:type="dxa"/>
            <w:tcBorders>
              <w:top w:val="nil"/>
              <w:left w:val="nil"/>
              <w:bottom w:val="nil"/>
              <w:right w:val="nil"/>
            </w:tcBorders>
            <w:shd w:val="clear" w:color="000000" w:fill="FFFFFF"/>
            <w:vAlign w:val="center"/>
            <w:hideMark/>
          </w:tcPr>
          <w:p w14:paraId="2A3C1050"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69</w:t>
            </w:r>
          </w:p>
        </w:tc>
        <w:tc>
          <w:tcPr>
            <w:tcW w:w="1343" w:type="dxa"/>
            <w:tcBorders>
              <w:top w:val="nil"/>
              <w:left w:val="nil"/>
              <w:bottom w:val="nil"/>
              <w:right w:val="nil"/>
            </w:tcBorders>
            <w:shd w:val="clear" w:color="000000" w:fill="FFFFFF"/>
            <w:vAlign w:val="center"/>
            <w:hideMark/>
          </w:tcPr>
          <w:p w14:paraId="5D4AA88C"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10/06/2022</w:t>
            </w:r>
          </w:p>
        </w:tc>
        <w:tc>
          <w:tcPr>
            <w:tcW w:w="971" w:type="dxa"/>
            <w:tcBorders>
              <w:top w:val="nil"/>
              <w:left w:val="nil"/>
              <w:bottom w:val="nil"/>
              <w:right w:val="nil"/>
            </w:tcBorders>
            <w:shd w:val="clear" w:color="000000" w:fill="FFFFFF"/>
            <w:vAlign w:val="center"/>
            <w:hideMark/>
          </w:tcPr>
          <w:p w14:paraId="1430FABF"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2.08E+07</w:t>
            </w:r>
          </w:p>
        </w:tc>
        <w:tc>
          <w:tcPr>
            <w:tcW w:w="1001" w:type="dxa"/>
            <w:tcBorders>
              <w:top w:val="nil"/>
              <w:left w:val="nil"/>
              <w:bottom w:val="nil"/>
              <w:right w:val="nil"/>
            </w:tcBorders>
            <w:shd w:val="clear" w:color="000000" w:fill="FFFFFF"/>
            <w:vAlign w:val="center"/>
            <w:hideMark/>
          </w:tcPr>
          <w:p w14:paraId="36103CD7"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2.07E+07</w:t>
            </w:r>
          </w:p>
        </w:tc>
        <w:tc>
          <w:tcPr>
            <w:tcW w:w="954" w:type="dxa"/>
            <w:tcBorders>
              <w:top w:val="nil"/>
              <w:left w:val="nil"/>
              <w:bottom w:val="nil"/>
              <w:right w:val="nil"/>
            </w:tcBorders>
            <w:shd w:val="clear" w:color="000000" w:fill="FFFFFF"/>
            <w:vAlign w:val="center"/>
            <w:hideMark/>
          </w:tcPr>
          <w:p w14:paraId="27FADA93"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2.09E+07</w:t>
            </w:r>
          </w:p>
        </w:tc>
        <w:tc>
          <w:tcPr>
            <w:tcW w:w="960" w:type="dxa"/>
            <w:tcBorders>
              <w:top w:val="nil"/>
              <w:left w:val="nil"/>
              <w:bottom w:val="nil"/>
              <w:right w:val="nil"/>
            </w:tcBorders>
            <w:shd w:val="clear" w:color="000000" w:fill="FFFFFF"/>
            <w:vAlign w:val="center"/>
            <w:hideMark/>
          </w:tcPr>
          <w:p w14:paraId="5DA00467"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20820801</w:t>
            </w:r>
          </w:p>
        </w:tc>
      </w:tr>
      <w:tr w:rsidR="00DF5EE8" w:rsidRPr="0076463E" w14:paraId="3DF3C2A6" w14:textId="77777777" w:rsidTr="00DF5EE8">
        <w:trPr>
          <w:trHeight w:val="300"/>
        </w:trPr>
        <w:tc>
          <w:tcPr>
            <w:tcW w:w="931" w:type="dxa"/>
            <w:tcBorders>
              <w:top w:val="nil"/>
              <w:left w:val="nil"/>
              <w:bottom w:val="nil"/>
              <w:right w:val="nil"/>
            </w:tcBorders>
            <w:shd w:val="clear" w:color="000000" w:fill="F5F5F5"/>
            <w:vAlign w:val="center"/>
            <w:hideMark/>
          </w:tcPr>
          <w:p w14:paraId="4D848834"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70</w:t>
            </w:r>
          </w:p>
        </w:tc>
        <w:tc>
          <w:tcPr>
            <w:tcW w:w="1343" w:type="dxa"/>
            <w:tcBorders>
              <w:top w:val="nil"/>
              <w:left w:val="nil"/>
              <w:bottom w:val="nil"/>
              <w:right w:val="nil"/>
            </w:tcBorders>
            <w:shd w:val="clear" w:color="000000" w:fill="F5F5F5"/>
            <w:vAlign w:val="center"/>
            <w:hideMark/>
          </w:tcPr>
          <w:p w14:paraId="706A03A9"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11/06/2022</w:t>
            </w:r>
          </w:p>
        </w:tc>
        <w:tc>
          <w:tcPr>
            <w:tcW w:w="971" w:type="dxa"/>
            <w:tcBorders>
              <w:top w:val="nil"/>
              <w:left w:val="nil"/>
              <w:bottom w:val="nil"/>
              <w:right w:val="nil"/>
            </w:tcBorders>
            <w:shd w:val="clear" w:color="000000" w:fill="F5F5F5"/>
            <w:vAlign w:val="center"/>
            <w:hideMark/>
          </w:tcPr>
          <w:p w14:paraId="2E1B6341"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2.08E+07</w:t>
            </w:r>
          </w:p>
        </w:tc>
        <w:tc>
          <w:tcPr>
            <w:tcW w:w="1001" w:type="dxa"/>
            <w:tcBorders>
              <w:top w:val="nil"/>
              <w:left w:val="nil"/>
              <w:bottom w:val="nil"/>
              <w:right w:val="nil"/>
            </w:tcBorders>
            <w:shd w:val="clear" w:color="000000" w:fill="F5F5F5"/>
            <w:vAlign w:val="center"/>
            <w:hideMark/>
          </w:tcPr>
          <w:p w14:paraId="6BBB8E00"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2.06E+07</w:t>
            </w:r>
          </w:p>
        </w:tc>
        <w:tc>
          <w:tcPr>
            <w:tcW w:w="954" w:type="dxa"/>
            <w:tcBorders>
              <w:top w:val="nil"/>
              <w:left w:val="nil"/>
              <w:bottom w:val="nil"/>
              <w:right w:val="nil"/>
            </w:tcBorders>
            <w:shd w:val="clear" w:color="000000" w:fill="F5F5F5"/>
            <w:vAlign w:val="center"/>
            <w:hideMark/>
          </w:tcPr>
          <w:p w14:paraId="15438A97"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2.09E+07</w:t>
            </w:r>
          </w:p>
        </w:tc>
        <w:tc>
          <w:tcPr>
            <w:tcW w:w="960" w:type="dxa"/>
            <w:tcBorders>
              <w:top w:val="nil"/>
              <w:left w:val="nil"/>
              <w:bottom w:val="nil"/>
              <w:right w:val="nil"/>
            </w:tcBorders>
            <w:shd w:val="clear" w:color="000000" w:fill="F5F5F5"/>
            <w:vAlign w:val="center"/>
            <w:hideMark/>
          </w:tcPr>
          <w:p w14:paraId="5B288E9B"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20830822</w:t>
            </w:r>
          </w:p>
        </w:tc>
      </w:tr>
      <w:tr w:rsidR="00DF5EE8" w:rsidRPr="0076463E" w14:paraId="2DC10EA8" w14:textId="77777777" w:rsidTr="00DF5EE8">
        <w:trPr>
          <w:trHeight w:val="300"/>
        </w:trPr>
        <w:tc>
          <w:tcPr>
            <w:tcW w:w="931" w:type="dxa"/>
            <w:tcBorders>
              <w:top w:val="nil"/>
              <w:left w:val="nil"/>
              <w:bottom w:val="nil"/>
              <w:right w:val="nil"/>
            </w:tcBorders>
            <w:shd w:val="clear" w:color="000000" w:fill="FFFFFF"/>
            <w:vAlign w:val="center"/>
            <w:hideMark/>
          </w:tcPr>
          <w:p w14:paraId="4B7F3B30"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71</w:t>
            </w:r>
          </w:p>
        </w:tc>
        <w:tc>
          <w:tcPr>
            <w:tcW w:w="1343" w:type="dxa"/>
            <w:tcBorders>
              <w:top w:val="nil"/>
              <w:left w:val="nil"/>
              <w:bottom w:val="nil"/>
              <w:right w:val="nil"/>
            </w:tcBorders>
            <w:shd w:val="clear" w:color="000000" w:fill="FFFFFF"/>
            <w:vAlign w:val="center"/>
            <w:hideMark/>
          </w:tcPr>
          <w:p w14:paraId="6B0E74F4"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12/06/2022</w:t>
            </w:r>
          </w:p>
        </w:tc>
        <w:tc>
          <w:tcPr>
            <w:tcW w:w="971" w:type="dxa"/>
            <w:tcBorders>
              <w:top w:val="nil"/>
              <w:left w:val="nil"/>
              <w:bottom w:val="nil"/>
              <w:right w:val="nil"/>
            </w:tcBorders>
            <w:shd w:val="clear" w:color="000000" w:fill="FFFFFF"/>
            <w:vAlign w:val="center"/>
            <w:hideMark/>
          </w:tcPr>
          <w:p w14:paraId="24A9B0A6"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2.07E+07</w:t>
            </w:r>
          </w:p>
        </w:tc>
        <w:tc>
          <w:tcPr>
            <w:tcW w:w="1001" w:type="dxa"/>
            <w:tcBorders>
              <w:top w:val="nil"/>
              <w:left w:val="nil"/>
              <w:bottom w:val="nil"/>
              <w:right w:val="nil"/>
            </w:tcBorders>
            <w:shd w:val="clear" w:color="000000" w:fill="FFFFFF"/>
            <w:vAlign w:val="center"/>
            <w:hideMark/>
          </w:tcPr>
          <w:p w14:paraId="1CEA9B76"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2.06E+07</w:t>
            </w:r>
          </w:p>
        </w:tc>
        <w:tc>
          <w:tcPr>
            <w:tcW w:w="954" w:type="dxa"/>
            <w:tcBorders>
              <w:top w:val="nil"/>
              <w:left w:val="nil"/>
              <w:bottom w:val="nil"/>
              <w:right w:val="nil"/>
            </w:tcBorders>
            <w:shd w:val="clear" w:color="000000" w:fill="FFFFFF"/>
            <w:vAlign w:val="center"/>
            <w:hideMark/>
          </w:tcPr>
          <w:p w14:paraId="6F5AB875"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2.09E+07</w:t>
            </w:r>
          </w:p>
        </w:tc>
        <w:tc>
          <w:tcPr>
            <w:tcW w:w="960" w:type="dxa"/>
            <w:tcBorders>
              <w:top w:val="nil"/>
              <w:left w:val="nil"/>
              <w:bottom w:val="nil"/>
              <w:right w:val="nil"/>
            </w:tcBorders>
            <w:shd w:val="clear" w:color="000000" w:fill="FFFFFF"/>
            <w:vAlign w:val="center"/>
            <w:hideMark/>
          </w:tcPr>
          <w:p w14:paraId="0663625C"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20843459</w:t>
            </w:r>
          </w:p>
        </w:tc>
      </w:tr>
      <w:tr w:rsidR="00DF5EE8" w:rsidRPr="0076463E" w14:paraId="778CB72A" w14:textId="77777777" w:rsidTr="00DF5EE8">
        <w:trPr>
          <w:trHeight w:val="300"/>
        </w:trPr>
        <w:tc>
          <w:tcPr>
            <w:tcW w:w="931" w:type="dxa"/>
            <w:tcBorders>
              <w:top w:val="nil"/>
              <w:left w:val="nil"/>
              <w:bottom w:val="nil"/>
              <w:right w:val="nil"/>
            </w:tcBorders>
            <w:shd w:val="clear" w:color="000000" w:fill="F5F5F5"/>
            <w:vAlign w:val="center"/>
            <w:hideMark/>
          </w:tcPr>
          <w:p w14:paraId="625C1573"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72</w:t>
            </w:r>
          </w:p>
        </w:tc>
        <w:tc>
          <w:tcPr>
            <w:tcW w:w="1343" w:type="dxa"/>
            <w:tcBorders>
              <w:top w:val="nil"/>
              <w:left w:val="nil"/>
              <w:bottom w:val="nil"/>
              <w:right w:val="nil"/>
            </w:tcBorders>
            <w:shd w:val="clear" w:color="000000" w:fill="F5F5F5"/>
            <w:vAlign w:val="center"/>
            <w:hideMark/>
          </w:tcPr>
          <w:p w14:paraId="01AFD57E"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13/06/2022</w:t>
            </w:r>
          </w:p>
        </w:tc>
        <w:tc>
          <w:tcPr>
            <w:tcW w:w="971" w:type="dxa"/>
            <w:tcBorders>
              <w:top w:val="nil"/>
              <w:left w:val="nil"/>
              <w:bottom w:val="nil"/>
              <w:right w:val="nil"/>
            </w:tcBorders>
            <w:shd w:val="clear" w:color="000000" w:fill="F5F5F5"/>
            <w:vAlign w:val="center"/>
            <w:hideMark/>
          </w:tcPr>
          <w:p w14:paraId="519DE7CA"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2.08E+07</w:t>
            </w:r>
          </w:p>
        </w:tc>
        <w:tc>
          <w:tcPr>
            <w:tcW w:w="1001" w:type="dxa"/>
            <w:tcBorders>
              <w:top w:val="nil"/>
              <w:left w:val="nil"/>
              <w:bottom w:val="nil"/>
              <w:right w:val="nil"/>
            </w:tcBorders>
            <w:shd w:val="clear" w:color="000000" w:fill="F5F5F5"/>
            <w:vAlign w:val="center"/>
            <w:hideMark/>
          </w:tcPr>
          <w:p w14:paraId="31D1FFE3"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2.06E+07</w:t>
            </w:r>
          </w:p>
        </w:tc>
        <w:tc>
          <w:tcPr>
            <w:tcW w:w="954" w:type="dxa"/>
            <w:tcBorders>
              <w:top w:val="nil"/>
              <w:left w:val="nil"/>
              <w:bottom w:val="nil"/>
              <w:right w:val="nil"/>
            </w:tcBorders>
            <w:shd w:val="clear" w:color="000000" w:fill="F5F5F5"/>
            <w:vAlign w:val="center"/>
            <w:hideMark/>
          </w:tcPr>
          <w:p w14:paraId="6052673A"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2.09E+07</w:t>
            </w:r>
          </w:p>
        </w:tc>
        <w:tc>
          <w:tcPr>
            <w:tcW w:w="960" w:type="dxa"/>
            <w:tcBorders>
              <w:top w:val="nil"/>
              <w:left w:val="nil"/>
              <w:bottom w:val="nil"/>
              <w:right w:val="nil"/>
            </w:tcBorders>
            <w:shd w:val="clear" w:color="000000" w:fill="F5F5F5"/>
            <w:vAlign w:val="center"/>
            <w:hideMark/>
          </w:tcPr>
          <w:p w14:paraId="544F0C03"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20858626</w:t>
            </w:r>
          </w:p>
        </w:tc>
      </w:tr>
      <w:tr w:rsidR="00DF5EE8" w:rsidRPr="0076463E" w14:paraId="61DEA9B0" w14:textId="77777777" w:rsidTr="00DF5EE8">
        <w:trPr>
          <w:trHeight w:val="300"/>
        </w:trPr>
        <w:tc>
          <w:tcPr>
            <w:tcW w:w="931" w:type="dxa"/>
            <w:tcBorders>
              <w:top w:val="nil"/>
              <w:left w:val="nil"/>
              <w:bottom w:val="nil"/>
              <w:right w:val="nil"/>
            </w:tcBorders>
            <w:shd w:val="clear" w:color="000000" w:fill="FFFFFF"/>
            <w:vAlign w:val="center"/>
            <w:hideMark/>
          </w:tcPr>
          <w:p w14:paraId="6C5BAB8F"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73</w:t>
            </w:r>
          </w:p>
        </w:tc>
        <w:tc>
          <w:tcPr>
            <w:tcW w:w="1343" w:type="dxa"/>
            <w:tcBorders>
              <w:top w:val="nil"/>
              <w:left w:val="nil"/>
              <w:bottom w:val="nil"/>
              <w:right w:val="nil"/>
            </w:tcBorders>
            <w:shd w:val="clear" w:color="000000" w:fill="FFFFFF"/>
            <w:vAlign w:val="center"/>
            <w:hideMark/>
          </w:tcPr>
          <w:p w14:paraId="13D17CF8"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14/06/2022</w:t>
            </w:r>
          </w:p>
        </w:tc>
        <w:tc>
          <w:tcPr>
            <w:tcW w:w="971" w:type="dxa"/>
            <w:tcBorders>
              <w:top w:val="nil"/>
              <w:left w:val="nil"/>
              <w:bottom w:val="nil"/>
              <w:right w:val="nil"/>
            </w:tcBorders>
            <w:shd w:val="clear" w:color="000000" w:fill="FFFFFF"/>
            <w:vAlign w:val="center"/>
            <w:hideMark/>
          </w:tcPr>
          <w:p w14:paraId="66B3FED9"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2.08E+07</w:t>
            </w:r>
          </w:p>
        </w:tc>
        <w:tc>
          <w:tcPr>
            <w:tcW w:w="1001" w:type="dxa"/>
            <w:tcBorders>
              <w:top w:val="nil"/>
              <w:left w:val="nil"/>
              <w:bottom w:val="nil"/>
              <w:right w:val="nil"/>
            </w:tcBorders>
            <w:shd w:val="clear" w:color="000000" w:fill="FFFFFF"/>
            <w:vAlign w:val="center"/>
            <w:hideMark/>
          </w:tcPr>
          <w:p w14:paraId="2244B2FC"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2.06E+07</w:t>
            </w:r>
          </w:p>
        </w:tc>
        <w:tc>
          <w:tcPr>
            <w:tcW w:w="954" w:type="dxa"/>
            <w:tcBorders>
              <w:top w:val="nil"/>
              <w:left w:val="nil"/>
              <w:bottom w:val="nil"/>
              <w:right w:val="nil"/>
            </w:tcBorders>
            <w:shd w:val="clear" w:color="000000" w:fill="FFFFFF"/>
            <w:vAlign w:val="center"/>
            <w:hideMark/>
          </w:tcPr>
          <w:p w14:paraId="40933375"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2.10E+07</w:t>
            </w:r>
          </w:p>
        </w:tc>
        <w:tc>
          <w:tcPr>
            <w:tcW w:w="960" w:type="dxa"/>
            <w:tcBorders>
              <w:top w:val="nil"/>
              <w:left w:val="nil"/>
              <w:bottom w:val="nil"/>
              <w:right w:val="nil"/>
            </w:tcBorders>
            <w:shd w:val="clear" w:color="000000" w:fill="FFFFFF"/>
            <w:vAlign w:val="center"/>
            <w:hideMark/>
          </w:tcPr>
          <w:p w14:paraId="6A29D509"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20873675</w:t>
            </w:r>
          </w:p>
        </w:tc>
      </w:tr>
      <w:tr w:rsidR="00DF5EE8" w:rsidRPr="0076463E" w14:paraId="0C89818F" w14:textId="77777777" w:rsidTr="00DF5EE8">
        <w:trPr>
          <w:trHeight w:val="300"/>
        </w:trPr>
        <w:tc>
          <w:tcPr>
            <w:tcW w:w="931" w:type="dxa"/>
            <w:tcBorders>
              <w:top w:val="nil"/>
              <w:left w:val="nil"/>
              <w:bottom w:val="nil"/>
              <w:right w:val="nil"/>
            </w:tcBorders>
            <w:shd w:val="clear" w:color="000000" w:fill="F5F5F5"/>
            <w:vAlign w:val="center"/>
            <w:hideMark/>
          </w:tcPr>
          <w:p w14:paraId="3620A299"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74</w:t>
            </w:r>
          </w:p>
        </w:tc>
        <w:tc>
          <w:tcPr>
            <w:tcW w:w="1343" w:type="dxa"/>
            <w:tcBorders>
              <w:top w:val="nil"/>
              <w:left w:val="nil"/>
              <w:bottom w:val="nil"/>
              <w:right w:val="nil"/>
            </w:tcBorders>
            <w:shd w:val="clear" w:color="000000" w:fill="F5F5F5"/>
            <w:vAlign w:val="center"/>
            <w:hideMark/>
          </w:tcPr>
          <w:p w14:paraId="1D0AA35F"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15/06/2022</w:t>
            </w:r>
          </w:p>
        </w:tc>
        <w:tc>
          <w:tcPr>
            <w:tcW w:w="971" w:type="dxa"/>
            <w:tcBorders>
              <w:top w:val="nil"/>
              <w:left w:val="nil"/>
              <w:bottom w:val="nil"/>
              <w:right w:val="nil"/>
            </w:tcBorders>
            <w:shd w:val="clear" w:color="000000" w:fill="F5F5F5"/>
            <w:vAlign w:val="center"/>
            <w:hideMark/>
          </w:tcPr>
          <w:p w14:paraId="3C2A3A8B"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2.08E+07</w:t>
            </w:r>
          </w:p>
        </w:tc>
        <w:tc>
          <w:tcPr>
            <w:tcW w:w="1001" w:type="dxa"/>
            <w:tcBorders>
              <w:top w:val="nil"/>
              <w:left w:val="nil"/>
              <w:bottom w:val="nil"/>
              <w:right w:val="nil"/>
            </w:tcBorders>
            <w:shd w:val="clear" w:color="000000" w:fill="F5F5F5"/>
            <w:vAlign w:val="center"/>
            <w:hideMark/>
          </w:tcPr>
          <w:p w14:paraId="3B14C7D4"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2.06E+07</w:t>
            </w:r>
          </w:p>
        </w:tc>
        <w:tc>
          <w:tcPr>
            <w:tcW w:w="954" w:type="dxa"/>
            <w:tcBorders>
              <w:top w:val="nil"/>
              <w:left w:val="nil"/>
              <w:bottom w:val="nil"/>
              <w:right w:val="nil"/>
            </w:tcBorders>
            <w:shd w:val="clear" w:color="000000" w:fill="F5F5F5"/>
            <w:vAlign w:val="center"/>
            <w:hideMark/>
          </w:tcPr>
          <w:p w14:paraId="2742E7FC"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2.10E+07</w:t>
            </w:r>
          </w:p>
        </w:tc>
        <w:tc>
          <w:tcPr>
            <w:tcW w:w="960" w:type="dxa"/>
            <w:tcBorders>
              <w:top w:val="nil"/>
              <w:left w:val="nil"/>
              <w:bottom w:val="nil"/>
              <w:right w:val="nil"/>
            </w:tcBorders>
            <w:shd w:val="clear" w:color="000000" w:fill="F5F5F5"/>
            <w:vAlign w:val="center"/>
            <w:hideMark/>
          </w:tcPr>
          <w:p w14:paraId="4CCA6B77"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20888419</w:t>
            </w:r>
          </w:p>
        </w:tc>
      </w:tr>
      <w:tr w:rsidR="00DF5EE8" w:rsidRPr="0076463E" w14:paraId="47D694B9" w14:textId="77777777" w:rsidTr="00DF5EE8">
        <w:trPr>
          <w:trHeight w:val="300"/>
        </w:trPr>
        <w:tc>
          <w:tcPr>
            <w:tcW w:w="931" w:type="dxa"/>
            <w:tcBorders>
              <w:top w:val="nil"/>
              <w:left w:val="nil"/>
              <w:bottom w:val="nil"/>
              <w:right w:val="nil"/>
            </w:tcBorders>
            <w:shd w:val="clear" w:color="000000" w:fill="FFFFFF"/>
            <w:vAlign w:val="center"/>
            <w:hideMark/>
          </w:tcPr>
          <w:p w14:paraId="123C0FD0"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75</w:t>
            </w:r>
          </w:p>
        </w:tc>
        <w:tc>
          <w:tcPr>
            <w:tcW w:w="1343" w:type="dxa"/>
            <w:tcBorders>
              <w:top w:val="nil"/>
              <w:left w:val="nil"/>
              <w:bottom w:val="nil"/>
              <w:right w:val="nil"/>
            </w:tcBorders>
            <w:shd w:val="clear" w:color="000000" w:fill="FFFFFF"/>
            <w:vAlign w:val="center"/>
            <w:hideMark/>
          </w:tcPr>
          <w:p w14:paraId="25374F45"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16/06/2022</w:t>
            </w:r>
          </w:p>
        </w:tc>
        <w:tc>
          <w:tcPr>
            <w:tcW w:w="971" w:type="dxa"/>
            <w:tcBorders>
              <w:top w:val="nil"/>
              <w:left w:val="nil"/>
              <w:bottom w:val="nil"/>
              <w:right w:val="nil"/>
            </w:tcBorders>
            <w:shd w:val="clear" w:color="000000" w:fill="FFFFFF"/>
            <w:vAlign w:val="center"/>
            <w:hideMark/>
          </w:tcPr>
          <w:p w14:paraId="55E8C017"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2.08E+07</w:t>
            </w:r>
          </w:p>
        </w:tc>
        <w:tc>
          <w:tcPr>
            <w:tcW w:w="1001" w:type="dxa"/>
            <w:tcBorders>
              <w:top w:val="nil"/>
              <w:left w:val="nil"/>
              <w:bottom w:val="nil"/>
              <w:right w:val="nil"/>
            </w:tcBorders>
            <w:shd w:val="clear" w:color="000000" w:fill="FFFFFF"/>
            <w:vAlign w:val="center"/>
            <w:hideMark/>
          </w:tcPr>
          <w:p w14:paraId="5D1E0AC5"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2.06E+07</w:t>
            </w:r>
          </w:p>
        </w:tc>
        <w:tc>
          <w:tcPr>
            <w:tcW w:w="954" w:type="dxa"/>
            <w:tcBorders>
              <w:top w:val="nil"/>
              <w:left w:val="nil"/>
              <w:bottom w:val="nil"/>
              <w:right w:val="nil"/>
            </w:tcBorders>
            <w:shd w:val="clear" w:color="000000" w:fill="FFFFFF"/>
            <w:vAlign w:val="center"/>
            <w:hideMark/>
          </w:tcPr>
          <w:p w14:paraId="64900E4B"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2.10E+07</w:t>
            </w:r>
          </w:p>
        </w:tc>
        <w:tc>
          <w:tcPr>
            <w:tcW w:w="960" w:type="dxa"/>
            <w:tcBorders>
              <w:top w:val="nil"/>
              <w:left w:val="nil"/>
              <w:bottom w:val="nil"/>
              <w:right w:val="nil"/>
            </w:tcBorders>
            <w:shd w:val="clear" w:color="000000" w:fill="FFFFFF"/>
            <w:vAlign w:val="center"/>
            <w:hideMark/>
          </w:tcPr>
          <w:p w14:paraId="05812E37"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20902551</w:t>
            </w:r>
          </w:p>
        </w:tc>
      </w:tr>
      <w:tr w:rsidR="00DF5EE8" w:rsidRPr="0076463E" w14:paraId="266A263B" w14:textId="77777777" w:rsidTr="00DF5EE8">
        <w:trPr>
          <w:trHeight w:val="300"/>
        </w:trPr>
        <w:tc>
          <w:tcPr>
            <w:tcW w:w="931" w:type="dxa"/>
            <w:tcBorders>
              <w:top w:val="nil"/>
              <w:left w:val="nil"/>
              <w:bottom w:val="nil"/>
              <w:right w:val="nil"/>
            </w:tcBorders>
            <w:shd w:val="clear" w:color="000000" w:fill="F5F5F5"/>
            <w:vAlign w:val="center"/>
            <w:hideMark/>
          </w:tcPr>
          <w:p w14:paraId="0E146583"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76</w:t>
            </w:r>
          </w:p>
        </w:tc>
        <w:tc>
          <w:tcPr>
            <w:tcW w:w="1343" w:type="dxa"/>
            <w:tcBorders>
              <w:top w:val="nil"/>
              <w:left w:val="nil"/>
              <w:bottom w:val="nil"/>
              <w:right w:val="nil"/>
            </w:tcBorders>
            <w:shd w:val="clear" w:color="000000" w:fill="F5F5F5"/>
            <w:vAlign w:val="center"/>
            <w:hideMark/>
          </w:tcPr>
          <w:p w14:paraId="3F870012"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17/06/2022</w:t>
            </w:r>
          </w:p>
        </w:tc>
        <w:tc>
          <w:tcPr>
            <w:tcW w:w="971" w:type="dxa"/>
            <w:tcBorders>
              <w:top w:val="nil"/>
              <w:left w:val="nil"/>
              <w:bottom w:val="nil"/>
              <w:right w:val="nil"/>
            </w:tcBorders>
            <w:shd w:val="clear" w:color="000000" w:fill="F5F5F5"/>
            <w:vAlign w:val="center"/>
            <w:hideMark/>
          </w:tcPr>
          <w:p w14:paraId="391A9632"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2.08E+07</w:t>
            </w:r>
          </w:p>
        </w:tc>
        <w:tc>
          <w:tcPr>
            <w:tcW w:w="1001" w:type="dxa"/>
            <w:tcBorders>
              <w:top w:val="nil"/>
              <w:left w:val="nil"/>
              <w:bottom w:val="nil"/>
              <w:right w:val="nil"/>
            </w:tcBorders>
            <w:shd w:val="clear" w:color="000000" w:fill="F5F5F5"/>
            <w:vAlign w:val="center"/>
            <w:hideMark/>
          </w:tcPr>
          <w:p w14:paraId="4C00C5F8"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2.05E+07</w:t>
            </w:r>
          </w:p>
        </w:tc>
        <w:tc>
          <w:tcPr>
            <w:tcW w:w="954" w:type="dxa"/>
            <w:tcBorders>
              <w:top w:val="nil"/>
              <w:left w:val="nil"/>
              <w:bottom w:val="nil"/>
              <w:right w:val="nil"/>
            </w:tcBorders>
            <w:shd w:val="clear" w:color="000000" w:fill="F5F5F5"/>
            <w:vAlign w:val="center"/>
            <w:hideMark/>
          </w:tcPr>
          <w:p w14:paraId="54B791B6"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2.11E+07</w:t>
            </w:r>
          </w:p>
        </w:tc>
        <w:tc>
          <w:tcPr>
            <w:tcW w:w="960" w:type="dxa"/>
            <w:tcBorders>
              <w:top w:val="nil"/>
              <w:left w:val="nil"/>
              <w:bottom w:val="nil"/>
              <w:right w:val="nil"/>
            </w:tcBorders>
            <w:shd w:val="clear" w:color="000000" w:fill="F5F5F5"/>
            <w:vAlign w:val="center"/>
            <w:hideMark/>
          </w:tcPr>
          <w:p w14:paraId="215DCC0F"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20916353</w:t>
            </w:r>
          </w:p>
        </w:tc>
      </w:tr>
      <w:tr w:rsidR="00DF5EE8" w:rsidRPr="0076463E" w14:paraId="56C99CEE" w14:textId="77777777" w:rsidTr="00DF5EE8">
        <w:trPr>
          <w:trHeight w:val="300"/>
        </w:trPr>
        <w:tc>
          <w:tcPr>
            <w:tcW w:w="931" w:type="dxa"/>
            <w:tcBorders>
              <w:top w:val="nil"/>
              <w:left w:val="nil"/>
              <w:bottom w:val="nil"/>
              <w:right w:val="nil"/>
            </w:tcBorders>
            <w:shd w:val="clear" w:color="000000" w:fill="FFFFFF"/>
            <w:vAlign w:val="center"/>
            <w:hideMark/>
          </w:tcPr>
          <w:p w14:paraId="5149638C"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77</w:t>
            </w:r>
          </w:p>
        </w:tc>
        <w:tc>
          <w:tcPr>
            <w:tcW w:w="1343" w:type="dxa"/>
            <w:tcBorders>
              <w:top w:val="nil"/>
              <w:left w:val="nil"/>
              <w:bottom w:val="nil"/>
              <w:right w:val="nil"/>
            </w:tcBorders>
            <w:shd w:val="clear" w:color="000000" w:fill="FFFFFF"/>
            <w:vAlign w:val="center"/>
            <w:hideMark/>
          </w:tcPr>
          <w:p w14:paraId="077CE1F5"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18/06/2022</w:t>
            </w:r>
          </w:p>
        </w:tc>
        <w:tc>
          <w:tcPr>
            <w:tcW w:w="971" w:type="dxa"/>
            <w:tcBorders>
              <w:top w:val="nil"/>
              <w:left w:val="nil"/>
              <w:bottom w:val="nil"/>
              <w:right w:val="nil"/>
            </w:tcBorders>
            <w:shd w:val="clear" w:color="000000" w:fill="FFFFFF"/>
            <w:vAlign w:val="center"/>
            <w:hideMark/>
          </w:tcPr>
          <w:p w14:paraId="5CF51D4A"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2.08E+07</w:t>
            </w:r>
          </w:p>
        </w:tc>
        <w:tc>
          <w:tcPr>
            <w:tcW w:w="1001" w:type="dxa"/>
            <w:tcBorders>
              <w:top w:val="nil"/>
              <w:left w:val="nil"/>
              <w:bottom w:val="nil"/>
              <w:right w:val="nil"/>
            </w:tcBorders>
            <w:shd w:val="clear" w:color="000000" w:fill="FFFFFF"/>
            <w:vAlign w:val="center"/>
            <w:hideMark/>
          </w:tcPr>
          <w:p w14:paraId="42717CF2"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2.05E+07</w:t>
            </w:r>
          </w:p>
        </w:tc>
        <w:tc>
          <w:tcPr>
            <w:tcW w:w="954" w:type="dxa"/>
            <w:tcBorders>
              <w:top w:val="nil"/>
              <w:left w:val="nil"/>
              <w:bottom w:val="nil"/>
              <w:right w:val="nil"/>
            </w:tcBorders>
            <w:shd w:val="clear" w:color="000000" w:fill="FFFFFF"/>
            <w:vAlign w:val="center"/>
            <w:hideMark/>
          </w:tcPr>
          <w:p w14:paraId="16D31A52"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2.11E+07</w:t>
            </w:r>
          </w:p>
        </w:tc>
        <w:tc>
          <w:tcPr>
            <w:tcW w:w="960" w:type="dxa"/>
            <w:tcBorders>
              <w:top w:val="nil"/>
              <w:left w:val="nil"/>
              <w:bottom w:val="nil"/>
              <w:right w:val="nil"/>
            </w:tcBorders>
            <w:shd w:val="clear" w:color="000000" w:fill="FFFFFF"/>
            <w:vAlign w:val="center"/>
            <w:hideMark/>
          </w:tcPr>
          <w:p w14:paraId="3BA57D6D"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20929892</w:t>
            </w:r>
          </w:p>
        </w:tc>
      </w:tr>
      <w:tr w:rsidR="00DF5EE8" w:rsidRPr="0076463E" w14:paraId="6E3685B8" w14:textId="77777777" w:rsidTr="00DF5EE8">
        <w:trPr>
          <w:trHeight w:val="300"/>
        </w:trPr>
        <w:tc>
          <w:tcPr>
            <w:tcW w:w="931" w:type="dxa"/>
            <w:tcBorders>
              <w:top w:val="nil"/>
              <w:left w:val="nil"/>
              <w:bottom w:val="nil"/>
              <w:right w:val="nil"/>
            </w:tcBorders>
            <w:shd w:val="clear" w:color="000000" w:fill="F5F5F5"/>
            <w:vAlign w:val="center"/>
            <w:hideMark/>
          </w:tcPr>
          <w:p w14:paraId="0F964A9A"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78</w:t>
            </w:r>
          </w:p>
        </w:tc>
        <w:tc>
          <w:tcPr>
            <w:tcW w:w="1343" w:type="dxa"/>
            <w:tcBorders>
              <w:top w:val="nil"/>
              <w:left w:val="nil"/>
              <w:bottom w:val="nil"/>
              <w:right w:val="nil"/>
            </w:tcBorders>
            <w:shd w:val="clear" w:color="000000" w:fill="F5F5F5"/>
            <w:vAlign w:val="center"/>
            <w:hideMark/>
          </w:tcPr>
          <w:p w14:paraId="13B8BE41"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19/06/2022</w:t>
            </w:r>
          </w:p>
        </w:tc>
        <w:tc>
          <w:tcPr>
            <w:tcW w:w="971" w:type="dxa"/>
            <w:tcBorders>
              <w:top w:val="nil"/>
              <w:left w:val="nil"/>
              <w:bottom w:val="nil"/>
              <w:right w:val="nil"/>
            </w:tcBorders>
            <w:shd w:val="clear" w:color="000000" w:fill="F5F5F5"/>
            <w:vAlign w:val="center"/>
            <w:hideMark/>
          </w:tcPr>
          <w:p w14:paraId="316781F4"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2.08E+07</w:t>
            </w:r>
          </w:p>
        </w:tc>
        <w:tc>
          <w:tcPr>
            <w:tcW w:w="1001" w:type="dxa"/>
            <w:tcBorders>
              <w:top w:val="nil"/>
              <w:left w:val="nil"/>
              <w:bottom w:val="nil"/>
              <w:right w:val="nil"/>
            </w:tcBorders>
            <w:shd w:val="clear" w:color="000000" w:fill="F5F5F5"/>
            <w:vAlign w:val="center"/>
            <w:hideMark/>
          </w:tcPr>
          <w:p w14:paraId="6AF14C46"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2.05E+07</w:t>
            </w:r>
          </w:p>
        </w:tc>
        <w:tc>
          <w:tcPr>
            <w:tcW w:w="954" w:type="dxa"/>
            <w:tcBorders>
              <w:top w:val="nil"/>
              <w:left w:val="nil"/>
              <w:bottom w:val="nil"/>
              <w:right w:val="nil"/>
            </w:tcBorders>
            <w:shd w:val="clear" w:color="000000" w:fill="F5F5F5"/>
            <w:vAlign w:val="center"/>
            <w:hideMark/>
          </w:tcPr>
          <w:p w14:paraId="46080314"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2.11E+07</w:t>
            </w:r>
          </w:p>
        </w:tc>
        <w:tc>
          <w:tcPr>
            <w:tcW w:w="960" w:type="dxa"/>
            <w:tcBorders>
              <w:top w:val="nil"/>
              <w:left w:val="nil"/>
              <w:bottom w:val="nil"/>
              <w:right w:val="nil"/>
            </w:tcBorders>
            <w:shd w:val="clear" w:color="000000" w:fill="F5F5F5"/>
            <w:vAlign w:val="center"/>
            <w:hideMark/>
          </w:tcPr>
          <w:p w14:paraId="3C6AF49A"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20946810</w:t>
            </w:r>
          </w:p>
        </w:tc>
      </w:tr>
      <w:tr w:rsidR="00DF5EE8" w:rsidRPr="0076463E" w14:paraId="6471AC2E" w14:textId="77777777" w:rsidTr="00DF5EE8">
        <w:trPr>
          <w:trHeight w:val="300"/>
        </w:trPr>
        <w:tc>
          <w:tcPr>
            <w:tcW w:w="931" w:type="dxa"/>
            <w:tcBorders>
              <w:top w:val="nil"/>
              <w:left w:val="nil"/>
              <w:bottom w:val="nil"/>
              <w:right w:val="nil"/>
            </w:tcBorders>
            <w:shd w:val="clear" w:color="000000" w:fill="FFFFFF"/>
            <w:vAlign w:val="center"/>
            <w:hideMark/>
          </w:tcPr>
          <w:p w14:paraId="3CB4D283"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79</w:t>
            </w:r>
          </w:p>
        </w:tc>
        <w:tc>
          <w:tcPr>
            <w:tcW w:w="1343" w:type="dxa"/>
            <w:tcBorders>
              <w:top w:val="nil"/>
              <w:left w:val="nil"/>
              <w:bottom w:val="nil"/>
              <w:right w:val="nil"/>
            </w:tcBorders>
            <w:shd w:val="clear" w:color="000000" w:fill="FFFFFF"/>
            <w:vAlign w:val="center"/>
            <w:hideMark/>
          </w:tcPr>
          <w:p w14:paraId="7FFCD05D"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20/06/2022</w:t>
            </w:r>
          </w:p>
        </w:tc>
        <w:tc>
          <w:tcPr>
            <w:tcW w:w="971" w:type="dxa"/>
            <w:tcBorders>
              <w:top w:val="nil"/>
              <w:left w:val="nil"/>
              <w:bottom w:val="nil"/>
              <w:right w:val="nil"/>
            </w:tcBorders>
            <w:shd w:val="clear" w:color="000000" w:fill="FFFFFF"/>
            <w:vAlign w:val="center"/>
            <w:hideMark/>
          </w:tcPr>
          <w:p w14:paraId="20D28BC1"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2.08E+07</w:t>
            </w:r>
          </w:p>
        </w:tc>
        <w:tc>
          <w:tcPr>
            <w:tcW w:w="1001" w:type="dxa"/>
            <w:tcBorders>
              <w:top w:val="nil"/>
              <w:left w:val="nil"/>
              <w:bottom w:val="nil"/>
              <w:right w:val="nil"/>
            </w:tcBorders>
            <w:shd w:val="clear" w:color="000000" w:fill="FFFFFF"/>
            <w:vAlign w:val="center"/>
            <w:hideMark/>
          </w:tcPr>
          <w:p w14:paraId="48482A47"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2.05E+07</w:t>
            </w:r>
          </w:p>
        </w:tc>
        <w:tc>
          <w:tcPr>
            <w:tcW w:w="954" w:type="dxa"/>
            <w:tcBorders>
              <w:top w:val="nil"/>
              <w:left w:val="nil"/>
              <w:bottom w:val="nil"/>
              <w:right w:val="nil"/>
            </w:tcBorders>
            <w:shd w:val="clear" w:color="000000" w:fill="FFFFFF"/>
            <w:vAlign w:val="center"/>
            <w:hideMark/>
          </w:tcPr>
          <w:p w14:paraId="138AC45B"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2.12E+07</w:t>
            </w:r>
          </w:p>
        </w:tc>
        <w:tc>
          <w:tcPr>
            <w:tcW w:w="960" w:type="dxa"/>
            <w:tcBorders>
              <w:top w:val="nil"/>
              <w:left w:val="nil"/>
              <w:bottom w:val="nil"/>
              <w:right w:val="nil"/>
            </w:tcBorders>
            <w:shd w:val="clear" w:color="000000" w:fill="FFFFFF"/>
            <w:vAlign w:val="center"/>
            <w:hideMark/>
          </w:tcPr>
          <w:p w14:paraId="4D9B9360"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20966579</w:t>
            </w:r>
          </w:p>
        </w:tc>
      </w:tr>
      <w:tr w:rsidR="00DF5EE8" w:rsidRPr="0076463E" w14:paraId="05C167AC" w14:textId="77777777" w:rsidTr="00DF5EE8">
        <w:trPr>
          <w:trHeight w:val="300"/>
        </w:trPr>
        <w:tc>
          <w:tcPr>
            <w:tcW w:w="931" w:type="dxa"/>
            <w:tcBorders>
              <w:top w:val="nil"/>
              <w:left w:val="nil"/>
              <w:bottom w:val="nil"/>
              <w:right w:val="nil"/>
            </w:tcBorders>
            <w:shd w:val="clear" w:color="000000" w:fill="F5F5F5"/>
            <w:vAlign w:val="center"/>
            <w:hideMark/>
          </w:tcPr>
          <w:p w14:paraId="77E74689"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80</w:t>
            </w:r>
          </w:p>
        </w:tc>
        <w:tc>
          <w:tcPr>
            <w:tcW w:w="1343" w:type="dxa"/>
            <w:tcBorders>
              <w:top w:val="nil"/>
              <w:left w:val="nil"/>
              <w:bottom w:val="nil"/>
              <w:right w:val="nil"/>
            </w:tcBorders>
            <w:shd w:val="clear" w:color="000000" w:fill="F5F5F5"/>
            <w:vAlign w:val="center"/>
            <w:hideMark/>
          </w:tcPr>
          <w:p w14:paraId="7E89F033"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21/06/2022</w:t>
            </w:r>
          </w:p>
        </w:tc>
        <w:tc>
          <w:tcPr>
            <w:tcW w:w="971" w:type="dxa"/>
            <w:tcBorders>
              <w:top w:val="nil"/>
              <w:left w:val="nil"/>
              <w:bottom w:val="nil"/>
              <w:right w:val="nil"/>
            </w:tcBorders>
            <w:shd w:val="clear" w:color="000000" w:fill="F5F5F5"/>
            <w:vAlign w:val="center"/>
            <w:hideMark/>
          </w:tcPr>
          <w:p w14:paraId="0CD0CD3E"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2.08E+07</w:t>
            </w:r>
          </w:p>
        </w:tc>
        <w:tc>
          <w:tcPr>
            <w:tcW w:w="1001" w:type="dxa"/>
            <w:tcBorders>
              <w:top w:val="nil"/>
              <w:left w:val="nil"/>
              <w:bottom w:val="nil"/>
              <w:right w:val="nil"/>
            </w:tcBorders>
            <w:shd w:val="clear" w:color="000000" w:fill="F5F5F5"/>
            <w:vAlign w:val="center"/>
            <w:hideMark/>
          </w:tcPr>
          <w:p w14:paraId="415E689D"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2.05E+07</w:t>
            </w:r>
          </w:p>
        </w:tc>
        <w:tc>
          <w:tcPr>
            <w:tcW w:w="954" w:type="dxa"/>
            <w:tcBorders>
              <w:top w:val="nil"/>
              <w:left w:val="nil"/>
              <w:bottom w:val="nil"/>
              <w:right w:val="nil"/>
            </w:tcBorders>
            <w:shd w:val="clear" w:color="000000" w:fill="F5F5F5"/>
            <w:vAlign w:val="center"/>
            <w:hideMark/>
          </w:tcPr>
          <w:p w14:paraId="5DE02580"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2.12E+07</w:t>
            </w:r>
          </w:p>
        </w:tc>
        <w:tc>
          <w:tcPr>
            <w:tcW w:w="960" w:type="dxa"/>
            <w:tcBorders>
              <w:top w:val="nil"/>
              <w:left w:val="nil"/>
              <w:bottom w:val="nil"/>
              <w:right w:val="nil"/>
            </w:tcBorders>
            <w:shd w:val="clear" w:color="000000" w:fill="F5F5F5"/>
            <w:vAlign w:val="center"/>
            <w:hideMark/>
          </w:tcPr>
          <w:p w14:paraId="7B0B90DD"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20987298</w:t>
            </w:r>
          </w:p>
        </w:tc>
      </w:tr>
      <w:tr w:rsidR="00DF5EE8" w:rsidRPr="0076463E" w14:paraId="18D458A9" w14:textId="77777777" w:rsidTr="00DF5EE8">
        <w:trPr>
          <w:trHeight w:val="300"/>
        </w:trPr>
        <w:tc>
          <w:tcPr>
            <w:tcW w:w="931" w:type="dxa"/>
            <w:tcBorders>
              <w:top w:val="nil"/>
              <w:left w:val="nil"/>
              <w:bottom w:val="nil"/>
              <w:right w:val="nil"/>
            </w:tcBorders>
            <w:shd w:val="clear" w:color="000000" w:fill="FFFFFF"/>
            <w:vAlign w:val="center"/>
            <w:hideMark/>
          </w:tcPr>
          <w:p w14:paraId="67B2EED9"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81</w:t>
            </w:r>
          </w:p>
        </w:tc>
        <w:tc>
          <w:tcPr>
            <w:tcW w:w="1343" w:type="dxa"/>
            <w:tcBorders>
              <w:top w:val="nil"/>
              <w:left w:val="nil"/>
              <w:bottom w:val="nil"/>
              <w:right w:val="nil"/>
            </w:tcBorders>
            <w:shd w:val="clear" w:color="000000" w:fill="FFFFFF"/>
            <w:vAlign w:val="center"/>
            <w:hideMark/>
          </w:tcPr>
          <w:p w14:paraId="5681F1F8"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22/06/2022</w:t>
            </w:r>
          </w:p>
        </w:tc>
        <w:tc>
          <w:tcPr>
            <w:tcW w:w="971" w:type="dxa"/>
            <w:tcBorders>
              <w:top w:val="nil"/>
              <w:left w:val="nil"/>
              <w:bottom w:val="nil"/>
              <w:right w:val="nil"/>
            </w:tcBorders>
            <w:shd w:val="clear" w:color="000000" w:fill="FFFFFF"/>
            <w:vAlign w:val="center"/>
            <w:hideMark/>
          </w:tcPr>
          <w:p w14:paraId="522C8997"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2.09E+07</w:t>
            </w:r>
          </w:p>
        </w:tc>
        <w:tc>
          <w:tcPr>
            <w:tcW w:w="1001" w:type="dxa"/>
            <w:tcBorders>
              <w:top w:val="nil"/>
              <w:left w:val="nil"/>
              <w:bottom w:val="nil"/>
              <w:right w:val="nil"/>
            </w:tcBorders>
            <w:shd w:val="clear" w:color="000000" w:fill="FFFFFF"/>
            <w:vAlign w:val="center"/>
            <w:hideMark/>
          </w:tcPr>
          <w:p w14:paraId="11A73F2C"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2.05E+07</w:t>
            </w:r>
          </w:p>
        </w:tc>
        <w:tc>
          <w:tcPr>
            <w:tcW w:w="954" w:type="dxa"/>
            <w:tcBorders>
              <w:top w:val="nil"/>
              <w:left w:val="nil"/>
              <w:bottom w:val="nil"/>
              <w:right w:val="nil"/>
            </w:tcBorders>
            <w:shd w:val="clear" w:color="000000" w:fill="FFFFFF"/>
            <w:vAlign w:val="center"/>
            <w:hideMark/>
          </w:tcPr>
          <w:p w14:paraId="582F423D"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2.12E+07</w:t>
            </w:r>
          </w:p>
        </w:tc>
        <w:tc>
          <w:tcPr>
            <w:tcW w:w="960" w:type="dxa"/>
            <w:tcBorders>
              <w:top w:val="nil"/>
              <w:left w:val="nil"/>
              <w:bottom w:val="nil"/>
              <w:right w:val="nil"/>
            </w:tcBorders>
            <w:shd w:val="clear" w:color="000000" w:fill="FFFFFF"/>
            <w:vAlign w:val="center"/>
            <w:hideMark/>
          </w:tcPr>
          <w:p w14:paraId="280D1466"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21008007</w:t>
            </w:r>
          </w:p>
        </w:tc>
      </w:tr>
      <w:tr w:rsidR="00DF5EE8" w:rsidRPr="0076463E" w14:paraId="58FAF1CD" w14:textId="77777777" w:rsidTr="00DF5EE8">
        <w:trPr>
          <w:trHeight w:val="300"/>
        </w:trPr>
        <w:tc>
          <w:tcPr>
            <w:tcW w:w="931" w:type="dxa"/>
            <w:tcBorders>
              <w:top w:val="nil"/>
              <w:left w:val="nil"/>
              <w:bottom w:val="nil"/>
              <w:right w:val="nil"/>
            </w:tcBorders>
            <w:shd w:val="clear" w:color="000000" w:fill="F5F5F5"/>
            <w:vAlign w:val="center"/>
            <w:hideMark/>
          </w:tcPr>
          <w:p w14:paraId="255A0970"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82</w:t>
            </w:r>
          </w:p>
        </w:tc>
        <w:tc>
          <w:tcPr>
            <w:tcW w:w="1343" w:type="dxa"/>
            <w:tcBorders>
              <w:top w:val="nil"/>
              <w:left w:val="nil"/>
              <w:bottom w:val="nil"/>
              <w:right w:val="nil"/>
            </w:tcBorders>
            <w:shd w:val="clear" w:color="000000" w:fill="F5F5F5"/>
            <w:vAlign w:val="center"/>
            <w:hideMark/>
          </w:tcPr>
          <w:p w14:paraId="0A28D074"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23/06/2022</w:t>
            </w:r>
          </w:p>
        </w:tc>
        <w:tc>
          <w:tcPr>
            <w:tcW w:w="971" w:type="dxa"/>
            <w:tcBorders>
              <w:top w:val="nil"/>
              <w:left w:val="nil"/>
              <w:bottom w:val="nil"/>
              <w:right w:val="nil"/>
            </w:tcBorders>
            <w:shd w:val="clear" w:color="000000" w:fill="F5F5F5"/>
            <w:vAlign w:val="center"/>
            <w:hideMark/>
          </w:tcPr>
          <w:p w14:paraId="5AD19F8C"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2.09E+07</w:t>
            </w:r>
          </w:p>
        </w:tc>
        <w:tc>
          <w:tcPr>
            <w:tcW w:w="1001" w:type="dxa"/>
            <w:tcBorders>
              <w:top w:val="nil"/>
              <w:left w:val="nil"/>
              <w:bottom w:val="nil"/>
              <w:right w:val="nil"/>
            </w:tcBorders>
            <w:shd w:val="clear" w:color="000000" w:fill="F5F5F5"/>
            <w:vAlign w:val="center"/>
            <w:hideMark/>
          </w:tcPr>
          <w:p w14:paraId="36E29A8C"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2.05E+07</w:t>
            </w:r>
          </w:p>
        </w:tc>
        <w:tc>
          <w:tcPr>
            <w:tcW w:w="954" w:type="dxa"/>
            <w:tcBorders>
              <w:top w:val="nil"/>
              <w:left w:val="nil"/>
              <w:bottom w:val="nil"/>
              <w:right w:val="nil"/>
            </w:tcBorders>
            <w:shd w:val="clear" w:color="000000" w:fill="F5F5F5"/>
            <w:vAlign w:val="center"/>
            <w:hideMark/>
          </w:tcPr>
          <w:p w14:paraId="2E4FBAC9"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2.13E+07</w:t>
            </w:r>
          </w:p>
        </w:tc>
        <w:tc>
          <w:tcPr>
            <w:tcW w:w="960" w:type="dxa"/>
            <w:tcBorders>
              <w:top w:val="nil"/>
              <w:left w:val="nil"/>
              <w:bottom w:val="nil"/>
              <w:right w:val="nil"/>
            </w:tcBorders>
            <w:shd w:val="clear" w:color="000000" w:fill="F5F5F5"/>
            <w:vAlign w:val="center"/>
            <w:hideMark/>
          </w:tcPr>
          <w:p w14:paraId="43BD8743"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21027430</w:t>
            </w:r>
          </w:p>
        </w:tc>
      </w:tr>
      <w:tr w:rsidR="00DF5EE8" w:rsidRPr="0076463E" w14:paraId="4E7C825C" w14:textId="77777777" w:rsidTr="00DF5EE8">
        <w:trPr>
          <w:trHeight w:val="300"/>
        </w:trPr>
        <w:tc>
          <w:tcPr>
            <w:tcW w:w="931" w:type="dxa"/>
            <w:tcBorders>
              <w:top w:val="nil"/>
              <w:left w:val="nil"/>
              <w:bottom w:val="nil"/>
              <w:right w:val="nil"/>
            </w:tcBorders>
            <w:shd w:val="clear" w:color="000000" w:fill="FFFFFF"/>
            <w:vAlign w:val="center"/>
            <w:hideMark/>
          </w:tcPr>
          <w:p w14:paraId="2E1B24DC"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83</w:t>
            </w:r>
          </w:p>
        </w:tc>
        <w:tc>
          <w:tcPr>
            <w:tcW w:w="1343" w:type="dxa"/>
            <w:tcBorders>
              <w:top w:val="nil"/>
              <w:left w:val="nil"/>
              <w:bottom w:val="nil"/>
              <w:right w:val="nil"/>
            </w:tcBorders>
            <w:shd w:val="clear" w:color="000000" w:fill="FFFFFF"/>
            <w:vAlign w:val="center"/>
            <w:hideMark/>
          </w:tcPr>
          <w:p w14:paraId="6261C82A"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24/06/2022</w:t>
            </w:r>
          </w:p>
        </w:tc>
        <w:tc>
          <w:tcPr>
            <w:tcW w:w="971" w:type="dxa"/>
            <w:tcBorders>
              <w:top w:val="nil"/>
              <w:left w:val="nil"/>
              <w:bottom w:val="nil"/>
              <w:right w:val="nil"/>
            </w:tcBorders>
            <w:shd w:val="clear" w:color="000000" w:fill="FFFFFF"/>
            <w:vAlign w:val="center"/>
            <w:hideMark/>
          </w:tcPr>
          <w:p w14:paraId="5C48CE98"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2.09E+07</w:t>
            </w:r>
          </w:p>
        </w:tc>
        <w:tc>
          <w:tcPr>
            <w:tcW w:w="1001" w:type="dxa"/>
            <w:tcBorders>
              <w:top w:val="nil"/>
              <w:left w:val="nil"/>
              <w:bottom w:val="nil"/>
              <w:right w:val="nil"/>
            </w:tcBorders>
            <w:shd w:val="clear" w:color="000000" w:fill="FFFFFF"/>
            <w:vAlign w:val="center"/>
            <w:hideMark/>
          </w:tcPr>
          <w:p w14:paraId="702A872A"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2.05E+07</w:t>
            </w:r>
          </w:p>
        </w:tc>
        <w:tc>
          <w:tcPr>
            <w:tcW w:w="954" w:type="dxa"/>
            <w:tcBorders>
              <w:top w:val="nil"/>
              <w:left w:val="nil"/>
              <w:bottom w:val="nil"/>
              <w:right w:val="nil"/>
            </w:tcBorders>
            <w:shd w:val="clear" w:color="000000" w:fill="FFFFFF"/>
            <w:vAlign w:val="center"/>
            <w:hideMark/>
          </w:tcPr>
          <w:p w14:paraId="2A905051"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2.14E+07</w:t>
            </w:r>
          </w:p>
        </w:tc>
        <w:tc>
          <w:tcPr>
            <w:tcW w:w="960" w:type="dxa"/>
            <w:tcBorders>
              <w:top w:val="nil"/>
              <w:left w:val="nil"/>
              <w:bottom w:val="nil"/>
              <w:right w:val="nil"/>
            </w:tcBorders>
            <w:shd w:val="clear" w:color="000000" w:fill="FFFFFF"/>
            <w:vAlign w:val="center"/>
            <w:hideMark/>
          </w:tcPr>
          <w:p w14:paraId="7D660937"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21045602</w:t>
            </w:r>
          </w:p>
        </w:tc>
      </w:tr>
      <w:tr w:rsidR="00DF5EE8" w:rsidRPr="0076463E" w14:paraId="1EC25363" w14:textId="77777777" w:rsidTr="00DF5EE8">
        <w:trPr>
          <w:trHeight w:val="300"/>
        </w:trPr>
        <w:tc>
          <w:tcPr>
            <w:tcW w:w="931" w:type="dxa"/>
            <w:tcBorders>
              <w:top w:val="nil"/>
              <w:left w:val="nil"/>
              <w:bottom w:val="nil"/>
              <w:right w:val="nil"/>
            </w:tcBorders>
            <w:shd w:val="clear" w:color="000000" w:fill="F5F5F5"/>
            <w:vAlign w:val="center"/>
            <w:hideMark/>
          </w:tcPr>
          <w:p w14:paraId="19A1D52C"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84</w:t>
            </w:r>
          </w:p>
        </w:tc>
        <w:tc>
          <w:tcPr>
            <w:tcW w:w="1343" w:type="dxa"/>
            <w:tcBorders>
              <w:top w:val="nil"/>
              <w:left w:val="nil"/>
              <w:bottom w:val="nil"/>
              <w:right w:val="nil"/>
            </w:tcBorders>
            <w:shd w:val="clear" w:color="000000" w:fill="F5F5F5"/>
            <w:vAlign w:val="center"/>
            <w:hideMark/>
          </w:tcPr>
          <w:p w14:paraId="707BB2FA"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25/06/2022</w:t>
            </w:r>
          </w:p>
        </w:tc>
        <w:tc>
          <w:tcPr>
            <w:tcW w:w="971" w:type="dxa"/>
            <w:tcBorders>
              <w:top w:val="nil"/>
              <w:left w:val="nil"/>
              <w:bottom w:val="nil"/>
              <w:right w:val="nil"/>
            </w:tcBorders>
            <w:shd w:val="clear" w:color="000000" w:fill="F5F5F5"/>
            <w:vAlign w:val="center"/>
            <w:hideMark/>
          </w:tcPr>
          <w:p w14:paraId="548E1149"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2.09E+07</w:t>
            </w:r>
          </w:p>
        </w:tc>
        <w:tc>
          <w:tcPr>
            <w:tcW w:w="1001" w:type="dxa"/>
            <w:tcBorders>
              <w:top w:val="nil"/>
              <w:left w:val="nil"/>
              <w:bottom w:val="nil"/>
              <w:right w:val="nil"/>
            </w:tcBorders>
            <w:shd w:val="clear" w:color="000000" w:fill="F5F5F5"/>
            <w:vAlign w:val="center"/>
            <w:hideMark/>
          </w:tcPr>
          <w:p w14:paraId="693A1015"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2.05E+07</w:t>
            </w:r>
          </w:p>
        </w:tc>
        <w:tc>
          <w:tcPr>
            <w:tcW w:w="954" w:type="dxa"/>
            <w:tcBorders>
              <w:top w:val="nil"/>
              <w:left w:val="nil"/>
              <w:bottom w:val="nil"/>
              <w:right w:val="nil"/>
            </w:tcBorders>
            <w:shd w:val="clear" w:color="000000" w:fill="F5F5F5"/>
            <w:vAlign w:val="center"/>
            <w:hideMark/>
          </w:tcPr>
          <w:p w14:paraId="7387EB6A"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2.14E+07</w:t>
            </w:r>
          </w:p>
        </w:tc>
        <w:tc>
          <w:tcPr>
            <w:tcW w:w="960" w:type="dxa"/>
            <w:tcBorders>
              <w:top w:val="nil"/>
              <w:left w:val="nil"/>
              <w:bottom w:val="nil"/>
              <w:right w:val="nil"/>
            </w:tcBorders>
            <w:shd w:val="clear" w:color="000000" w:fill="F5F5F5"/>
            <w:vAlign w:val="center"/>
            <w:hideMark/>
          </w:tcPr>
          <w:p w14:paraId="405F3007"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21062294</w:t>
            </w:r>
          </w:p>
        </w:tc>
      </w:tr>
      <w:tr w:rsidR="00DF5EE8" w:rsidRPr="0076463E" w14:paraId="01167C86" w14:textId="77777777" w:rsidTr="00DF5EE8">
        <w:trPr>
          <w:trHeight w:val="300"/>
        </w:trPr>
        <w:tc>
          <w:tcPr>
            <w:tcW w:w="931" w:type="dxa"/>
            <w:tcBorders>
              <w:top w:val="nil"/>
              <w:left w:val="nil"/>
              <w:bottom w:val="nil"/>
              <w:right w:val="nil"/>
            </w:tcBorders>
            <w:shd w:val="clear" w:color="000000" w:fill="FFFFFF"/>
            <w:vAlign w:val="center"/>
            <w:hideMark/>
          </w:tcPr>
          <w:p w14:paraId="2005C473"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lastRenderedPageBreak/>
              <w:t>85</w:t>
            </w:r>
          </w:p>
        </w:tc>
        <w:tc>
          <w:tcPr>
            <w:tcW w:w="1343" w:type="dxa"/>
            <w:tcBorders>
              <w:top w:val="nil"/>
              <w:left w:val="nil"/>
              <w:bottom w:val="nil"/>
              <w:right w:val="nil"/>
            </w:tcBorders>
            <w:shd w:val="clear" w:color="000000" w:fill="FFFFFF"/>
            <w:vAlign w:val="center"/>
            <w:hideMark/>
          </w:tcPr>
          <w:p w14:paraId="184E2E32"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26/06/2022</w:t>
            </w:r>
          </w:p>
        </w:tc>
        <w:tc>
          <w:tcPr>
            <w:tcW w:w="971" w:type="dxa"/>
            <w:tcBorders>
              <w:top w:val="nil"/>
              <w:left w:val="nil"/>
              <w:bottom w:val="nil"/>
              <w:right w:val="nil"/>
            </w:tcBorders>
            <w:shd w:val="clear" w:color="000000" w:fill="FFFFFF"/>
            <w:vAlign w:val="center"/>
            <w:hideMark/>
          </w:tcPr>
          <w:p w14:paraId="0A4EF368"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2.09E+07</w:t>
            </w:r>
          </w:p>
        </w:tc>
        <w:tc>
          <w:tcPr>
            <w:tcW w:w="1001" w:type="dxa"/>
            <w:tcBorders>
              <w:top w:val="nil"/>
              <w:left w:val="nil"/>
              <w:bottom w:val="nil"/>
              <w:right w:val="nil"/>
            </w:tcBorders>
            <w:shd w:val="clear" w:color="000000" w:fill="FFFFFF"/>
            <w:vAlign w:val="center"/>
            <w:hideMark/>
          </w:tcPr>
          <w:p w14:paraId="11DC9BF3"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2.04E+07</w:t>
            </w:r>
          </w:p>
        </w:tc>
        <w:tc>
          <w:tcPr>
            <w:tcW w:w="954" w:type="dxa"/>
            <w:tcBorders>
              <w:top w:val="nil"/>
              <w:left w:val="nil"/>
              <w:bottom w:val="nil"/>
              <w:right w:val="nil"/>
            </w:tcBorders>
            <w:shd w:val="clear" w:color="000000" w:fill="FFFFFF"/>
            <w:vAlign w:val="center"/>
            <w:hideMark/>
          </w:tcPr>
          <w:p w14:paraId="57577179"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2.14E+07</w:t>
            </w:r>
          </w:p>
        </w:tc>
        <w:tc>
          <w:tcPr>
            <w:tcW w:w="960" w:type="dxa"/>
            <w:tcBorders>
              <w:top w:val="nil"/>
              <w:left w:val="nil"/>
              <w:bottom w:val="nil"/>
              <w:right w:val="nil"/>
            </w:tcBorders>
            <w:shd w:val="clear" w:color="000000" w:fill="FFFFFF"/>
            <w:vAlign w:val="center"/>
            <w:hideMark/>
          </w:tcPr>
          <w:p w14:paraId="50A911A3"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21082937</w:t>
            </w:r>
          </w:p>
        </w:tc>
      </w:tr>
      <w:tr w:rsidR="00DF5EE8" w:rsidRPr="0076463E" w14:paraId="3BA41052" w14:textId="77777777" w:rsidTr="00DF5EE8">
        <w:trPr>
          <w:trHeight w:val="300"/>
        </w:trPr>
        <w:tc>
          <w:tcPr>
            <w:tcW w:w="931" w:type="dxa"/>
            <w:tcBorders>
              <w:top w:val="nil"/>
              <w:left w:val="nil"/>
              <w:bottom w:val="nil"/>
              <w:right w:val="nil"/>
            </w:tcBorders>
            <w:shd w:val="clear" w:color="000000" w:fill="F5F5F5"/>
            <w:vAlign w:val="center"/>
            <w:hideMark/>
          </w:tcPr>
          <w:p w14:paraId="56B3E025"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86</w:t>
            </w:r>
          </w:p>
        </w:tc>
        <w:tc>
          <w:tcPr>
            <w:tcW w:w="1343" w:type="dxa"/>
            <w:tcBorders>
              <w:top w:val="nil"/>
              <w:left w:val="nil"/>
              <w:bottom w:val="nil"/>
              <w:right w:val="nil"/>
            </w:tcBorders>
            <w:shd w:val="clear" w:color="000000" w:fill="F5F5F5"/>
            <w:vAlign w:val="center"/>
            <w:hideMark/>
          </w:tcPr>
          <w:p w14:paraId="4DAABF83"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27/06/2022</w:t>
            </w:r>
          </w:p>
        </w:tc>
        <w:tc>
          <w:tcPr>
            <w:tcW w:w="971" w:type="dxa"/>
            <w:tcBorders>
              <w:top w:val="nil"/>
              <w:left w:val="nil"/>
              <w:bottom w:val="nil"/>
              <w:right w:val="nil"/>
            </w:tcBorders>
            <w:shd w:val="clear" w:color="000000" w:fill="F5F5F5"/>
            <w:vAlign w:val="center"/>
            <w:hideMark/>
          </w:tcPr>
          <w:p w14:paraId="2A81E240"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2.09E+07</w:t>
            </w:r>
          </w:p>
        </w:tc>
        <w:tc>
          <w:tcPr>
            <w:tcW w:w="1001" w:type="dxa"/>
            <w:tcBorders>
              <w:top w:val="nil"/>
              <w:left w:val="nil"/>
              <w:bottom w:val="nil"/>
              <w:right w:val="nil"/>
            </w:tcBorders>
            <w:shd w:val="clear" w:color="000000" w:fill="F5F5F5"/>
            <w:vAlign w:val="center"/>
            <w:hideMark/>
          </w:tcPr>
          <w:p w14:paraId="53D18D09"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2.04E+07</w:t>
            </w:r>
          </w:p>
        </w:tc>
        <w:tc>
          <w:tcPr>
            <w:tcW w:w="954" w:type="dxa"/>
            <w:tcBorders>
              <w:top w:val="nil"/>
              <w:left w:val="nil"/>
              <w:bottom w:val="nil"/>
              <w:right w:val="nil"/>
            </w:tcBorders>
            <w:shd w:val="clear" w:color="000000" w:fill="F5F5F5"/>
            <w:vAlign w:val="center"/>
            <w:hideMark/>
          </w:tcPr>
          <w:p w14:paraId="291C7FAB"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2.15E+07</w:t>
            </w:r>
          </w:p>
        </w:tc>
        <w:tc>
          <w:tcPr>
            <w:tcW w:w="960" w:type="dxa"/>
            <w:tcBorders>
              <w:top w:val="nil"/>
              <w:left w:val="nil"/>
              <w:bottom w:val="nil"/>
              <w:right w:val="nil"/>
            </w:tcBorders>
            <w:shd w:val="clear" w:color="000000" w:fill="F5F5F5"/>
            <w:vAlign w:val="center"/>
            <w:hideMark/>
          </w:tcPr>
          <w:p w14:paraId="455A7E17"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21107814</w:t>
            </w:r>
          </w:p>
        </w:tc>
      </w:tr>
      <w:tr w:rsidR="00DF5EE8" w:rsidRPr="0076463E" w14:paraId="267B366F" w14:textId="77777777" w:rsidTr="00DF5EE8">
        <w:trPr>
          <w:trHeight w:val="300"/>
        </w:trPr>
        <w:tc>
          <w:tcPr>
            <w:tcW w:w="931" w:type="dxa"/>
            <w:tcBorders>
              <w:top w:val="nil"/>
              <w:left w:val="nil"/>
              <w:bottom w:val="nil"/>
              <w:right w:val="nil"/>
            </w:tcBorders>
            <w:shd w:val="clear" w:color="000000" w:fill="FFFFFF"/>
            <w:vAlign w:val="center"/>
            <w:hideMark/>
          </w:tcPr>
          <w:p w14:paraId="2012FD12"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87</w:t>
            </w:r>
          </w:p>
        </w:tc>
        <w:tc>
          <w:tcPr>
            <w:tcW w:w="1343" w:type="dxa"/>
            <w:tcBorders>
              <w:top w:val="nil"/>
              <w:left w:val="nil"/>
              <w:bottom w:val="nil"/>
              <w:right w:val="nil"/>
            </w:tcBorders>
            <w:shd w:val="clear" w:color="000000" w:fill="FFFFFF"/>
            <w:vAlign w:val="center"/>
            <w:hideMark/>
          </w:tcPr>
          <w:p w14:paraId="138368DE"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28/06/2022</w:t>
            </w:r>
          </w:p>
        </w:tc>
        <w:tc>
          <w:tcPr>
            <w:tcW w:w="971" w:type="dxa"/>
            <w:tcBorders>
              <w:top w:val="nil"/>
              <w:left w:val="nil"/>
              <w:bottom w:val="nil"/>
              <w:right w:val="nil"/>
            </w:tcBorders>
            <w:shd w:val="clear" w:color="000000" w:fill="FFFFFF"/>
            <w:vAlign w:val="center"/>
            <w:hideMark/>
          </w:tcPr>
          <w:p w14:paraId="335AD182"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2.10E+07</w:t>
            </w:r>
          </w:p>
        </w:tc>
        <w:tc>
          <w:tcPr>
            <w:tcW w:w="1001" w:type="dxa"/>
            <w:tcBorders>
              <w:top w:val="nil"/>
              <w:left w:val="nil"/>
              <w:bottom w:val="nil"/>
              <w:right w:val="nil"/>
            </w:tcBorders>
            <w:shd w:val="clear" w:color="000000" w:fill="FFFFFF"/>
            <w:vAlign w:val="center"/>
            <w:hideMark/>
          </w:tcPr>
          <w:p w14:paraId="3E243F4B"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2.05E+07</w:t>
            </w:r>
          </w:p>
        </w:tc>
        <w:tc>
          <w:tcPr>
            <w:tcW w:w="954" w:type="dxa"/>
            <w:tcBorders>
              <w:top w:val="nil"/>
              <w:left w:val="nil"/>
              <w:bottom w:val="nil"/>
              <w:right w:val="nil"/>
            </w:tcBorders>
            <w:shd w:val="clear" w:color="000000" w:fill="FFFFFF"/>
            <w:vAlign w:val="center"/>
            <w:hideMark/>
          </w:tcPr>
          <w:p w14:paraId="0F9CFCA3"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2.16E+07</w:t>
            </w:r>
          </w:p>
        </w:tc>
        <w:tc>
          <w:tcPr>
            <w:tcW w:w="960" w:type="dxa"/>
            <w:tcBorders>
              <w:top w:val="nil"/>
              <w:left w:val="nil"/>
              <w:bottom w:val="nil"/>
              <w:right w:val="nil"/>
            </w:tcBorders>
            <w:shd w:val="clear" w:color="000000" w:fill="FFFFFF"/>
            <w:vAlign w:val="center"/>
            <w:hideMark/>
          </w:tcPr>
          <w:p w14:paraId="1494AB45"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21132648</w:t>
            </w:r>
          </w:p>
        </w:tc>
      </w:tr>
      <w:tr w:rsidR="00DF5EE8" w:rsidRPr="0076463E" w14:paraId="7AE4A994" w14:textId="77777777" w:rsidTr="00DF5EE8">
        <w:trPr>
          <w:trHeight w:val="300"/>
        </w:trPr>
        <w:tc>
          <w:tcPr>
            <w:tcW w:w="931" w:type="dxa"/>
            <w:tcBorders>
              <w:top w:val="nil"/>
              <w:left w:val="nil"/>
              <w:bottom w:val="nil"/>
              <w:right w:val="nil"/>
            </w:tcBorders>
            <w:shd w:val="clear" w:color="000000" w:fill="F5F5F5"/>
            <w:vAlign w:val="center"/>
            <w:hideMark/>
          </w:tcPr>
          <w:p w14:paraId="5FE3F4EC"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88</w:t>
            </w:r>
          </w:p>
        </w:tc>
        <w:tc>
          <w:tcPr>
            <w:tcW w:w="1343" w:type="dxa"/>
            <w:tcBorders>
              <w:top w:val="nil"/>
              <w:left w:val="nil"/>
              <w:bottom w:val="nil"/>
              <w:right w:val="nil"/>
            </w:tcBorders>
            <w:shd w:val="clear" w:color="000000" w:fill="F5F5F5"/>
            <w:vAlign w:val="center"/>
            <w:hideMark/>
          </w:tcPr>
          <w:p w14:paraId="4737EF34"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29/06/2022</w:t>
            </w:r>
          </w:p>
        </w:tc>
        <w:tc>
          <w:tcPr>
            <w:tcW w:w="971" w:type="dxa"/>
            <w:tcBorders>
              <w:top w:val="nil"/>
              <w:left w:val="nil"/>
              <w:bottom w:val="nil"/>
              <w:right w:val="nil"/>
            </w:tcBorders>
            <w:shd w:val="clear" w:color="000000" w:fill="F5F5F5"/>
            <w:vAlign w:val="center"/>
            <w:hideMark/>
          </w:tcPr>
          <w:p w14:paraId="47E08631"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2.10E+07</w:t>
            </w:r>
          </w:p>
        </w:tc>
        <w:tc>
          <w:tcPr>
            <w:tcW w:w="1001" w:type="dxa"/>
            <w:tcBorders>
              <w:top w:val="nil"/>
              <w:left w:val="nil"/>
              <w:bottom w:val="nil"/>
              <w:right w:val="nil"/>
            </w:tcBorders>
            <w:shd w:val="clear" w:color="000000" w:fill="F5F5F5"/>
            <w:vAlign w:val="center"/>
            <w:hideMark/>
          </w:tcPr>
          <w:p w14:paraId="0B88D9A6"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2.05E+07</w:t>
            </w:r>
          </w:p>
        </w:tc>
        <w:tc>
          <w:tcPr>
            <w:tcW w:w="954" w:type="dxa"/>
            <w:tcBorders>
              <w:top w:val="nil"/>
              <w:left w:val="nil"/>
              <w:bottom w:val="nil"/>
              <w:right w:val="nil"/>
            </w:tcBorders>
            <w:shd w:val="clear" w:color="000000" w:fill="F5F5F5"/>
            <w:vAlign w:val="center"/>
            <w:hideMark/>
          </w:tcPr>
          <w:p w14:paraId="1C127299"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2.16E+07</w:t>
            </w:r>
          </w:p>
        </w:tc>
        <w:tc>
          <w:tcPr>
            <w:tcW w:w="960" w:type="dxa"/>
            <w:tcBorders>
              <w:top w:val="nil"/>
              <w:left w:val="nil"/>
              <w:bottom w:val="nil"/>
              <w:right w:val="nil"/>
            </w:tcBorders>
            <w:shd w:val="clear" w:color="000000" w:fill="F5F5F5"/>
            <w:vAlign w:val="center"/>
            <w:hideMark/>
          </w:tcPr>
          <w:p w14:paraId="0AC32164"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21157032</w:t>
            </w:r>
          </w:p>
        </w:tc>
      </w:tr>
      <w:tr w:rsidR="00DF5EE8" w:rsidRPr="0076463E" w14:paraId="00108D6A" w14:textId="77777777" w:rsidTr="00DF5EE8">
        <w:trPr>
          <w:trHeight w:val="300"/>
        </w:trPr>
        <w:tc>
          <w:tcPr>
            <w:tcW w:w="931" w:type="dxa"/>
            <w:tcBorders>
              <w:top w:val="nil"/>
              <w:left w:val="nil"/>
              <w:bottom w:val="nil"/>
              <w:right w:val="nil"/>
            </w:tcBorders>
            <w:shd w:val="clear" w:color="000000" w:fill="FFFFFF"/>
            <w:vAlign w:val="center"/>
            <w:hideMark/>
          </w:tcPr>
          <w:p w14:paraId="314A9212"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89</w:t>
            </w:r>
          </w:p>
        </w:tc>
        <w:tc>
          <w:tcPr>
            <w:tcW w:w="1343" w:type="dxa"/>
            <w:tcBorders>
              <w:top w:val="nil"/>
              <w:left w:val="nil"/>
              <w:bottom w:val="nil"/>
              <w:right w:val="nil"/>
            </w:tcBorders>
            <w:shd w:val="clear" w:color="000000" w:fill="FFFFFF"/>
            <w:vAlign w:val="center"/>
            <w:hideMark/>
          </w:tcPr>
          <w:p w14:paraId="14D28765"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30/06/2022</w:t>
            </w:r>
          </w:p>
        </w:tc>
        <w:tc>
          <w:tcPr>
            <w:tcW w:w="971" w:type="dxa"/>
            <w:tcBorders>
              <w:top w:val="nil"/>
              <w:left w:val="nil"/>
              <w:bottom w:val="nil"/>
              <w:right w:val="nil"/>
            </w:tcBorders>
            <w:shd w:val="clear" w:color="000000" w:fill="FFFFFF"/>
            <w:vAlign w:val="center"/>
            <w:hideMark/>
          </w:tcPr>
          <w:p w14:paraId="6BA0F2C6"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2.10E+07</w:t>
            </w:r>
          </w:p>
        </w:tc>
        <w:tc>
          <w:tcPr>
            <w:tcW w:w="1001" w:type="dxa"/>
            <w:tcBorders>
              <w:top w:val="nil"/>
              <w:left w:val="nil"/>
              <w:bottom w:val="nil"/>
              <w:right w:val="nil"/>
            </w:tcBorders>
            <w:shd w:val="clear" w:color="000000" w:fill="FFFFFF"/>
            <w:vAlign w:val="center"/>
            <w:hideMark/>
          </w:tcPr>
          <w:p w14:paraId="188E81E7"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2.05E+07</w:t>
            </w:r>
          </w:p>
        </w:tc>
        <w:tc>
          <w:tcPr>
            <w:tcW w:w="954" w:type="dxa"/>
            <w:tcBorders>
              <w:top w:val="nil"/>
              <w:left w:val="nil"/>
              <w:bottom w:val="nil"/>
              <w:right w:val="nil"/>
            </w:tcBorders>
            <w:shd w:val="clear" w:color="000000" w:fill="FFFFFF"/>
            <w:vAlign w:val="center"/>
            <w:hideMark/>
          </w:tcPr>
          <w:p w14:paraId="2E1A4B05"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2.17E+07</w:t>
            </w:r>
          </w:p>
        </w:tc>
        <w:tc>
          <w:tcPr>
            <w:tcW w:w="960" w:type="dxa"/>
            <w:tcBorders>
              <w:top w:val="nil"/>
              <w:left w:val="nil"/>
              <w:bottom w:val="nil"/>
              <w:right w:val="nil"/>
            </w:tcBorders>
            <w:shd w:val="clear" w:color="000000" w:fill="FFFFFF"/>
            <w:vAlign w:val="center"/>
            <w:hideMark/>
          </w:tcPr>
          <w:p w14:paraId="41BCB8F6" w14:textId="77777777" w:rsidR="00DF5EE8" w:rsidRPr="0076463E" w:rsidRDefault="00DF5EE8" w:rsidP="00DF5EE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21181062</w:t>
            </w:r>
          </w:p>
        </w:tc>
      </w:tr>
    </w:tbl>
    <w:p w14:paraId="656EF411" w14:textId="77777777" w:rsidR="00AA07A3" w:rsidRPr="0076463E" w:rsidRDefault="00AA07A3" w:rsidP="00050BB1">
      <w:pPr>
        <w:ind w:left="360"/>
        <w:rPr>
          <w:rFonts w:ascii="Calibri" w:hAnsi="Calibri" w:cs="Calibri"/>
          <w:sz w:val="28"/>
          <w:szCs w:val="28"/>
          <w:u w:val="single"/>
          <w:lang w:val="tr-TR"/>
        </w:rPr>
      </w:pPr>
    </w:p>
    <w:p w14:paraId="219D5420" w14:textId="05D4DC71" w:rsidR="00220DCC" w:rsidRPr="00C53069" w:rsidRDefault="00220DCC" w:rsidP="00050BB1">
      <w:pPr>
        <w:ind w:left="360"/>
        <w:rPr>
          <w:rFonts w:ascii="Calibri" w:hAnsi="Calibri" w:cs="Calibri"/>
          <w:b/>
          <w:bCs/>
          <w:u w:val="single"/>
          <w:lang w:val="tr-TR"/>
        </w:rPr>
      </w:pPr>
      <w:r w:rsidRPr="00C53069">
        <w:rPr>
          <w:rFonts w:ascii="Calibri" w:hAnsi="Calibri" w:cs="Calibri"/>
          <w:b/>
          <w:bCs/>
          <w:u w:val="single"/>
          <w:lang w:val="tr-TR"/>
        </w:rPr>
        <w:t>Figure 2</w:t>
      </w:r>
      <w:r w:rsidR="001C3093">
        <w:rPr>
          <w:rFonts w:ascii="Calibri" w:hAnsi="Calibri" w:cs="Calibri"/>
          <w:b/>
          <w:bCs/>
          <w:u w:val="single"/>
          <w:lang w:val="tr-TR"/>
        </w:rPr>
        <w:t>0</w:t>
      </w:r>
      <w:r w:rsidRPr="00C53069">
        <w:rPr>
          <w:rFonts w:ascii="Calibri" w:hAnsi="Calibri" w:cs="Calibri"/>
          <w:b/>
          <w:bCs/>
          <w:u w:val="single"/>
          <w:lang w:val="tr-TR"/>
        </w:rPr>
        <w:t>. Output Table</w:t>
      </w:r>
      <w:r w:rsidR="00C53069" w:rsidRPr="00C53069">
        <w:rPr>
          <w:rFonts w:ascii="Calibri" w:hAnsi="Calibri" w:cs="Calibri"/>
          <w:b/>
          <w:bCs/>
          <w:u w:val="single"/>
          <w:lang w:val="tr-TR"/>
        </w:rPr>
        <w:t xml:space="preserve"> </w:t>
      </w:r>
      <w:r w:rsidR="00546981">
        <w:rPr>
          <w:rFonts w:ascii="Calibri" w:hAnsi="Calibri" w:cs="Calibri"/>
          <w:b/>
          <w:bCs/>
          <w:u w:val="single"/>
          <w:lang w:val="tr-TR"/>
        </w:rPr>
        <w:t xml:space="preserve">for Train </w:t>
      </w:r>
      <w:r w:rsidR="00C53069" w:rsidRPr="00C53069">
        <w:rPr>
          <w:rFonts w:ascii="Calibri" w:hAnsi="Calibri" w:cs="Calibri"/>
          <w:b/>
          <w:bCs/>
          <w:u w:val="single"/>
          <w:lang w:val="tr-TR"/>
        </w:rPr>
        <w:t>(Model Tunning)</w:t>
      </w:r>
    </w:p>
    <w:tbl>
      <w:tblPr>
        <w:tblW w:w="6020" w:type="dxa"/>
        <w:tblLook w:val="04A0" w:firstRow="1" w:lastRow="0" w:firstColumn="1" w:lastColumn="0" w:noHBand="0" w:noVBand="1"/>
      </w:tblPr>
      <w:tblGrid>
        <w:gridCol w:w="649"/>
        <w:gridCol w:w="1158"/>
        <w:gridCol w:w="1087"/>
        <w:gridCol w:w="1117"/>
        <w:gridCol w:w="992"/>
        <w:gridCol w:w="1017"/>
      </w:tblGrid>
      <w:tr w:rsidR="00911378" w:rsidRPr="0076463E" w14:paraId="1E052F8C" w14:textId="77777777" w:rsidTr="00911378">
        <w:trPr>
          <w:trHeight w:val="480"/>
        </w:trPr>
        <w:tc>
          <w:tcPr>
            <w:tcW w:w="928" w:type="dxa"/>
            <w:tcBorders>
              <w:top w:val="nil"/>
              <w:left w:val="nil"/>
              <w:bottom w:val="nil"/>
              <w:right w:val="nil"/>
            </w:tcBorders>
            <w:shd w:val="clear" w:color="000000" w:fill="FFFFFF"/>
            <w:vAlign w:val="center"/>
            <w:hideMark/>
          </w:tcPr>
          <w:p w14:paraId="08E1DFBF"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ds</w:t>
            </w:r>
          </w:p>
        </w:tc>
        <w:tc>
          <w:tcPr>
            <w:tcW w:w="1207" w:type="dxa"/>
            <w:tcBorders>
              <w:top w:val="nil"/>
              <w:left w:val="nil"/>
              <w:bottom w:val="nil"/>
              <w:right w:val="nil"/>
            </w:tcBorders>
            <w:shd w:val="clear" w:color="000000" w:fill="FFFFFF"/>
            <w:vAlign w:val="center"/>
            <w:hideMark/>
          </w:tcPr>
          <w:p w14:paraId="5C516452"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yhat</w:t>
            </w:r>
          </w:p>
        </w:tc>
        <w:tc>
          <w:tcPr>
            <w:tcW w:w="971" w:type="dxa"/>
            <w:tcBorders>
              <w:top w:val="nil"/>
              <w:left w:val="nil"/>
              <w:bottom w:val="nil"/>
              <w:right w:val="nil"/>
            </w:tcBorders>
            <w:shd w:val="clear" w:color="000000" w:fill="FFFFFF"/>
            <w:vAlign w:val="center"/>
            <w:hideMark/>
          </w:tcPr>
          <w:p w14:paraId="398297FF"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yhat_lower</w:t>
            </w:r>
          </w:p>
        </w:tc>
        <w:tc>
          <w:tcPr>
            <w:tcW w:w="1001" w:type="dxa"/>
            <w:tcBorders>
              <w:top w:val="nil"/>
              <w:left w:val="nil"/>
              <w:bottom w:val="nil"/>
              <w:right w:val="nil"/>
            </w:tcBorders>
            <w:shd w:val="clear" w:color="000000" w:fill="FFFFFF"/>
            <w:vAlign w:val="center"/>
            <w:hideMark/>
          </w:tcPr>
          <w:p w14:paraId="620DF54A"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yhat_upper</w:t>
            </w:r>
          </w:p>
        </w:tc>
        <w:tc>
          <w:tcPr>
            <w:tcW w:w="953" w:type="dxa"/>
            <w:tcBorders>
              <w:top w:val="nil"/>
              <w:left w:val="nil"/>
              <w:bottom w:val="nil"/>
              <w:right w:val="nil"/>
            </w:tcBorders>
            <w:shd w:val="clear" w:color="000000" w:fill="FFFFFF"/>
            <w:vAlign w:val="center"/>
            <w:hideMark/>
          </w:tcPr>
          <w:p w14:paraId="4C88080D"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y</w:t>
            </w:r>
          </w:p>
        </w:tc>
        <w:tc>
          <w:tcPr>
            <w:tcW w:w="960" w:type="dxa"/>
            <w:tcBorders>
              <w:top w:val="nil"/>
              <w:left w:val="nil"/>
              <w:bottom w:val="nil"/>
              <w:right w:val="nil"/>
            </w:tcBorders>
            <w:shd w:val="clear" w:color="000000" w:fill="FFFFFF"/>
            <w:noWrap/>
            <w:vAlign w:val="bottom"/>
            <w:hideMark/>
          </w:tcPr>
          <w:p w14:paraId="19A9B158" w14:textId="77777777" w:rsidR="00911378" w:rsidRPr="0076463E" w:rsidRDefault="00911378" w:rsidP="00911378">
            <w:pPr>
              <w:spacing w:after="0" w:line="240" w:lineRule="auto"/>
              <w:rPr>
                <w:rFonts w:ascii="Aptos Narrow" w:eastAsia="Times New Roman" w:hAnsi="Aptos Narrow" w:cs="Times New Roman"/>
                <w:color w:val="000000"/>
                <w:kern w:val="0"/>
                <w:sz w:val="22"/>
                <w:szCs w:val="22"/>
                <w:lang w:eastAsia="en-GB"/>
                <w14:ligatures w14:val="none"/>
              </w:rPr>
            </w:pPr>
            <w:r w:rsidRPr="0076463E">
              <w:rPr>
                <w:rFonts w:ascii="Aptos Narrow" w:eastAsia="Times New Roman" w:hAnsi="Aptos Narrow" w:cs="Times New Roman"/>
                <w:color w:val="000000"/>
                <w:kern w:val="0"/>
                <w:sz w:val="22"/>
                <w:szCs w:val="22"/>
                <w:lang w:eastAsia="en-GB"/>
                <w14:ligatures w14:val="none"/>
              </w:rPr>
              <w:t> </w:t>
            </w:r>
          </w:p>
        </w:tc>
      </w:tr>
      <w:tr w:rsidR="00911378" w:rsidRPr="0076463E" w14:paraId="609439C1" w14:textId="77777777" w:rsidTr="00911378">
        <w:trPr>
          <w:trHeight w:val="300"/>
        </w:trPr>
        <w:tc>
          <w:tcPr>
            <w:tcW w:w="928" w:type="dxa"/>
            <w:tcBorders>
              <w:top w:val="nil"/>
              <w:left w:val="nil"/>
              <w:bottom w:val="nil"/>
              <w:right w:val="nil"/>
            </w:tcBorders>
            <w:shd w:val="clear" w:color="000000" w:fill="F5F5F5"/>
            <w:vAlign w:val="center"/>
            <w:hideMark/>
          </w:tcPr>
          <w:p w14:paraId="47FDD8A3"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0</w:t>
            </w:r>
          </w:p>
        </w:tc>
        <w:tc>
          <w:tcPr>
            <w:tcW w:w="1207" w:type="dxa"/>
            <w:tcBorders>
              <w:top w:val="nil"/>
              <w:left w:val="nil"/>
              <w:bottom w:val="nil"/>
              <w:right w:val="nil"/>
            </w:tcBorders>
            <w:shd w:val="clear" w:color="000000" w:fill="F5F5F5"/>
            <w:vAlign w:val="center"/>
            <w:hideMark/>
          </w:tcPr>
          <w:p w14:paraId="706CC9B1"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01/02/2022</w:t>
            </w:r>
          </w:p>
        </w:tc>
        <w:tc>
          <w:tcPr>
            <w:tcW w:w="971" w:type="dxa"/>
            <w:tcBorders>
              <w:top w:val="nil"/>
              <w:left w:val="nil"/>
              <w:bottom w:val="nil"/>
              <w:right w:val="nil"/>
            </w:tcBorders>
            <w:shd w:val="clear" w:color="000000" w:fill="F5F5F5"/>
            <w:vAlign w:val="center"/>
            <w:hideMark/>
          </w:tcPr>
          <w:p w14:paraId="18827B65"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1.63E+07</w:t>
            </w:r>
          </w:p>
        </w:tc>
        <w:tc>
          <w:tcPr>
            <w:tcW w:w="1001" w:type="dxa"/>
            <w:tcBorders>
              <w:top w:val="nil"/>
              <w:left w:val="nil"/>
              <w:bottom w:val="nil"/>
              <w:right w:val="nil"/>
            </w:tcBorders>
            <w:shd w:val="clear" w:color="000000" w:fill="F5F5F5"/>
            <w:vAlign w:val="center"/>
            <w:hideMark/>
          </w:tcPr>
          <w:p w14:paraId="60C4A157"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1.62E+07</w:t>
            </w:r>
          </w:p>
        </w:tc>
        <w:tc>
          <w:tcPr>
            <w:tcW w:w="953" w:type="dxa"/>
            <w:tcBorders>
              <w:top w:val="nil"/>
              <w:left w:val="nil"/>
              <w:bottom w:val="nil"/>
              <w:right w:val="nil"/>
            </w:tcBorders>
            <w:shd w:val="clear" w:color="000000" w:fill="F5F5F5"/>
            <w:vAlign w:val="center"/>
            <w:hideMark/>
          </w:tcPr>
          <w:p w14:paraId="726E63AA"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1.64E+07</w:t>
            </w:r>
          </w:p>
        </w:tc>
        <w:tc>
          <w:tcPr>
            <w:tcW w:w="960" w:type="dxa"/>
            <w:tcBorders>
              <w:top w:val="nil"/>
              <w:left w:val="nil"/>
              <w:bottom w:val="nil"/>
              <w:right w:val="nil"/>
            </w:tcBorders>
            <w:shd w:val="clear" w:color="000000" w:fill="F5F5F5"/>
            <w:vAlign w:val="center"/>
            <w:hideMark/>
          </w:tcPr>
          <w:p w14:paraId="0FF26187"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16375978</w:t>
            </w:r>
          </w:p>
        </w:tc>
      </w:tr>
      <w:tr w:rsidR="00911378" w:rsidRPr="0076463E" w14:paraId="4B40C21C" w14:textId="77777777" w:rsidTr="00911378">
        <w:trPr>
          <w:trHeight w:val="300"/>
        </w:trPr>
        <w:tc>
          <w:tcPr>
            <w:tcW w:w="928" w:type="dxa"/>
            <w:tcBorders>
              <w:top w:val="nil"/>
              <w:left w:val="nil"/>
              <w:bottom w:val="nil"/>
              <w:right w:val="nil"/>
            </w:tcBorders>
            <w:shd w:val="clear" w:color="000000" w:fill="FFFFFF"/>
            <w:vAlign w:val="center"/>
            <w:hideMark/>
          </w:tcPr>
          <w:p w14:paraId="3178866B"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w:t>
            </w:r>
          </w:p>
        </w:tc>
        <w:tc>
          <w:tcPr>
            <w:tcW w:w="1207" w:type="dxa"/>
            <w:tcBorders>
              <w:top w:val="nil"/>
              <w:left w:val="nil"/>
              <w:bottom w:val="nil"/>
              <w:right w:val="nil"/>
            </w:tcBorders>
            <w:shd w:val="clear" w:color="000000" w:fill="FFFFFF"/>
            <w:vAlign w:val="center"/>
            <w:hideMark/>
          </w:tcPr>
          <w:p w14:paraId="77C98086"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02/02/2022</w:t>
            </w:r>
          </w:p>
        </w:tc>
        <w:tc>
          <w:tcPr>
            <w:tcW w:w="971" w:type="dxa"/>
            <w:tcBorders>
              <w:top w:val="nil"/>
              <w:left w:val="nil"/>
              <w:bottom w:val="nil"/>
              <w:right w:val="nil"/>
            </w:tcBorders>
            <w:shd w:val="clear" w:color="000000" w:fill="FFFFFF"/>
            <w:vAlign w:val="center"/>
            <w:hideMark/>
          </w:tcPr>
          <w:p w14:paraId="085483BA"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1.64E+07</w:t>
            </w:r>
          </w:p>
        </w:tc>
        <w:tc>
          <w:tcPr>
            <w:tcW w:w="1001" w:type="dxa"/>
            <w:tcBorders>
              <w:top w:val="nil"/>
              <w:left w:val="nil"/>
              <w:bottom w:val="nil"/>
              <w:right w:val="nil"/>
            </w:tcBorders>
            <w:shd w:val="clear" w:color="000000" w:fill="FFFFFF"/>
            <w:vAlign w:val="center"/>
            <w:hideMark/>
          </w:tcPr>
          <w:p w14:paraId="2D4E318A"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1.64E+07</w:t>
            </w:r>
          </w:p>
        </w:tc>
        <w:tc>
          <w:tcPr>
            <w:tcW w:w="953" w:type="dxa"/>
            <w:tcBorders>
              <w:top w:val="nil"/>
              <w:left w:val="nil"/>
              <w:bottom w:val="nil"/>
              <w:right w:val="nil"/>
            </w:tcBorders>
            <w:shd w:val="clear" w:color="000000" w:fill="FFFFFF"/>
            <w:vAlign w:val="center"/>
            <w:hideMark/>
          </w:tcPr>
          <w:p w14:paraId="2BCF531A"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1.65E+07</w:t>
            </w:r>
          </w:p>
        </w:tc>
        <w:tc>
          <w:tcPr>
            <w:tcW w:w="960" w:type="dxa"/>
            <w:tcBorders>
              <w:top w:val="nil"/>
              <w:left w:val="nil"/>
              <w:bottom w:val="nil"/>
              <w:right w:val="nil"/>
            </w:tcBorders>
            <w:shd w:val="clear" w:color="000000" w:fill="FFFFFF"/>
            <w:vAlign w:val="center"/>
            <w:hideMark/>
          </w:tcPr>
          <w:p w14:paraId="4BB3C95D"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16457859</w:t>
            </w:r>
          </w:p>
        </w:tc>
      </w:tr>
      <w:tr w:rsidR="00911378" w:rsidRPr="0076463E" w14:paraId="7ECD9251" w14:textId="77777777" w:rsidTr="00911378">
        <w:trPr>
          <w:trHeight w:val="300"/>
        </w:trPr>
        <w:tc>
          <w:tcPr>
            <w:tcW w:w="928" w:type="dxa"/>
            <w:tcBorders>
              <w:top w:val="nil"/>
              <w:left w:val="nil"/>
              <w:bottom w:val="nil"/>
              <w:right w:val="nil"/>
            </w:tcBorders>
            <w:shd w:val="clear" w:color="000000" w:fill="F5F5F5"/>
            <w:vAlign w:val="center"/>
            <w:hideMark/>
          </w:tcPr>
          <w:p w14:paraId="0E639766"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w:t>
            </w:r>
          </w:p>
        </w:tc>
        <w:tc>
          <w:tcPr>
            <w:tcW w:w="1207" w:type="dxa"/>
            <w:tcBorders>
              <w:top w:val="nil"/>
              <w:left w:val="nil"/>
              <w:bottom w:val="nil"/>
              <w:right w:val="nil"/>
            </w:tcBorders>
            <w:shd w:val="clear" w:color="000000" w:fill="F5F5F5"/>
            <w:vAlign w:val="center"/>
            <w:hideMark/>
          </w:tcPr>
          <w:p w14:paraId="1DB3D4C3"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03/02/2022</w:t>
            </w:r>
          </w:p>
        </w:tc>
        <w:tc>
          <w:tcPr>
            <w:tcW w:w="971" w:type="dxa"/>
            <w:tcBorders>
              <w:top w:val="nil"/>
              <w:left w:val="nil"/>
              <w:bottom w:val="nil"/>
              <w:right w:val="nil"/>
            </w:tcBorders>
            <w:shd w:val="clear" w:color="000000" w:fill="F5F5F5"/>
            <w:vAlign w:val="center"/>
            <w:hideMark/>
          </w:tcPr>
          <w:p w14:paraId="16F5F2DE"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1.65E+07</w:t>
            </w:r>
          </w:p>
        </w:tc>
        <w:tc>
          <w:tcPr>
            <w:tcW w:w="1001" w:type="dxa"/>
            <w:tcBorders>
              <w:top w:val="nil"/>
              <w:left w:val="nil"/>
              <w:bottom w:val="nil"/>
              <w:right w:val="nil"/>
            </w:tcBorders>
            <w:shd w:val="clear" w:color="000000" w:fill="F5F5F5"/>
            <w:vAlign w:val="center"/>
            <w:hideMark/>
          </w:tcPr>
          <w:p w14:paraId="7472E0B3"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1.65E+07</w:t>
            </w:r>
          </w:p>
        </w:tc>
        <w:tc>
          <w:tcPr>
            <w:tcW w:w="953" w:type="dxa"/>
            <w:tcBorders>
              <w:top w:val="nil"/>
              <w:left w:val="nil"/>
              <w:bottom w:val="nil"/>
              <w:right w:val="nil"/>
            </w:tcBorders>
            <w:shd w:val="clear" w:color="000000" w:fill="F5F5F5"/>
            <w:vAlign w:val="center"/>
            <w:hideMark/>
          </w:tcPr>
          <w:p w14:paraId="762319C0"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1.66E+07</w:t>
            </w:r>
          </w:p>
        </w:tc>
        <w:tc>
          <w:tcPr>
            <w:tcW w:w="960" w:type="dxa"/>
            <w:tcBorders>
              <w:top w:val="nil"/>
              <w:left w:val="nil"/>
              <w:bottom w:val="nil"/>
              <w:right w:val="nil"/>
            </w:tcBorders>
            <w:shd w:val="clear" w:color="000000" w:fill="F5F5F5"/>
            <w:vAlign w:val="center"/>
            <w:hideMark/>
          </w:tcPr>
          <w:p w14:paraId="3B9FDC27"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16529071</w:t>
            </w:r>
          </w:p>
        </w:tc>
      </w:tr>
      <w:tr w:rsidR="00911378" w:rsidRPr="0076463E" w14:paraId="616887C8" w14:textId="77777777" w:rsidTr="00911378">
        <w:trPr>
          <w:trHeight w:val="300"/>
        </w:trPr>
        <w:tc>
          <w:tcPr>
            <w:tcW w:w="928" w:type="dxa"/>
            <w:tcBorders>
              <w:top w:val="nil"/>
              <w:left w:val="nil"/>
              <w:bottom w:val="nil"/>
              <w:right w:val="nil"/>
            </w:tcBorders>
            <w:shd w:val="clear" w:color="000000" w:fill="FFFFFF"/>
            <w:vAlign w:val="center"/>
            <w:hideMark/>
          </w:tcPr>
          <w:p w14:paraId="2F731893"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3</w:t>
            </w:r>
          </w:p>
        </w:tc>
        <w:tc>
          <w:tcPr>
            <w:tcW w:w="1207" w:type="dxa"/>
            <w:tcBorders>
              <w:top w:val="nil"/>
              <w:left w:val="nil"/>
              <w:bottom w:val="nil"/>
              <w:right w:val="nil"/>
            </w:tcBorders>
            <w:shd w:val="clear" w:color="000000" w:fill="FFFFFF"/>
            <w:vAlign w:val="center"/>
            <w:hideMark/>
          </w:tcPr>
          <w:p w14:paraId="6D828FA6"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04/02/2022</w:t>
            </w:r>
          </w:p>
        </w:tc>
        <w:tc>
          <w:tcPr>
            <w:tcW w:w="971" w:type="dxa"/>
            <w:tcBorders>
              <w:top w:val="nil"/>
              <w:left w:val="nil"/>
              <w:bottom w:val="nil"/>
              <w:right w:val="nil"/>
            </w:tcBorders>
            <w:shd w:val="clear" w:color="000000" w:fill="FFFFFF"/>
            <w:vAlign w:val="center"/>
            <w:hideMark/>
          </w:tcPr>
          <w:p w14:paraId="44CDC1C0"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1.66E+07</w:t>
            </w:r>
          </w:p>
        </w:tc>
        <w:tc>
          <w:tcPr>
            <w:tcW w:w="1001" w:type="dxa"/>
            <w:tcBorders>
              <w:top w:val="nil"/>
              <w:left w:val="nil"/>
              <w:bottom w:val="nil"/>
              <w:right w:val="nil"/>
            </w:tcBorders>
            <w:shd w:val="clear" w:color="000000" w:fill="FFFFFF"/>
            <w:vAlign w:val="center"/>
            <w:hideMark/>
          </w:tcPr>
          <w:p w14:paraId="248EB2B3"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1.65E+07</w:t>
            </w:r>
          </w:p>
        </w:tc>
        <w:tc>
          <w:tcPr>
            <w:tcW w:w="953" w:type="dxa"/>
            <w:tcBorders>
              <w:top w:val="nil"/>
              <w:left w:val="nil"/>
              <w:bottom w:val="nil"/>
              <w:right w:val="nil"/>
            </w:tcBorders>
            <w:shd w:val="clear" w:color="000000" w:fill="FFFFFF"/>
            <w:vAlign w:val="center"/>
            <w:hideMark/>
          </w:tcPr>
          <w:p w14:paraId="116A4F9A"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1.67E+07</w:t>
            </w:r>
          </w:p>
        </w:tc>
        <w:tc>
          <w:tcPr>
            <w:tcW w:w="960" w:type="dxa"/>
            <w:tcBorders>
              <w:top w:val="nil"/>
              <w:left w:val="nil"/>
              <w:bottom w:val="nil"/>
              <w:right w:val="nil"/>
            </w:tcBorders>
            <w:shd w:val="clear" w:color="000000" w:fill="FFFFFF"/>
            <w:vAlign w:val="center"/>
            <w:hideMark/>
          </w:tcPr>
          <w:p w14:paraId="367C80DE"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16587599</w:t>
            </w:r>
          </w:p>
        </w:tc>
      </w:tr>
      <w:tr w:rsidR="00911378" w:rsidRPr="0076463E" w14:paraId="00E44337" w14:textId="77777777" w:rsidTr="00911378">
        <w:trPr>
          <w:trHeight w:val="300"/>
        </w:trPr>
        <w:tc>
          <w:tcPr>
            <w:tcW w:w="928" w:type="dxa"/>
            <w:tcBorders>
              <w:top w:val="nil"/>
              <w:left w:val="nil"/>
              <w:bottom w:val="nil"/>
              <w:right w:val="nil"/>
            </w:tcBorders>
            <w:shd w:val="clear" w:color="000000" w:fill="F5F5F5"/>
            <w:vAlign w:val="center"/>
            <w:hideMark/>
          </w:tcPr>
          <w:p w14:paraId="022DFA46"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4</w:t>
            </w:r>
          </w:p>
        </w:tc>
        <w:tc>
          <w:tcPr>
            <w:tcW w:w="1207" w:type="dxa"/>
            <w:tcBorders>
              <w:top w:val="nil"/>
              <w:left w:val="nil"/>
              <w:bottom w:val="nil"/>
              <w:right w:val="nil"/>
            </w:tcBorders>
            <w:shd w:val="clear" w:color="000000" w:fill="F5F5F5"/>
            <w:vAlign w:val="center"/>
            <w:hideMark/>
          </w:tcPr>
          <w:p w14:paraId="38E6F126"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05/02/2022</w:t>
            </w:r>
          </w:p>
        </w:tc>
        <w:tc>
          <w:tcPr>
            <w:tcW w:w="971" w:type="dxa"/>
            <w:tcBorders>
              <w:top w:val="nil"/>
              <w:left w:val="nil"/>
              <w:bottom w:val="nil"/>
              <w:right w:val="nil"/>
            </w:tcBorders>
            <w:shd w:val="clear" w:color="000000" w:fill="F5F5F5"/>
            <w:vAlign w:val="center"/>
            <w:hideMark/>
          </w:tcPr>
          <w:p w14:paraId="0EBE0E9C"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1.67E+07</w:t>
            </w:r>
          </w:p>
        </w:tc>
        <w:tc>
          <w:tcPr>
            <w:tcW w:w="1001" w:type="dxa"/>
            <w:tcBorders>
              <w:top w:val="nil"/>
              <w:left w:val="nil"/>
              <w:bottom w:val="nil"/>
              <w:right w:val="nil"/>
            </w:tcBorders>
            <w:shd w:val="clear" w:color="000000" w:fill="F5F5F5"/>
            <w:vAlign w:val="center"/>
            <w:hideMark/>
          </w:tcPr>
          <w:p w14:paraId="2C432BF3"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1.66E+07</w:t>
            </w:r>
          </w:p>
        </w:tc>
        <w:tc>
          <w:tcPr>
            <w:tcW w:w="953" w:type="dxa"/>
            <w:tcBorders>
              <w:top w:val="nil"/>
              <w:left w:val="nil"/>
              <w:bottom w:val="nil"/>
              <w:right w:val="nil"/>
            </w:tcBorders>
            <w:shd w:val="clear" w:color="000000" w:fill="F5F5F5"/>
            <w:vAlign w:val="center"/>
            <w:hideMark/>
          </w:tcPr>
          <w:p w14:paraId="27F9C260"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1.67E+07</w:t>
            </w:r>
          </w:p>
        </w:tc>
        <w:tc>
          <w:tcPr>
            <w:tcW w:w="960" w:type="dxa"/>
            <w:tcBorders>
              <w:top w:val="nil"/>
              <w:left w:val="nil"/>
              <w:bottom w:val="nil"/>
              <w:right w:val="nil"/>
            </w:tcBorders>
            <w:shd w:val="clear" w:color="000000" w:fill="F5F5F5"/>
            <w:vAlign w:val="center"/>
            <w:hideMark/>
          </w:tcPr>
          <w:p w14:paraId="33A2A016"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16636120</w:t>
            </w:r>
          </w:p>
        </w:tc>
      </w:tr>
      <w:tr w:rsidR="00911378" w:rsidRPr="0076463E" w14:paraId="18B2B607" w14:textId="77777777" w:rsidTr="00911378">
        <w:trPr>
          <w:trHeight w:val="300"/>
        </w:trPr>
        <w:tc>
          <w:tcPr>
            <w:tcW w:w="928" w:type="dxa"/>
            <w:tcBorders>
              <w:top w:val="nil"/>
              <w:left w:val="nil"/>
              <w:bottom w:val="nil"/>
              <w:right w:val="nil"/>
            </w:tcBorders>
            <w:shd w:val="clear" w:color="000000" w:fill="FFFFFF"/>
            <w:vAlign w:val="center"/>
            <w:hideMark/>
          </w:tcPr>
          <w:p w14:paraId="4FF33294"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5</w:t>
            </w:r>
          </w:p>
        </w:tc>
        <w:tc>
          <w:tcPr>
            <w:tcW w:w="1207" w:type="dxa"/>
            <w:tcBorders>
              <w:top w:val="nil"/>
              <w:left w:val="nil"/>
              <w:bottom w:val="nil"/>
              <w:right w:val="nil"/>
            </w:tcBorders>
            <w:shd w:val="clear" w:color="000000" w:fill="FFFFFF"/>
            <w:vAlign w:val="center"/>
            <w:hideMark/>
          </w:tcPr>
          <w:p w14:paraId="3FE827F1"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06/02/2022</w:t>
            </w:r>
          </w:p>
        </w:tc>
        <w:tc>
          <w:tcPr>
            <w:tcW w:w="971" w:type="dxa"/>
            <w:tcBorders>
              <w:top w:val="nil"/>
              <w:left w:val="nil"/>
              <w:bottom w:val="nil"/>
              <w:right w:val="nil"/>
            </w:tcBorders>
            <w:shd w:val="clear" w:color="000000" w:fill="FFFFFF"/>
            <w:vAlign w:val="center"/>
            <w:hideMark/>
          </w:tcPr>
          <w:p w14:paraId="48511521"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1.67E+07</w:t>
            </w:r>
          </w:p>
        </w:tc>
        <w:tc>
          <w:tcPr>
            <w:tcW w:w="1001" w:type="dxa"/>
            <w:tcBorders>
              <w:top w:val="nil"/>
              <w:left w:val="nil"/>
              <w:bottom w:val="nil"/>
              <w:right w:val="nil"/>
            </w:tcBorders>
            <w:shd w:val="clear" w:color="000000" w:fill="FFFFFF"/>
            <w:vAlign w:val="center"/>
            <w:hideMark/>
          </w:tcPr>
          <w:p w14:paraId="69A45EE3"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1.67E+07</w:t>
            </w:r>
          </w:p>
        </w:tc>
        <w:tc>
          <w:tcPr>
            <w:tcW w:w="953" w:type="dxa"/>
            <w:tcBorders>
              <w:top w:val="nil"/>
              <w:left w:val="nil"/>
              <w:bottom w:val="nil"/>
              <w:right w:val="nil"/>
            </w:tcBorders>
            <w:shd w:val="clear" w:color="000000" w:fill="FFFFFF"/>
            <w:vAlign w:val="center"/>
            <w:hideMark/>
          </w:tcPr>
          <w:p w14:paraId="61D92ABE"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1.68E+07</w:t>
            </w:r>
          </w:p>
        </w:tc>
        <w:tc>
          <w:tcPr>
            <w:tcW w:w="960" w:type="dxa"/>
            <w:tcBorders>
              <w:top w:val="nil"/>
              <w:left w:val="nil"/>
              <w:bottom w:val="nil"/>
              <w:right w:val="nil"/>
            </w:tcBorders>
            <w:shd w:val="clear" w:color="000000" w:fill="FFFFFF"/>
            <w:vAlign w:val="center"/>
            <w:hideMark/>
          </w:tcPr>
          <w:p w14:paraId="634993A9"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16692332</w:t>
            </w:r>
          </w:p>
        </w:tc>
      </w:tr>
      <w:tr w:rsidR="00911378" w:rsidRPr="0076463E" w14:paraId="72F27EA5" w14:textId="77777777" w:rsidTr="00911378">
        <w:trPr>
          <w:trHeight w:val="300"/>
        </w:trPr>
        <w:tc>
          <w:tcPr>
            <w:tcW w:w="928" w:type="dxa"/>
            <w:tcBorders>
              <w:top w:val="nil"/>
              <w:left w:val="nil"/>
              <w:bottom w:val="nil"/>
              <w:right w:val="nil"/>
            </w:tcBorders>
            <w:shd w:val="clear" w:color="000000" w:fill="F5F5F5"/>
            <w:vAlign w:val="center"/>
            <w:hideMark/>
          </w:tcPr>
          <w:p w14:paraId="1AFDF925"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6</w:t>
            </w:r>
          </w:p>
        </w:tc>
        <w:tc>
          <w:tcPr>
            <w:tcW w:w="1207" w:type="dxa"/>
            <w:tcBorders>
              <w:top w:val="nil"/>
              <w:left w:val="nil"/>
              <w:bottom w:val="nil"/>
              <w:right w:val="nil"/>
            </w:tcBorders>
            <w:shd w:val="clear" w:color="000000" w:fill="F5F5F5"/>
            <w:vAlign w:val="center"/>
            <w:hideMark/>
          </w:tcPr>
          <w:p w14:paraId="1C4BC8AD"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07/02/2022</w:t>
            </w:r>
          </w:p>
        </w:tc>
        <w:tc>
          <w:tcPr>
            <w:tcW w:w="971" w:type="dxa"/>
            <w:tcBorders>
              <w:top w:val="nil"/>
              <w:left w:val="nil"/>
              <w:bottom w:val="nil"/>
              <w:right w:val="nil"/>
            </w:tcBorders>
            <w:shd w:val="clear" w:color="000000" w:fill="F5F5F5"/>
            <w:vAlign w:val="center"/>
            <w:hideMark/>
          </w:tcPr>
          <w:p w14:paraId="225E4C39"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1.68E+07</w:t>
            </w:r>
          </w:p>
        </w:tc>
        <w:tc>
          <w:tcPr>
            <w:tcW w:w="1001" w:type="dxa"/>
            <w:tcBorders>
              <w:top w:val="nil"/>
              <w:left w:val="nil"/>
              <w:bottom w:val="nil"/>
              <w:right w:val="nil"/>
            </w:tcBorders>
            <w:shd w:val="clear" w:color="000000" w:fill="F5F5F5"/>
            <w:vAlign w:val="center"/>
            <w:hideMark/>
          </w:tcPr>
          <w:p w14:paraId="169EE31A"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1.67E+07</w:t>
            </w:r>
          </w:p>
        </w:tc>
        <w:tc>
          <w:tcPr>
            <w:tcW w:w="953" w:type="dxa"/>
            <w:tcBorders>
              <w:top w:val="nil"/>
              <w:left w:val="nil"/>
              <w:bottom w:val="nil"/>
              <w:right w:val="nil"/>
            </w:tcBorders>
            <w:shd w:val="clear" w:color="000000" w:fill="F5F5F5"/>
            <w:vAlign w:val="center"/>
            <w:hideMark/>
          </w:tcPr>
          <w:p w14:paraId="687B1F5B"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1.69E+07</w:t>
            </w:r>
          </w:p>
        </w:tc>
        <w:tc>
          <w:tcPr>
            <w:tcW w:w="960" w:type="dxa"/>
            <w:tcBorders>
              <w:top w:val="nil"/>
              <w:left w:val="nil"/>
              <w:bottom w:val="nil"/>
              <w:right w:val="nil"/>
            </w:tcBorders>
            <w:shd w:val="clear" w:color="000000" w:fill="F5F5F5"/>
            <w:vAlign w:val="center"/>
            <w:hideMark/>
          </w:tcPr>
          <w:p w14:paraId="566EC7C4"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16762787</w:t>
            </w:r>
          </w:p>
        </w:tc>
      </w:tr>
      <w:tr w:rsidR="00911378" w:rsidRPr="0076463E" w14:paraId="49BEB48C" w14:textId="77777777" w:rsidTr="00911378">
        <w:trPr>
          <w:trHeight w:val="300"/>
        </w:trPr>
        <w:tc>
          <w:tcPr>
            <w:tcW w:w="928" w:type="dxa"/>
            <w:tcBorders>
              <w:top w:val="nil"/>
              <w:left w:val="nil"/>
              <w:bottom w:val="nil"/>
              <w:right w:val="nil"/>
            </w:tcBorders>
            <w:shd w:val="clear" w:color="000000" w:fill="FFFFFF"/>
            <w:vAlign w:val="center"/>
            <w:hideMark/>
          </w:tcPr>
          <w:p w14:paraId="5BF174FA"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7</w:t>
            </w:r>
          </w:p>
        </w:tc>
        <w:tc>
          <w:tcPr>
            <w:tcW w:w="1207" w:type="dxa"/>
            <w:tcBorders>
              <w:top w:val="nil"/>
              <w:left w:val="nil"/>
              <w:bottom w:val="nil"/>
              <w:right w:val="nil"/>
            </w:tcBorders>
            <w:shd w:val="clear" w:color="000000" w:fill="FFFFFF"/>
            <w:vAlign w:val="center"/>
            <w:hideMark/>
          </w:tcPr>
          <w:p w14:paraId="59219088"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08/02/2022</w:t>
            </w:r>
          </w:p>
        </w:tc>
        <w:tc>
          <w:tcPr>
            <w:tcW w:w="971" w:type="dxa"/>
            <w:tcBorders>
              <w:top w:val="nil"/>
              <w:left w:val="nil"/>
              <w:bottom w:val="nil"/>
              <w:right w:val="nil"/>
            </w:tcBorders>
            <w:shd w:val="clear" w:color="000000" w:fill="FFFFFF"/>
            <w:vAlign w:val="center"/>
            <w:hideMark/>
          </w:tcPr>
          <w:p w14:paraId="77B298F4"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1.69E+07</w:t>
            </w:r>
          </w:p>
        </w:tc>
        <w:tc>
          <w:tcPr>
            <w:tcW w:w="1001" w:type="dxa"/>
            <w:tcBorders>
              <w:top w:val="nil"/>
              <w:left w:val="nil"/>
              <w:bottom w:val="nil"/>
              <w:right w:val="nil"/>
            </w:tcBorders>
            <w:shd w:val="clear" w:color="000000" w:fill="FFFFFF"/>
            <w:vAlign w:val="center"/>
            <w:hideMark/>
          </w:tcPr>
          <w:p w14:paraId="19A2C9E5"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1.68E+07</w:t>
            </w:r>
          </w:p>
        </w:tc>
        <w:tc>
          <w:tcPr>
            <w:tcW w:w="953" w:type="dxa"/>
            <w:tcBorders>
              <w:top w:val="nil"/>
              <w:left w:val="nil"/>
              <w:bottom w:val="nil"/>
              <w:right w:val="nil"/>
            </w:tcBorders>
            <w:shd w:val="clear" w:color="000000" w:fill="FFFFFF"/>
            <w:vAlign w:val="center"/>
            <w:hideMark/>
          </w:tcPr>
          <w:p w14:paraId="15281668"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1.70E+07</w:t>
            </w:r>
          </w:p>
        </w:tc>
        <w:tc>
          <w:tcPr>
            <w:tcW w:w="960" w:type="dxa"/>
            <w:tcBorders>
              <w:top w:val="nil"/>
              <w:left w:val="nil"/>
              <w:bottom w:val="nil"/>
              <w:right w:val="nil"/>
            </w:tcBorders>
            <w:shd w:val="clear" w:color="000000" w:fill="FFFFFF"/>
            <w:vAlign w:val="center"/>
            <w:hideMark/>
          </w:tcPr>
          <w:p w14:paraId="3DF060CF"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16826796</w:t>
            </w:r>
          </w:p>
        </w:tc>
      </w:tr>
      <w:tr w:rsidR="00911378" w:rsidRPr="0076463E" w14:paraId="443DC7E2" w14:textId="77777777" w:rsidTr="00911378">
        <w:trPr>
          <w:trHeight w:val="300"/>
        </w:trPr>
        <w:tc>
          <w:tcPr>
            <w:tcW w:w="928" w:type="dxa"/>
            <w:tcBorders>
              <w:top w:val="nil"/>
              <w:left w:val="nil"/>
              <w:bottom w:val="nil"/>
              <w:right w:val="nil"/>
            </w:tcBorders>
            <w:shd w:val="clear" w:color="000000" w:fill="F5F5F5"/>
            <w:vAlign w:val="center"/>
            <w:hideMark/>
          </w:tcPr>
          <w:p w14:paraId="34214669"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8</w:t>
            </w:r>
          </w:p>
        </w:tc>
        <w:tc>
          <w:tcPr>
            <w:tcW w:w="1207" w:type="dxa"/>
            <w:tcBorders>
              <w:top w:val="nil"/>
              <w:left w:val="nil"/>
              <w:bottom w:val="nil"/>
              <w:right w:val="nil"/>
            </w:tcBorders>
            <w:shd w:val="clear" w:color="000000" w:fill="F5F5F5"/>
            <w:vAlign w:val="center"/>
            <w:hideMark/>
          </w:tcPr>
          <w:p w14:paraId="7B970507"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09/02/2022</w:t>
            </w:r>
          </w:p>
        </w:tc>
        <w:tc>
          <w:tcPr>
            <w:tcW w:w="971" w:type="dxa"/>
            <w:tcBorders>
              <w:top w:val="nil"/>
              <w:left w:val="nil"/>
              <w:bottom w:val="nil"/>
              <w:right w:val="nil"/>
            </w:tcBorders>
            <w:shd w:val="clear" w:color="000000" w:fill="F5F5F5"/>
            <w:vAlign w:val="center"/>
            <w:hideMark/>
          </w:tcPr>
          <w:p w14:paraId="6BA8EA68"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1.70E+07</w:t>
            </w:r>
          </w:p>
        </w:tc>
        <w:tc>
          <w:tcPr>
            <w:tcW w:w="1001" w:type="dxa"/>
            <w:tcBorders>
              <w:top w:val="nil"/>
              <w:left w:val="nil"/>
              <w:bottom w:val="nil"/>
              <w:right w:val="nil"/>
            </w:tcBorders>
            <w:shd w:val="clear" w:color="000000" w:fill="F5F5F5"/>
            <w:vAlign w:val="center"/>
            <w:hideMark/>
          </w:tcPr>
          <w:p w14:paraId="4A358434"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1.69E+07</w:t>
            </w:r>
          </w:p>
        </w:tc>
        <w:tc>
          <w:tcPr>
            <w:tcW w:w="953" w:type="dxa"/>
            <w:tcBorders>
              <w:top w:val="nil"/>
              <w:left w:val="nil"/>
              <w:bottom w:val="nil"/>
              <w:right w:val="nil"/>
            </w:tcBorders>
            <w:shd w:val="clear" w:color="000000" w:fill="F5F5F5"/>
            <w:vAlign w:val="center"/>
            <w:hideMark/>
          </w:tcPr>
          <w:p w14:paraId="021D9271"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1.71E+07</w:t>
            </w:r>
          </w:p>
        </w:tc>
        <w:tc>
          <w:tcPr>
            <w:tcW w:w="960" w:type="dxa"/>
            <w:tcBorders>
              <w:top w:val="nil"/>
              <w:left w:val="nil"/>
              <w:bottom w:val="nil"/>
              <w:right w:val="nil"/>
            </w:tcBorders>
            <w:shd w:val="clear" w:color="000000" w:fill="F5F5F5"/>
            <w:vAlign w:val="center"/>
            <w:hideMark/>
          </w:tcPr>
          <w:p w14:paraId="43879A78"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16886027</w:t>
            </w:r>
          </w:p>
        </w:tc>
      </w:tr>
      <w:tr w:rsidR="00911378" w:rsidRPr="0076463E" w14:paraId="5E4D4777" w14:textId="77777777" w:rsidTr="00911378">
        <w:trPr>
          <w:trHeight w:val="300"/>
        </w:trPr>
        <w:tc>
          <w:tcPr>
            <w:tcW w:w="928" w:type="dxa"/>
            <w:tcBorders>
              <w:top w:val="nil"/>
              <w:left w:val="nil"/>
              <w:bottom w:val="nil"/>
              <w:right w:val="nil"/>
            </w:tcBorders>
            <w:shd w:val="clear" w:color="000000" w:fill="FFFFFF"/>
            <w:vAlign w:val="center"/>
            <w:hideMark/>
          </w:tcPr>
          <w:p w14:paraId="112A153A"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9</w:t>
            </w:r>
          </w:p>
        </w:tc>
        <w:tc>
          <w:tcPr>
            <w:tcW w:w="1207" w:type="dxa"/>
            <w:tcBorders>
              <w:top w:val="nil"/>
              <w:left w:val="nil"/>
              <w:bottom w:val="nil"/>
              <w:right w:val="nil"/>
            </w:tcBorders>
            <w:shd w:val="clear" w:color="000000" w:fill="FFFFFF"/>
            <w:vAlign w:val="center"/>
            <w:hideMark/>
          </w:tcPr>
          <w:p w14:paraId="167D09AC"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10/02/2022</w:t>
            </w:r>
          </w:p>
        </w:tc>
        <w:tc>
          <w:tcPr>
            <w:tcW w:w="971" w:type="dxa"/>
            <w:tcBorders>
              <w:top w:val="nil"/>
              <w:left w:val="nil"/>
              <w:bottom w:val="nil"/>
              <w:right w:val="nil"/>
            </w:tcBorders>
            <w:shd w:val="clear" w:color="000000" w:fill="FFFFFF"/>
            <w:vAlign w:val="center"/>
            <w:hideMark/>
          </w:tcPr>
          <w:p w14:paraId="55E8B66B"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1.70E+07</w:t>
            </w:r>
          </w:p>
        </w:tc>
        <w:tc>
          <w:tcPr>
            <w:tcW w:w="1001" w:type="dxa"/>
            <w:tcBorders>
              <w:top w:val="nil"/>
              <w:left w:val="nil"/>
              <w:bottom w:val="nil"/>
              <w:right w:val="nil"/>
            </w:tcBorders>
            <w:shd w:val="clear" w:color="000000" w:fill="FFFFFF"/>
            <w:vAlign w:val="center"/>
            <w:hideMark/>
          </w:tcPr>
          <w:p w14:paraId="5BAB03C8"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1.70E+07</w:t>
            </w:r>
          </w:p>
        </w:tc>
        <w:tc>
          <w:tcPr>
            <w:tcW w:w="953" w:type="dxa"/>
            <w:tcBorders>
              <w:top w:val="nil"/>
              <w:left w:val="nil"/>
              <w:bottom w:val="nil"/>
              <w:right w:val="nil"/>
            </w:tcBorders>
            <w:shd w:val="clear" w:color="000000" w:fill="FFFFFF"/>
            <w:vAlign w:val="center"/>
            <w:hideMark/>
          </w:tcPr>
          <w:p w14:paraId="4ABCF27D"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1.71E+07</w:t>
            </w:r>
          </w:p>
        </w:tc>
        <w:tc>
          <w:tcPr>
            <w:tcW w:w="960" w:type="dxa"/>
            <w:tcBorders>
              <w:top w:val="nil"/>
              <w:left w:val="nil"/>
              <w:bottom w:val="nil"/>
              <w:right w:val="nil"/>
            </w:tcBorders>
            <w:shd w:val="clear" w:color="000000" w:fill="FFFFFF"/>
            <w:vAlign w:val="center"/>
            <w:hideMark/>
          </w:tcPr>
          <w:p w14:paraId="4DAF6F4A"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16934127</w:t>
            </w:r>
          </w:p>
        </w:tc>
      </w:tr>
      <w:tr w:rsidR="00911378" w:rsidRPr="0076463E" w14:paraId="14BC98BD" w14:textId="77777777" w:rsidTr="00911378">
        <w:trPr>
          <w:trHeight w:val="300"/>
        </w:trPr>
        <w:tc>
          <w:tcPr>
            <w:tcW w:w="928" w:type="dxa"/>
            <w:tcBorders>
              <w:top w:val="nil"/>
              <w:left w:val="nil"/>
              <w:bottom w:val="nil"/>
              <w:right w:val="nil"/>
            </w:tcBorders>
            <w:shd w:val="clear" w:color="000000" w:fill="F5F5F5"/>
            <w:vAlign w:val="center"/>
            <w:hideMark/>
          </w:tcPr>
          <w:p w14:paraId="55BB9B69"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10</w:t>
            </w:r>
          </w:p>
        </w:tc>
        <w:tc>
          <w:tcPr>
            <w:tcW w:w="1207" w:type="dxa"/>
            <w:tcBorders>
              <w:top w:val="nil"/>
              <w:left w:val="nil"/>
              <w:bottom w:val="nil"/>
              <w:right w:val="nil"/>
            </w:tcBorders>
            <w:shd w:val="clear" w:color="000000" w:fill="F5F5F5"/>
            <w:vAlign w:val="center"/>
            <w:hideMark/>
          </w:tcPr>
          <w:p w14:paraId="1945FCAA"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11/02/2022</w:t>
            </w:r>
          </w:p>
        </w:tc>
        <w:tc>
          <w:tcPr>
            <w:tcW w:w="971" w:type="dxa"/>
            <w:tcBorders>
              <w:top w:val="nil"/>
              <w:left w:val="nil"/>
              <w:bottom w:val="nil"/>
              <w:right w:val="nil"/>
            </w:tcBorders>
            <w:shd w:val="clear" w:color="000000" w:fill="F5F5F5"/>
            <w:vAlign w:val="center"/>
            <w:hideMark/>
          </w:tcPr>
          <w:p w14:paraId="2CFAC05A"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1.71E+07</w:t>
            </w:r>
          </w:p>
        </w:tc>
        <w:tc>
          <w:tcPr>
            <w:tcW w:w="1001" w:type="dxa"/>
            <w:tcBorders>
              <w:top w:val="nil"/>
              <w:left w:val="nil"/>
              <w:bottom w:val="nil"/>
              <w:right w:val="nil"/>
            </w:tcBorders>
            <w:shd w:val="clear" w:color="000000" w:fill="F5F5F5"/>
            <w:vAlign w:val="center"/>
            <w:hideMark/>
          </w:tcPr>
          <w:p w14:paraId="2AB2182F"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1.70E+07</w:t>
            </w:r>
          </w:p>
        </w:tc>
        <w:tc>
          <w:tcPr>
            <w:tcW w:w="953" w:type="dxa"/>
            <w:tcBorders>
              <w:top w:val="nil"/>
              <w:left w:val="nil"/>
              <w:bottom w:val="nil"/>
              <w:right w:val="nil"/>
            </w:tcBorders>
            <w:shd w:val="clear" w:color="000000" w:fill="F5F5F5"/>
            <w:vAlign w:val="center"/>
            <w:hideMark/>
          </w:tcPr>
          <w:p w14:paraId="0D56949A"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1.72E+07</w:t>
            </w:r>
          </w:p>
        </w:tc>
        <w:tc>
          <w:tcPr>
            <w:tcW w:w="960" w:type="dxa"/>
            <w:tcBorders>
              <w:top w:val="nil"/>
              <w:left w:val="nil"/>
              <w:bottom w:val="nil"/>
              <w:right w:val="nil"/>
            </w:tcBorders>
            <w:shd w:val="clear" w:color="000000" w:fill="F5F5F5"/>
            <w:vAlign w:val="center"/>
            <w:hideMark/>
          </w:tcPr>
          <w:p w14:paraId="4D8F7D09"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16975178</w:t>
            </w:r>
          </w:p>
        </w:tc>
      </w:tr>
      <w:tr w:rsidR="00911378" w:rsidRPr="0076463E" w14:paraId="0B69D421" w14:textId="77777777" w:rsidTr="00911378">
        <w:trPr>
          <w:trHeight w:val="300"/>
        </w:trPr>
        <w:tc>
          <w:tcPr>
            <w:tcW w:w="928" w:type="dxa"/>
            <w:tcBorders>
              <w:top w:val="nil"/>
              <w:left w:val="nil"/>
              <w:bottom w:val="nil"/>
              <w:right w:val="nil"/>
            </w:tcBorders>
            <w:shd w:val="clear" w:color="000000" w:fill="FFFFFF"/>
            <w:vAlign w:val="center"/>
            <w:hideMark/>
          </w:tcPr>
          <w:p w14:paraId="223C55AA"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11</w:t>
            </w:r>
          </w:p>
        </w:tc>
        <w:tc>
          <w:tcPr>
            <w:tcW w:w="1207" w:type="dxa"/>
            <w:tcBorders>
              <w:top w:val="nil"/>
              <w:left w:val="nil"/>
              <w:bottom w:val="nil"/>
              <w:right w:val="nil"/>
            </w:tcBorders>
            <w:shd w:val="clear" w:color="000000" w:fill="FFFFFF"/>
            <w:vAlign w:val="center"/>
            <w:hideMark/>
          </w:tcPr>
          <w:p w14:paraId="7FAF2DC6"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12/02/2022</w:t>
            </w:r>
          </w:p>
        </w:tc>
        <w:tc>
          <w:tcPr>
            <w:tcW w:w="971" w:type="dxa"/>
            <w:tcBorders>
              <w:top w:val="nil"/>
              <w:left w:val="nil"/>
              <w:bottom w:val="nil"/>
              <w:right w:val="nil"/>
            </w:tcBorders>
            <w:shd w:val="clear" w:color="000000" w:fill="FFFFFF"/>
            <w:vAlign w:val="center"/>
            <w:hideMark/>
          </w:tcPr>
          <w:p w14:paraId="7E7C0F05"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1.71E+07</w:t>
            </w:r>
          </w:p>
        </w:tc>
        <w:tc>
          <w:tcPr>
            <w:tcW w:w="1001" w:type="dxa"/>
            <w:tcBorders>
              <w:top w:val="nil"/>
              <w:left w:val="nil"/>
              <w:bottom w:val="nil"/>
              <w:right w:val="nil"/>
            </w:tcBorders>
            <w:shd w:val="clear" w:color="000000" w:fill="FFFFFF"/>
            <w:vAlign w:val="center"/>
            <w:hideMark/>
          </w:tcPr>
          <w:p w14:paraId="78592A06"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1.70E+07</w:t>
            </w:r>
          </w:p>
        </w:tc>
        <w:tc>
          <w:tcPr>
            <w:tcW w:w="953" w:type="dxa"/>
            <w:tcBorders>
              <w:top w:val="nil"/>
              <w:left w:val="nil"/>
              <w:bottom w:val="nil"/>
              <w:right w:val="nil"/>
            </w:tcBorders>
            <w:shd w:val="clear" w:color="000000" w:fill="FFFFFF"/>
            <w:vAlign w:val="center"/>
            <w:hideMark/>
          </w:tcPr>
          <w:p w14:paraId="0FAE2816"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1.72E+07</w:t>
            </w:r>
          </w:p>
        </w:tc>
        <w:tc>
          <w:tcPr>
            <w:tcW w:w="960" w:type="dxa"/>
            <w:tcBorders>
              <w:top w:val="nil"/>
              <w:left w:val="nil"/>
              <w:bottom w:val="nil"/>
              <w:right w:val="nil"/>
            </w:tcBorders>
            <w:shd w:val="clear" w:color="000000" w:fill="FFFFFF"/>
            <w:vAlign w:val="center"/>
            <w:hideMark/>
          </w:tcPr>
          <w:p w14:paraId="274489DE"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17009732</w:t>
            </w:r>
          </w:p>
        </w:tc>
      </w:tr>
      <w:tr w:rsidR="00911378" w:rsidRPr="0076463E" w14:paraId="207F2C93" w14:textId="77777777" w:rsidTr="00911378">
        <w:trPr>
          <w:trHeight w:val="300"/>
        </w:trPr>
        <w:tc>
          <w:tcPr>
            <w:tcW w:w="928" w:type="dxa"/>
            <w:tcBorders>
              <w:top w:val="nil"/>
              <w:left w:val="nil"/>
              <w:bottom w:val="nil"/>
              <w:right w:val="nil"/>
            </w:tcBorders>
            <w:shd w:val="clear" w:color="000000" w:fill="F5F5F5"/>
            <w:vAlign w:val="center"/>
            <w:hideMark/>
          </w:tcPr>
          <w:p w14:paraId="75FBBE97"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12</w:t>
            </w:r>
          </w:p>
        </w:tc>
        <w:tc>
          <w:tcPr>
            <w:tcW w:w="1207" w:type="dxa"/>
            <w:tcBorders>
              <w:top w:val="nil"/>
              <w:left w:val="nil"/>
              <w:bottom w:val="nil"/>
              <w:right w:val="nil"/>
            </w:tcBorders>
            <w:shd w:val="clear" w:color="000000" w:fill="F5F5F5"/>
            <w:vAlign w:val="center"/>
            <w:hideMark/>
          </w:tcPr>
          <w:p w14:paraId="55CBA76E"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13/02/2022</w:t>
            </w:r>
          </w:p>
        </w:tc>
        <w:tc>
          <w:tcPr>
            <w:tcW w:w="971" w:type="dxa"/>
            <w:tcBorders>
              <w:top w:val="nil"/>
              <w:left w:val="nil"/>
              <w:bottom w:val="nil"/>
              <w:right w:val="nil"/>
            </w:tcBorders>
            <w:shd w:val="clear" w:color="000000" w:fill="F5F5F5"/>
            <w:vAlign w:val="center"/>
            <w:hideMark/>
          </w:tcPr>
          <w:p w14:paraId="00E31B7B"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1.71E+07</w:t>
            </w:r>
          </w:p>
        </w:tc>
        <w:tc>
          <w:tcPr>
            <w:tcW w:w="1001" w:type="dxa"/>
            <w:tcBorders>
              <w:top w:val="nil"/>
              <w:left w:val="nil"/>
              <w:bottom w:val="nil"/>
              <w:right w:val="nil"/>
            </w:tcBorders>
            <w:shd w:val="clear" w:color="000000" w:fill="F5F5F5"/>
            <w:vAlign w:val="center"/>
            <w:hideMark/>
          </w:tcPr>
          <w:p w14:paraId="23A1DC1B"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1.70E+07</w:t>
            </w:r>
          </w:p>
        </w:tc>
        <w:tc>
          <w:tcPr>
            <w:tcW w:w="953" w:type="dxa"/>
            <w:tcBorders>
              <w:top w:val="nil"/>
              <w:left w:val="nil"/>
              <w:bottom w:val="nil"/>
              <w:right w:val="nil"/>
            </w:tcBorders>
            <w:shd w:val="clear" w:color="000000" w:fill="F5F5F5"/>
            <w:vAlign w:val="center"/>
            <w:hideMark/>
          </w:tcPr>
          <w:p w14:paraId="1385C7E9"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1.72E+07</w:t>
            </w:r>
          </w:p>
        </w:tc>
        <w:tc>
          <w:tcPr>
            <w:tcW w:w="960" w:type="dxa"/>
            <w:tcBorders>
              <w:top w:val="nil"/>
              <w:left w:val="nil"/>
              <w:bottom w:val="nil"/>
              <w:right w:val="nil"/>
            </w:tcBorders>
            <w:shd w:val="clear" w:color="000000" w:fill="F5F5F5"/>
            <w:vAlign w:val="center"/>
            <w:hideMark/>
          </w:tcPr>
          <w:p w14:paraId="0E52FB4B"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17048122</w:t>
            </w:r>
          </w:p>
        </w:tc>
      </w:tr>
      <w:tr w:rsidR="00911378" w:rsidRPr="0076463E" w14:paraId="48F8A294" w14:textId="77777777" w:rsidTr="00911378">
        <w:trPr>
          <w:trHeight w:val="300"/>
        </w:trPr>
        <w:tc>
          <w:tcPr>
            <w:tcW w:w="928" w:type="dxa"/>
            <w:tcBorders>
              <w:top w:val="nil"/>
              <w:left w:val="nil"/>
              <w:bottom w:val="nil"/>
              <w:right w:val="nil"/>
            </w:tcBorders>
            <w:shd w:val="clear" w:color="000000" w:fill="FFFFFF"/>
            <w:vAlign w:val="center"/>
            <w:hideMark/>
          </w:tcPr>
          <w:p w14:paraId="49DDC7B3"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13</w:t>
            </w:r>
          </w:p>
        </w:tc>
        <w:tc>
          <w:tcPr>
            <w:tcW w:w="1207" w:type="dxa"/>
            <w:tcBorders>
              <w:top w:val="nil"/>
              <w:left w:val="nil"/>
              <w:bottom w:val="nil"/>
              <w:right w:val="nil"/>
            </w:tcBorders>
            <w:shd w:val="clear" w:color="000000" w:fill="FFFFFF"/>
            <w:vAlign w:val="center"/>
            <w:hideMark/>
          </w:tcPr>
          <w:p w14:paraId="5C42FA60"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14/02/2022</w:t>
            </w:r>
          </w:p>
        </w:tc>
        <w:tc>
          <w:tcPr>
            <w:tcW w:w="971" w:type="dxa"/>
            <w:tcBorders>
              <w:top w:val="nil"/>
              <w:left w:val="nil"/>
              <w:bottom w:val="nil"/>
              <w:right w:val="nil"/>
            </w:tcBorders>
            <w:shd w:val="clear" w:color="000000" w:fill="FFFFFF"/>
            <w:vAlign w:val="center"/>
            <w:hideMark/>
          </w:tcPr>
          <w:p w14:paraId="108C1D07"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1.72E+07</w:t>
            </w:r>
          </w:p>
        </w:tc>
        <w:tc>
          <w:tcPr>
            <w:tcW w:w="1001" w:type="dxa"/>
            <w:tcBorders>
              <w:top w:val="nil"/>
              <w:left w:val="nil"/>
              <w:bottom w:val="nil"/>
              <w:right w:val="nil"/>
            </w:tcBorders>
            <w:shd w:val="clear" w:color="000000" w:fill="FFFFFF"/>
            <w:vAlign w:val="center"/>
            <w:hideMark/>
          </w:tcPr>
          <w:p w14:paraId="6A425B73"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1.71E+07</w:t>
            </w:r>
          </w:p>
        </w:tc>
        <w:tc>
          <w:tcPr>
            <w:tcW w:w="953" w:type="dxa"/>
            <w:tcBorders>
              <w:top w:val="nil"/>
              <w:left w:val="nil"/>
              <w:bottom w:val="nil"/>
              <w:right w:val="nil"/>
            </w:tcBorders>
            <w:shd w:val="clear" w:color="000000" w:fill="FFFFFF"/>
            <w:vAlign w:val="center"/>
            <w:hideMark/>
          </w:tcPr>
          <w:p w14:paraId="0EBB36AD"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1.73E+07</w:t>
            </w:r>
          </w:p>
        </w:tc>
        <w:tc>
          <w:tcPr>
            <w:tcW w:w="960" w:type="dxa"/>
            <w:tcBorders>
              <w:top w:val="nil"/>
              <w:left w:val="nil"/>
              <w:bottom w:val="nil"/>
              <w:right w:val="nil"/>
            </w:tcBorders>
            <w:shd w:val="clear" w:color="000000" w:fill="FFFFFF"/>
            <w:vAlign w:val="center"/>
            <w:hideMark/>
          </w:tcPr>
          <w:p w14:paraId="3F2D53E7"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17098418</w:t>
            </w:r>
          </w:p>
        </w:tc>
      </w:tr>
      <w:tr w:rsidR="00911378" w:rsidRPr="0076463E" w14:paraId="76756444" w14:textId="77777777" w:rsidTr="00911378">
        <w:trPr>
          <w:trHeight w:val="300"/>
        </w:trPr>
        <w:tc>
          <w:tcPr>
            <w:tcW w:w="928" w:type="dxa"/>
            <w:tcBorders>
              <w:top w:val="nil"/>
              <w:left w:val="nil"/>
              <w:bottom w:val="nil"/>
              <w:right w:val="nil"/>
            </w:tcBorders>
            <w:shd w:val="clear" w:color="000000" w:fill="F5F5F5"/>
            <w:vAlign w:val="center"/>
            <w:hideMark/>
          </w:tcPr>
          <w:p w14:paraId="0581E38F"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14</w:t>
            </w:r>
          </w:p>
        </w:tc>
        <w:tc>
          <w:tcPr>
            <w:tcW w:w="1207" w:type="dxa"/>
            <w:tcBorders>
              <w:top w:val="nil"/>
              <w:left w:val="nil"/>
              <w:bottom w:val="nil"/>
              <w:right w:val="nil"/>
            </w:tcBorders>
            <w:shd w:val="clear" w:color="000000" w:fill="F5F5F5"/>
            <w:vAlign w:val="center"/>
            <w:hideMark/>
          </w:tcPr>
          <w:p w14:paraId="6303859E"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15/02/2022</w:t>
            </w:r>
          </w:p>
        </w:tc>
        <w:tc>
          <w:tcPr>
            <w:tcW w:w="971" w:type="dxa"/>
            <w:tcBorders>
              <w:top w:val="nil"/>
              <w:left w:val="nil"/>
              <w:bottom w:val="nil"/>
              <w:right w:val="nil"/>
            </w:tcBorders>
            <w:shd w:val="clear" w:color="000000" w:fill="F5F5F5"/>
            <w:vAlign w:val="center"/>
            <w:hideMark/>
          </w:tcPr>
          <w:p w14:paraId="1929DFBC"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1.72E+07</w:t>
            </w:r>
          </w:p>
        </w:tc>
        <w:tc>
          <w:tcPr>
            <w:tcW w:w="1001" w:type="dxa"/>
            <w:tcBorders>
              <w:top w:val="nil"/>
              <w:left w:val="nil"/>
              <w:bottom w:val="nil"/>
              <w:right w:val="nil"/>
            </w:tcBorders>
            <w:shd w:val="clear" w:color="000000" w:fill="F5F5F5"/>
            <w:vAlign w:val="center"/>
            <w:hideMark/>
          </w:tcPr>
          <w:p w14:paraId="7678E0E5"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1.71E+07</w:t>
            </w:r>
          </w:p>
        </w:tc>
        <w:tc>
          <w:tcPr>
            <w:tcW w:w="953" w:type="dxa"/>
            <w:tcBorders>
              <w:top w:val="nil"/>
              <w:left w:val="nil"/>
              <w:bottom w:val="nil"/>
              <w:right w:val="nil"/>
            </w:tcBorders>
            <w:shd w:val="clear" w:color="000000" w:fill="F5F5F5"/>
            <w:vAlign w:val="center"/>
            <w:hideMark/>
          </w:tcPr>
          <w:p w14:paraId="1658BAD6"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1.73E+07</w:t>
            </w:r>
          </w:p>
        </w:tc>
        <w:tc>
          <w:tcPr>
            <w:tcW w:w="960" w:type="dxa"/>
            <w:tcBorders>
              <w:top w:val="nil"/>
              <w:left w:val="nil"/>
              <w:bottom w:val="nil"/>
              <w:right w:val="nil"/>
            </w:tcBorders>
            <w:shd w:val="clear" w:color="000000" w:fill="F5F5F5"/>
            <w:vAlign w:val="center"/>
            <w:hideMark/>
          </w:tcPr>
          <w:p w14:paraId="65047124"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17146779</w:t>
            </w:r>
          </w:p>
        </w:tc>
      </w:tr>
      <w:tr w:rsidR="00911378" w:rsidRPr="0076463E" w14:paraId="6FC9B798" w14:textId="77777777" w:rsidTr="00911378">
        <w:trPr>
          <w:trHeight w:val="300"/>
        </w:trPr>
        <w:tc>
          <w:tcPr>
            <w:tcW w:w="928" w:type="dxa"/>
            <w:tcBorders>
              <w:top w:val="nil"/>
              <w:left w:val="nil"/>
              <w:bottom w:val="nil"/>
              <w:right w:val="nil"/>
            </w:tcBorders>
            <w:shd w:val="clear" w:color="000000" w:fill="FFFFFF"/>
            <w:vAlign w:val="center"/>
            <w:hideMark/>
          </w:tcPr>
          <w:p w14:paraId="10947E04"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15</w:t>
            </w:r>
          </w:p>
        </w:tc>
        <w:tc>
          <w:tcPr>
            <w:tcW w:w="1207" w:type="dxa"/>
            <w:tcBorders>
              <w:top w:val="nil"/>
              <w:left w:val="nil"/>
              <w:bottom w:val="nil"/>
              <w:right w:val="nil"/>
            </w:tcBorders>
            <w:shd w:val="clear" w:color="000000" w:fill="FFFFFF"/>
            <w:vAlign w:val="center"/>
            <w:hideMark/>
          </w:tcPr>
          <w:p w14:paraId="2BB315ED"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16/02/2022</w:t>
            </w:r>
          </w:p>
        </w:tc>
        <w:tc>
          <w:tcPr>
            <w:tcW w:w="971" w:type="dxa"/>
            <w:tcBorders>
              <w:top w:val="nil"/>
              <w:left w:val="nil"/>
              <w:bottom w:val="nil"/>
              <w:right w:val="nil"/>
            </w:tcBorders>
            <w:shd w:val="clear" w:color="000000" w:fill="FFFFFF"/>
            <w:vAlign w:val="center"/>
            <w:hideMark/>
          </w:tcPr>
          <w:p w14:paraId="105D00F7"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1.72E+07</w:t>
            </w:r>
          </w:p>
        </w:tc>
        <w:tc>
          <w:tcPr>
            <w:tcW w:w="1001" w:type="dxa"/>
            <w:tcBorders>
              <w:top w:val="nil"/>
              <w:left w:val="nil"/>
              <w:bottom w:val="nil"/>
              <w:right w:val="nil"/>
            </w:tcBorders>
            <w:shd w:val="clear" w:color="000000" w:fill="FFFFFF"/>
            <w:vAlign w:val="center"/>
            <w:hideMark/>
          </w:tcPr>
          <w:p w14:paraId="5AFAAB5E"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1.71E+07</w:t>
            </w:r>
          </w:p>
        </w:tc>
        <w:tc>
          <w:tcPr>
            <w:tcW w:w="953" w:type="dxa"/>
            <w:tcBorders>
              <w:top w:val="nil"/>
              <w:left w:val="nil"/>
              <w:bottom w:val="nil"/>
              <w:right w:val="nil"/>
            </w:tcBorders>
            <w:shd w:val="clear" w:color="000000" w:fill="FFFFFF"/>
            <w:vAlign w:val="center"/>
            <w:hideMark/>
          </w:tcPr>
          <w:p w14:paraId="5D8D125C"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1.73E+07</w:t>
            </w:r>
          </w:p>
        </w:tc>
        <w:tc>
          <w:tcPr>
            <w:tcW w:w="960" w:type="dxa"/>
            <w:tcBorders>
              <w:top w:val="nil"/>
              <w:left w:val="nil"/>
              <w:bottom w:val="nil"/>
              <w:right w:val="nil"/>
            </w:tcBorders>
            <w:shd w:val="clear" w:color="000000" w:fill="FFFFFF"/>
            <w:vAlign w:val="center"/>
            <w:hideMark/>
          </w:tcPr>
          <w:p w14:paraId="08062BC4"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17194169</w:t>
            </w:r>
          </w:p>
        </w:tc>
      </w:tr>
      <w:tr w:rsidR="00911378" w:rsidRPr="0076463E" w14:paraId="28FE0EF2" w14:textId="77777777" w:rsidTr="00911378">
        <w:trPr>
          <w:trHeight w:val="300"/>
        </w:trPr>
        <w:tc>
          <w:tcPr>
            <w:tcW w:w="928" w:type="dxa"/>
            <w:tcBorders>
              <w:top w:val="nil"/>
              <w:left w:val="nil"/>
              <w:bottom w:val="nil"/>
              <w:right w:val="nil"/>
            </w:tcBorders>
            <w:shd w:val="clear" w:color="000000" w:fill="F5F5F5"/>
            <w:vAlign w:val="center"/>
            <w:hideMark/>
          </w:tcPr>
          <w:p w14:paraId="289547AB"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16</w:t>
            </w:r>
          </w:p>
        </w:tc>
        <w:tc>
          <w:tcPr>
            <w:tcW w:w="1207" w:type="dxa"/>
            <w:tcBorders>
              <w:top w:val="nil"/>
              <w:left w:val="nil"/>
              <w:bottom w:val="nil"/>
              <w:right w:val="nil"/>
            </w:tcBorders>
            <w:shd w:val="clear" w:color="000000" w:fill="F5F5F5"/>
            <w:vAlign w:val="center"/>
            <w:hideMark/>
          </w:tcPr>
          <w:p w14:paraId="01EB31EF"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17/02/2022</w:t>
            </w:r>
          </w:p>
        </w:tc>
        <w:tc>
          <w:tcPr>
            <w:tcW w:w="971" w:type="dxa"/>
            <w:tcBorders>
              <w:top w:val="nil"/>
              <w:left w:val="nil"/>
              <w:bottom w:val="nil"/>
              <w:right w:val="nil"/>
            </w:tcBorders>
            <w:shd w:val="clear" w:color="000000" w:fill="F5F5F5"/>
            <w:vAlign w:val="center"/>
            <w:hideMark/>
          </w:tcPr>
          <w:p w14:paraId="36E743E4"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1.72E+07</w:t>
            </w:r>
          </w:p>
        </w:tc>
        <w:tc>
          <w:tcPr>
            <w:tcW w:w="1001" w:type="dxa"/>
            <w:tcBorders>
              <w:top w:val="nil"/>
              <w:left w:val="nil"/>
              <w:bottom w:val="nil"/>
              <w:right w:val="nil"/>
            </w:tcBorders>
            <w:shd w:val="clear" w:color="000000" w:fill="F5F5F5"/>
            <w:vAlign w:val="center"/>
            <w:hideMark/>
          </w:tcPr>
          <w:p w14:paraId="61243FCB"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1.71E+07</w:t>
            </w:r>
          </w:p>
        </w:tc>
        <w:tc>
          <w:tcPr>
            <w:tcW w:w="953" w:type="dxa"/>
            <w:tcBorders>
              <w:top w:val="nil"/>
              <w:left w:val="nil"/>
              <w:bottom w:val="nil"/>
              <w:right w:val="nil"/>
            </w:tcBorders>
            <w:shd w:val="clear" w:color="000000" w:fill="F5F5F5"/>
            <w:vAlign w:val="center"/>
            <w:hideMark/>
          </w:tcPr>
          <w:p w14:paraId="46B047E8"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1.74E+07</w:t>
            </w:r>
          </w:p>
        </w:tc>
        <w:tc>
          <w:tcPr>
            <w:tcW w:w="960" w:type="dxa"/>
            <w:tcBorders>
              <w:top w:val="nil"/>
              <w:left w:val="nil"/>
              <w:bottom w:val="nil"/>
              <w:right w:val="nil"/>
            </w:tcBorders>
            <w:shd w:val="clear" w:color="000000" w:fill="F5F5F5"/>
            <w:vAlign w:val="center"/>
            <w:hideMark/>
          </w:tcPr>
          <w:p w14:paraId="73C35E1A"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17235585</w:t>
            </w:r>
          </w:p>
        </w:tc>
      </w:tr>
      <w:tr w:rsidR="00911378" w:rsidRPr="0076463E" w14:paraId="58B88EE3" w14:textId="77777777" w:rsidTr="00911378">
        <w:trPr>
          <w:trHeight w:val="300"/>
        </w:trPr>
        <w:tc>
          <w:tcPr>
            <w:tcW w:w="928" w:type="dxa"/>
            <w:tcBorders>
              <w:top w:val="nil"/>
              <w:left w:val="nil"/>
              <w:bottom w:val="nil"/>
              <w:right w:val="nil"/>
            </w:tcBorders>
            <w:shd w:val="clear" w:color="000000" w:fill="FFFFFF"/>
            <w:vAlign w:val="center"/>
            <w:hideMark/>
          </w:tcPr>
          <w:p w14:paraId="35902B5D"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w:t>
            </w:r>
          </w:p>
        </w:tc>
        <w:tc>
          <w:tcPr>
            <w:tcW w:w="1207" w:type="dxa"/>
            <w:tcBorders>
              <w:top w:val="nil"/>
              <w:left w:val="nil"/>
              <w:bottom w:val="nil"/>
              <w:right w:val="nil"/>
            </w:tcBorders>
            <w:shd w:val="clear" w:color="000000" w:fill="FFFFFF"/>
            <w:vAlign w:val="center"/>
            <w:hideMark/>
          </w:tcPr>
          <w:p w14:paraId="76DC5344"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18/02/2022</w:t>
            </w:r>
          </w:p>
        </w:tc>
        <w:tc>
          <w:tcPr>
            <w:tcW w:w="971" w:type="dxa"/>
            <w:tcBorders>
              <w:top w:val="nil"/>
              <w:left w:val="nil"/>
              <w:bottom w:val="nil"/>
              <w:right w:val="nil"/>
            </w:tcBorders>
            <w:shd w:val="clear" w:color="000000" w:fill="FFFFFF"/>
            <w:vAlign w:val="center"/>
            <w:hideMark/>
          </w:tcPr>
          <w:p w14:paraId="7D7358A7"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1.72E+07</w:t>
            </w:r>
          </w:p>
        </w:tc>
        <w:tc>
          <w:tcPr>
            <w:tcW w:w="1001" w:type="dxa"/>
            <w:tcBorders>
              <w:top w:val="nil"/>
              <w:left w:val="nil"/>
              <w:bottom w:val="nil"/>
              <w:right w:val="nil"/>
            </w:tcBorders>
            <w:shd w:val="clear" w:color="000000" w:fill="FFFFFF"/>
            <w:vAlign w:val="center"/>
            <w:hideMark/>
          </w:tcPr>
          <w:p w14:paraId="4D1CEFBC"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1.71E+07</w:t>
            </w:r>
          </w:p>
        </w:tc>
        <w:tc>
          <w:tcPr>
            <w:tcW w:w="953" w:type="dxa"/>
            <w:tcBorders>
              <w:top w:val="nil"/>
              <w:left w:val="nil"/>
              <w:bottom w:val="nil"/>
              <w:right w:val="nil"/>
            </w:tcBorders>
            <w:shd w:val="clear" w:color="000000" w:fill="FFFFFF"/>
            <w:vAlign w:val="center"/>
            <w:hideMark/>
          </w:tcPr>
          <w:p w14:paraId="6A25DCE1"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1.74E+07</w:t>
            </w:r>
          </w:p>
        </w:tc>
        <w:tc>
          <w:tcPr>
            <w:tcW w:w="960" w:type="dxa"/>
            <w:tcBorders>
              <w:top w:val="nil"/>
              <w:left w:val="nil"/>
              <w:bottom w:val="nil"/>
              <w:right w:val="nil"/>
            </w:tcBorders>
            <w:shd w:val="clear" w:color="000000" w:fill="FFFFFF"/>
            <w:vAlign w:val="center"/>
            <w:hideMark/>
          </w:tcPr>
          <w:p w14:paraId="49979EEC"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17266452</w:t>
            </w:r>
          </w:p>
        </w:tc>
      </w:tr>
      <w:tr w:rsidR="00911378" w:rsidRPr="0076463E" w14:paraId="76351288" w14:textId="77777777" w:rsidTr="00911378">
        <w:trPr>
          <w:trHeight w:val="300"/>
        </w:trPr>
        <w:tc>
          <w:tcPr>
            <w:tcW w:w="928" w:type="dxa"/>
            <w:tcBorders>
              <w:top w:val="nil"/>
              <w:left w:val="nil"/>
              <w:bottom w:val="nil"/>
              <w:right w:val="nil"/>
            </w:tcBorders>
            <w:shd w:val="clear" w:color="000000" w:fill="F5F5F5"/>
            <w:vAlign w:val="center"/>
            <w:hideMark/>
          </w:tcPr>
          <w:p w14:paraId="3B4E7B6C"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18</w:t>
            </w:r>
          </w:p>
        </w:tc>
        <w:tc>
          <w:tcPr>
            <w:tcW w:w="1207" w:type="dxa"/>
            <w:tcBorders>
              <w:top w:val="nil"/>
              <w:left w:val="nil"/>
              <w:bottom w:val="nil"/>
              <w:right w:val="nil"/>
            </w:tcBorders>
            <w:shd w:val="clear" w:color="000000" w:fill="F5F5F5"/>
            <w:vAlign w:val="center"/>
            <w:hideMark/>
          </w:tcPr>
          <w:p w14:paraId="4CE1B9B9"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19/02/2022</w:t>
            </w:r>
          </w:p>
        </w:tc>
        <w:tc>
          <w:tcPr>
            <w:tcW w:w="971" w:type="dxa"/>
            <w:tcBorders>
              <w:top w:val="nil"/>
              <w:left w:val="nil"/>
              <w:bottom w:val="nil"/>
              <w:right w:val="nil"/>
            </w:tcBorders>
            <w:shd w:val="clear" w:color="000000" w:fill="F5F5F5"/>
            <w:vAlign w:val="center"/>
            <w:hideMark/>
          </w:tcPr>
          <w:p w14:paraId="0A9EBFBC"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1.72E+07</w:t>
            </w:r>
          </w:p>
        </w:tc>
        <w:tc>
          <w:tcPr>
            <w:tcW w:w="1001" w:type="dxa"/>
            <w:tcBorders>
              <w:top w:val="nil"/>
              <w:left w:val="nil"/>
              <w:bottom w:val="nil"/>
              <w:right w:val="nil"/>
            </w:tcBorders>
            <w:shd w:val="clear" w:color="000000" w:fill="F5F5F5"/>
            <w:vAlign w:val="center"/>
            <w:hideMark/>
          </w:tcPr>
          <w:p w14:paraId="072E3464"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1.71E+07</w:t>
            </w:r>
          </w:p>
        </w:tc>
        <w:tc>
          <w:tcPr>
            <w:tcW w:w="953" w:type="dxa"/>
            <w:tcBorders>
              <w:top w:val="nil"/>
              <w:left w:val="nil"/>
              <w:bottom w:val="nil"/>
              <w:right w:val="nil"/>
            </w:tcBorders>
            <w:shd w:val="clear" w:color="000000" w:fill="F5F5F5"/>
            <w:vAlign w:val="center"/>
            <w:hideMark/>
          </w:tcPr>
          <w:p w14:paraId="129C906F"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1.73E+07</w:t>
            </w:r>
          </w:p>
        </w:tc>
        <w:tc>
          <w:tcPr>
            <w:tcW w:w="960" w:type="dxa"/>
            <w:tcBorders>
              <w:top w:val="nil"/>
              <w:left w:val="nil"/>
              <w:bottom w:val="nil"/>
              <w:right w:val="nil"/>
            </w:tcBorders>
            <w:shd w:val="clear" w:color="000000" w:fill="F5F5F5"/>
            <w:vAlign w:val="center"/>
            <w:hideMark/>
          </w:tcPr>
          <w:p w14:paraId="1B5DBD54"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17298363</w:t>
            </w:r>
          </w:p>
        </w:tc>
      </w:tr>
      <w:tr w:rsidR="00911378" w:rsidRPr="0076463E" w14:paraId="5015D904" w14:textId="77777777" w:rsidTr="00911378">
        <w:trPr>
          <w:trHeight w:val="300"/>
        </w:trPr>
        <w:tc>
          <w:tcPr>
            <w:tcW w:w="928" w:type="dxa"/>
            <w:tcBorders>
              <w:top w:val="nil"/>
              <w:left w:val="nil"/>
              <w:bottom w:val="nil"/>
              <w:right w:val="nil"/>
            </w:tcBorders>
            <w:shd w:val="clear" w:color="000000" w:fill="FFFFFF"/>
            <w:vAlign w:val="center"/>
            <w:hideMark/>
          </w:tcPr>
          <w:p w14:paraId="6D14F57F"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19</w:t>
            </w:r>
          </w:p>
        </w:tc>
        <w:tc>
          <w:tcPr>
            <w:tcW w:w="1207" w:type="dxa"/>
            <w:tcBorders>
              <w:top w:val="nil"/>
              <w:left w:val="nil"/>
              <w:bottom w:val="nil"/>
              <w:right w:val="nil"/>
            </w:tcBorders>
            <w:shd w:val="clear" w:color="000000" w:fill="FFFFFF"/>
            <w:vAlign w:val="center"/>
            <w:hideMark/>
          </w:tcPr>
          <w:p w14:paraId="581B0059"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20/02/2022</w:t>
            </w:r>
          </w:p>
        </w:tc>
        <w:tc>
          <w:tcPr>
            <w:tcW w:w="971" w:type="dxa"/>
            <w:tcBorders>
              <w:top w:val="nil"/>
              <w:left w:val="nil"/>
              <w:bottom w:val="nil"/>
              <w:right w:val="nil"/>
            </w:tcBorders>
            <w:shd w:val="clear" w:color="000000" w:fill="FFFFFF"/>
            <w:vAlign w:val="center"/>
            <w:hideMark/>
          </w:tcPr>
          <w:p w14:paraId="1EE92FE0"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1.72E+07</w:t>
            </w:r>
          </w:p>
        </w:tc>
        <w:tc>
          <w:tcPr>
            <w:tcW w:w="1001" w:type="dxa"/>
            <w:tcBorders>
              <w:top w:val="nil"/>
              <w:left w:val="nil"/>
              <w:bottom w:val="nil"/>
              <w:right w:val="nil"/>
            </w:tcBorders>
            <w:shd w:val="clear" w:color="000000" w:fill="FFFFFF"/>
            <w:vAlign w:val="center"/>
            <w:hideMark/>
          </w:tcPr>
          <w:p w14:paraId="72DE5A2C"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1.71E+07</w:t>
            </w:r>
          </w:p>
        </w:tc>
        <w:tc>
          <w:tcPr>
            <w:tcW w:w="953" w:type="dxa"/>
            <w:tcBorders>
              <w:top w:val="nil"/>
              <w:left w:val="nil"/>
              <w:bottom w:val="nil"/>
              <w:right w:val="nil"/>
            </w:tcBorders>
            <w:shd w:val="clear" w:color="000000" w:fill="FFFFFF"/>
            <w:vAlign w:val="center"/>
            <w:hideMark/>
          </w:tcPr>
          <w:p w14:paraId="573633DB"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1.73E+07</w:t>
            </w:r>
          </w:p>
        </w:tc>
        <w:tc>
          <w:tcPr>
            <w:tcW w:w="960" w:type="dxa"/>
            <w:tcBorders>
              <w:top w:val="nil"/>
              <w:left w:val="nil"/>
              <w:bottom w:val="nil"/>
              <w:right w:val="nil"/>
            </w:tcBorders>
            <w:shd w:val="clear" w:color="000000" w:fill="FFFFFF"/>
            <w:vAlign w:val="center"/>
            <w:hideMark/>
          </w:tcPr>
          <w:p w14:paraId="55704BB9"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17333088</w:t>
            </w:r>
          </w:p>
        </w:tc>
      </w:tr>
      <w:tr w:rsidR="00911378" w:rsidRPr="0076463E" w14:paraId="6B7F9CFA" w14:textId="77777777" w:rsidTr="00911378">
        <w:trPr>
          <w:trHeight w:val="300"/>
        </w:trPr>
        <w:tc>
          <w:tcPr>
            <w:tcW w:w="928" w:type="dxa"/>
            <w:tcBorders>
              <w:top w:val="nil"/>
              <w:left w:val="nil"/>
              <w:bottom w:val="nil"/>
              <w:right w:val="nil"/>
            </w:tcBorders>
            <w:shd w:val="clear" w:color="000000" w:fill="F5F5F5"/>
            <w:vAlign w:val="center"/>
            <w:hideMark/>
          </w:tcPr>
          <w:p w14:paraId="71333C00"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w:t>
            </w:r>
          </w:p>
        </w:tc>
        <w:tc>
          <w:tcPr>
            <w:tcW w:w="1207" w:type="dxa"/>
            <w:tcBorders>
              <w:top w:val="nil"/>
              <w:left w:val="nil"/>
              <w:bottom w:val="nil"/>
              <w:right w:val="nil"/>
            </w:tcBorders>
            <w:shd w:val="clear" w:color="000000" w:fill="F5F5F5"/>
            <w:vAlign w:val="center"/>
            <w:hideMark/>
          </w:tcPr>
          <w:p w14:paraId="5591CC20"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21/02/2022</w:t>
            </w:r>
          </w:p>
        </w:tc>
        <w:tc>
          <w:tcPr>
            <w:tcW w:w="971" w:type="dxa"/>
            <w:tcBorders>
              <w:top w:val="nil"/>
              <w:left w:val="nil"/>
              <w:bottom w:val="nil"/>
              <w:right w:val="nil"/>
            </w:tcBorders>
            <w:shd w:val="clear" w:color="000000" w:fill="F5F5F5"/>
            <w:vAlign w:val="center"/>
            <w:hideMark/>
          </w:tcPr>
          <w:p w14:paraId="5550D8D7"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1.72E+07</w:t>
            </w:r>
          </w:p>
        </w:tc>
        <w:tc>
          <w:tcPr>
            <w:tcW w:w="1001" w:type="dxa"/>
            <w:tcBorders>
              <w:top w:val="nil"/>
              <w:left w:val="nil"/>
              <w:bottom w:val="nil"/>
              <w:right w:val="nil"/>
            </w:tcBorders>
            <w:shd w:val="clear" w:color="000000" w:fill="F5F5F5"/>
            <w:vAlign w:val="center"/>
            <w:hideMark/>
          </w:tcPr>
          <w:p w14:paraId="199B9B8E"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1.71E+07</w:t>
            </w:r>
          </w:p>
        </w:tc>
        <w:tc>
          <w:tcPr>
            <w:tcW w:w="953" w:type="dxa"/>
            <w:tcBorders>
              <w:top w:val="nil"/>
              <w:left w:val="nil"/>
              <w:bottom w:val="nil"/>
              <w:right w:val="nil"/>
            </w:tcBorders>
            <w:shd w:val="clear" w:color="000000" w:fill="F5F5F5"/>
            <w:vAlign w:val="center"/>
            <w:hideMark/>
          </w:tcPr>
          <w:p w14:paraId="01AB5C33"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1.73E+07</w:t>
            </w:r>
          </w:p>
        </w:tc>
        <w:tc>
          <w:tcPr>
            <w:tcW w:w="960" w:type="dxa"/>
            <w:tcBorders>
              <w:top w:val="nil"/>
              <w:left w:val="nil"/>
              <w:bottom w:val="nil"/>
              <w:right w:val="nil"/>
            </w:tcBorders>
            <w:shd w:val="clear" w:color="000000" w:fill="F5F5F5"/>
            <w:vAlign w:val="center"/>
            <w:hideMark/>
          </w:tcPr>
          <w:p w14:paraId="25FCBA30"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17374268</w:t>
            </w:r>
          </w:p>
        </w:tc>
      </w:tr>
      <w:tr w:rsidR="00911378" w:rsidRPr="0076463E" w14:paraId="4580BB9B" w14:textId="77777777" w:rsidTr="00911378">
        <w:trPr>
          <w:trHeight w:val="300"/>
        </w:trPr>
        <w:tc>
          <w:tcPr>
            <w:tcW w:w="928" w:type="dxa"/>
            <w:tcBorders>
              <w:top w:val="nil"/>
              <w:left w:val="nil"/>
              <w:bottom w:val="nil"/>
              <w:right w:val="nil"/>
            </w:tcBorders>
            <w:shd w:val="clear" w:color="000000" w:fill="FFFFFF"/>
            <w:vAlign w:val="center"/>
            <w:hideMark/>
          </w:tcPr>
          <w:p w14:paraId="19B615FD"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21</w:t>
            </w:r>
          </w:p>
        </w:tc>
        <w:tc>
          <w:tcPr>
            <w:tcW w:w="1207" w:type="dxa"/>
            <w:tcBorders>
              <w:top w:val="nil"/>
              <w:left w:val="nil"/>
              <w:bottom w:val="nil"/>
              <w:right w:val="nil"/>
            </w:tcBorders>
            <w:shd w:val="clear" w:color="000000" w:fill="FFFFFF"/>
            <w:vAlign w:val="center"/>
            <w:hideMark/>
          </w:tcPr>
          <w:p w14:paraId="7976456D"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22/02/2022</w:t>
            </w:r>
          </w:p>
        </w:tc>
        <w:tc>
          <w:tcPr>
            <w:tcW w:w="971" w:type="dxa"/>
            <w:tcBorders>
              <w:top w:val="nil"/>
              <w:left w:val="nil"/>
              <w:bottom w:val="nil"/>
              <w:right w:val="nil"/>
            </w:tcBorders>
            <w:shd w:val="clear" w:color="000000" w:fill="FFFFFF"/>
            <w:vAlign w:val="center"/>
            <w:hideMark/>
          </w:tcPr>
          <w:p w14:paraId="4952617B"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1.72E+07</w:t>
            </w:r>
          </w:p>
        </w:tc>
        <w:tc>
          <w:tcPr>
            <w:tcW w:w="1001" w:type="dxa"/>
            <w:tcBorders>
              <w:top w:val="nil"/>
              <w:left w:val="nil"/>
              <w:bottom w:val="nil"/>
              <w:right w:val="nil"/>
            </w:tcBorders>
            <w:shd w:val="clear" w:color="000000" w:fill="FFFFFF"/>
            <w:vAlign w:val="center"/>
            <w:hideMark/>
          </w:tcPr>
          <w:p w14:paraId="78728153"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1.71E+07</w:t>
            </w:r>
          </w:p>
        </w:tc>
        <w:tc>
          <w:tcPr>
            <w:tcW w:w="953" w:type="dxa"/>
            <w:tcBorders>
              <w:top w:val="nil"/>
              <w:left w:val="nil"/>
              <w:bottom w:val="nil"/>
              <w:right w:val="nil"/>
            </w:tcBorders>
            <w:shd w:val="clear" w:color="000000" w:fill="FFFFFF"/>
            <w:vAlign w:val="center"/>
            <w:hideMark/>
          </w:tcPr>
          <w:p w14:paraId="5BD83E98"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1.74E+07</w:t>
            </w:r>
          </w:p>
        </w:tc>
        <w:tc>
          <w:tcPr>
            <w:tcW w:w="960" w:type="dxa"/>
            <w:tcBorders>
              <w:top w:val="nil"/>
              <w:left w:val="nil"/>
              <w:bottom w:val="nil"/>
              <w:right w:val="nil"/>
            </w:tcBorders>
            <w:shd w:val="clear" w:color="000000" w:fill="FFFFFF"/>
            <w:vAlign w:val="center"/>
            <w:hideMark/>
          </w:tcPr>
          <w:p w14:paraId="11E6275C"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17409954</w:t>
            </w:r>
          </w:p>
        </w:tc>
      </w:tr>
      <w:tr w:rsidR="00911378" w:rsidRPr="0076463E" w14:paraId="2ABAA3FF" w14:textId="77777777" w:rsidTr="00911378">
        <w:trPr>
          <w:trHeight w:val="300"/>
        </w:trPr>
        <w:tc>
          <w:tcPr>
            <w:tcW w:w="928" w:type="dxa"/>
            <w:tcBorders>
              <w:top w:val="nil"/>
              <w:left w:val="nil"/>
              <w:bottom w:val="nil"/>
              <w:right w:val="nil"/>
            </w:tcBorders>
            <w:shd w:val="clear" w:color="000000" w:fill="F5F5F5"/>
            <w:vAlign w:val="center"/>
            <w:hideMark/>
          </w:tcPr>
          <w:p w14:paraId="76A9F236"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22</w:t>
            </w:r>
          </w:p>
        </w:tc>
        <w:tc>
          <w:tcPr>
            <w:tcW w:w="1207" w:type="dxa"/>
            <w:tcBorders>
              <w:top w:val="nil"/>
              <w:left w:val="nil"/>
              <w:bottom w:val="nil"/>
              <w:right w:val="nil"/>
            </w:tcBorders>
            <w:shd w:val="clear" w:color="000000" w:fill="F5F5F5"/>
            <w:vAlign w:val="center"/>
            <w:hideMark/>
          </w:tcPr>
          <w:p w14:paraId="70BDF7B4"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23/02/2022</w:t>
            </w:r>
          </w:p>
        </w:tc>
        <w:tc>
          <w:tcPr>
            <w:tcW w:w="971" w:type="dxa"/>
            <w:tcBorders>
              <w:top w:val="nil"/>
              <w:left w:val="nil"/>
              <w:bottom w:val="nil"/>
              <w:right w:val="nil"/>
            </w:tcBorders>
            <w:shd w:val="clear" w:color="000000" w:fill="F5F5F5"/>
            <w:vAlign w:val="center"/>
            <w:hideMark/>
          </w:tcPr>
          <w:p w14:paraId="42D4986C"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1.72E+07</w:t>
            </w:r>
          </w:p>
        </w:tc>
        <w:tc>
          <w:tcPr>
            <w:tcW w:w="1001" w:type="dxa"/>
            <w:tcBorders>
              <w:top w:val="nil"/>
              <w:left w:val="nil"/>
              <w:bottom w:val="nil"/>
              <w:right w:val="nil"/>
            </w:tcBorders>
            <w:shd w:val="clear" w:color="000000" w:fill="F5F5F5"/>
            <w:vAlign w:val="center"/>
            <w:hideMark/>
          </w:tcPr>
          <w:p w14:paraId="70E82D97"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1.71E+07</w:t>
            </w:r>
          </w:p>
        </w:tc>
        <w:tc>
          <w:tcPr>
            <w:tcW w:w="953" w:type="dxa"/>
            <w:tcBorders>
              <w:top w:val="nil"/>
              <w:left w:val="nil"/>
              <w:bottom w:val="nil"/>
              <w:right w:val="nil"/>
            </w:tcBorders>
            <w:shd w:val="clear" w:color="000000" w:fill="F5F5F5"/>
            <w:vAlign w:val="center"/>
            <w:hideMark/>
          </w:tcPr>
          <w:p w14:paraId="1629E934"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1.74E+07</w:t>
            </w:r>
          </w:p>
        </w:tc>
        <w:tc>
          <w:tcPr>
            <w:tcW w:w="960" w:type="dxa"/>
            <w:tcBorders>
              <w:top w:val="nil"/>
              <w:left w:val="nil"/>
              <w:bottom w:val="nil"/>
              <w:right w:val="nil"/>
            </w:tcBorders>
            <w:shd w:val="clear" w:color="000000" w:fill="F5F5F5"/>
            <w:vAlign w:val="center"/>
            <w:hideMark/>
          </w:tcPr>
          <w:p w14:paraId="60E4205E"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17443202</w:t>
            </w:r>
          </w:p>
        </w:tc>
      </w:tr>
      <w:tr w:rsidR="00911378" w:rsidRPr="0076463E" w14:paraId="229BB3E7" w14:textId="77777777" w:rsidTr="00911378">
        <w:trPr>
          <w:trHeight w:val="300"/>
        </w:trPr>
        <w:tc>
          <w:tcPr>
            <w:tcW w:w="928" w:type="dxa"/>
            <w:tcBorders>
              <w:top w:val="nil"/>
              <w:left w:val="nil"/>
              <w:bottom w:val="nil"/>
              <w:right w:val="nil"/>
            </w:tcBorders>
            <w:shd w:val="clear" w:color="000000" w:fill="FFFFFF"/>
            <w:vAlign w:val="center"/>
            <w:hideMark/>
          </w:tcPr>
          <w:p w14:paraId="55322C0D"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23</w:t>
            </w:r>
          </w:p>
        </w:tc>
        <w:tc>
          <w:tcPr>
            <w:tcW w:w="1207" w:type="dxa"/>
            <w:tcBorders>
              <w:top w:val="nil"/>
              <w:left w:val="nil"/>
              <w:bottom w:val="nil"/>
              <w:right w:val="nil"/>
            </w:tcBorders>
            <w:shd w:val="clear" w:color="000000" w:fill="FFFFFF"/>
            <w:vAlign w:val="center"/>
            <w:hideMark/>
          </w:tcPr>
          <w:p w14:paraId="00D0D454"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24/02/2022</w:t>
            </w:r>
          </w:p>
        </w:tc>
        <w:tc>
          <w:tcPr>
            <w:tcW w:w="971" w:type="dxa"/>
            <w:tcBorders>
              <w:top w:val="nil"/>
              <w:left w:val="nil"/>
              <w:bottom w:val="nil"/>
              <w:right w:val="nil"/>
            </w:tcBorders>
            <w:shd w:val="clear" w:color="000000" w:fill="FFFFFF"/>
            <w:vAlign w:val="center"/>
            <w:hideMark/>
          </w:tcPr>
          <w:p w14:paraId="666E59AE"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1.72E+07</w:t>
            </w:r>
          </w:p>
        </w:tc>
        <w:tc>
          <w:tcPr>
            <w:tcW w:w="1001" w:type="dxa"/>
            <w:tcBorders>
              <w:top w:val="nil"/>
              <w:left w:val="nil"/>
              <w:bottom w:val="nil"/>
              <w:right w:val="nil"/>
            </w:tcBorders>
            <w:shd w:val="clear" w:color="000000" w:fill="FFFFFF"/>
            <w:vAlign w:val="center"/>
            <w:hideMark/>
          </w:tcPr>
          <w:p w14:paraId="327346C6"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1.70E+07</w:t>
            </w:r>
          </w:p>
        </w:tc>
        <w:tc>
          <w:tcPr>
            <w:tcW w:w="953" w:type="dxa"/>
            <w:tcBorders>
              <w:top w:val="nil"/>
              <w:left w:val="nil"/>
              <w:bottom w:val="nil"/>
              <w:right w:val="nil"/>
            </w:tcBorders>
            <w:shd w:val="clear" w:color="000000" w:fill="FFFFFF"/>
            <w:vAlign w:val="center"/>
            <w:hideMark/>
          </w:tcPr>
          <w:p w14:paraId="0B6EE1B7"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1.74E+07</w:t>
            </w:r>
          </w:p>
        </w:tc>
        <w:tc>
          <w:tcPr>
            <w:tcW w:w="960" w:type="dxa"/>
            <w:tcBorders>
              <w:top w:val="nil"/>
              <w:left w:val="nil"/>
              <w:bottom w:val="nil"/>
              <w:right w:val="nil"/>
            </w:tcBorders>
            <w:shd w:val="clear" w:color="000000" w:fill="FFFFFF"/>
            <w:vAlign w:val="center"/>
            <w:hideMark/>
          </w:tcPr>
          <w:p w14:paraId="37D5DD68"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17471238</w:t>
            </w:r>
          </w:p>
        </w:tc>
      </w:tr>
      <w:tr w:rsidR="00911378" w:rsidRPr="0076463E" w14:paraId="0C53D54C" w14:textId="77777777" w:rsidTr="00911378">
        <w:trPr>
          <w:trHeight w:val="300"/>
        </w:trPr>
        <w:tc>
          <w:tcPr>
            <w:tcW w:w="928" w:type="dxa"/>
            <w:tcBorders>
              <w:top w:val="nil"/>
              <w:left w:val="nil"/>
              <w:bottom w:val="nil"/>
              <w:right w:val="nil"/>
            </w:tcBorders>
            <w:shd w:val="clear" w:color="000000" w:fill="F5F5F5"/>
            <w:vAlign w:val="center"/>
            <w:hideMark/>
          </w:tcPr>
          <w:p w14:paraId="4A516595"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24</w:t>
            </w:r>
          </w:p>
        </w:tc>
        <w:tc>
          <w:tcPr>
            <w:tcW w:w="1207" w:type="dxa"/>
            <w:tcBorders>
              <w:top w:val="nil"/>
              <w:left w:val="nil"/>
              <w:bottom w:val="nil"/>
              <w:right w:val="nil"/>
            </w:tcBorders>
            <w:shd w:val="clear" w:color="000000" w:fill="F5F5F5"/>
            <w:vAlign w:val="center"/>
            <w:hideMark/>
          </w:tcPr>
          <w:p w14:paraId="2FB2D59A"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25/02/2022</w:t>
            </w:r>
          </w:p>
        </w:tc>
        <w:tc>
          <w:tcPr>
            <w:tcW w:w="971" w:type="dxa"/>
            <w:tcBorders>
              <w:top w:val="nil"/>
              <w:left w:val="nil"/>
              <w:bottom w:val="nil"/>
              <w:right w:val="nil"/>
            </w:tcBorders>
            <w:shd w:val="clear" w:color="000000" w:fill="F5F5F5"/>
            <w:vAlign w:val="center"/>
            <w:hideMark/>
          </w:tcPr>
          <w:p w14:paraId="7AB951EE"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1.72E+07</w:t>
            </w:r>
          </w:p>
        </w:tc>
        <w:tc>
          <w:tcPr>
            <w:tcW w:w="1001" w:type="dxa"/>
            <w:tcBorders>
              <w:top w:val="nil"/>
              <w:left w:val="nil"/>
              <w:bottom w:val="nil"/>
              <w:right w:val="nil"/>
            </w:tcBorders>
            <w:shd w:val="clear" w:color="000000" w:fill="F5F5F5"/>
            <w:vAlign w:val="center"/>
            <w:hideMark/>
          </w:tcPr>
          <w:p w14:paraId="32890143"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1.70E+07</w:t>
            </w:r>
          </w:p>
        </w:tc>
        <w:tc>
          <w:tcPr>
            <w:tcW w:w="953" w:type="dxa"/>
            <w:tcBorders>
              <w:top w:val="nil"/>
              <w:left w:val="nil"/>
              <w:bottom w:val="nil"/>
              <w:right w:val="nil"/>
            </w:tcBorders>
            <w:shd w:val="clear" w:color="000000" w:fill="F5F5F5"/>
            <w:vAlign w:val="center"/>
            <w:hideMark/>
          </w:tcPr>
          <w:p w14:paraId="4D022D19"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1.74E+07</w:t>
            </w:r>
          </w:p>
        </w:tc>
        <w:tc>
          <w:tcPr>
            <w:tcW w:w="960" w:type="dxa"/>
            <w:tcBorders>
              <w:top w:val="nil"/>
              <w:left w:val="nil"/>
              <w:bottom w:val="nil"/>
              <w:right w:val="nil"/>
            </w:tcBorders>
            <w:shd w:val="clear" w:color="000000" w:fill="F5F5F5"/>
            <w:vAlign w:val="center"/>
            <w:hideMark/>
          </w:tcPr>
          <w:p w14:paraId="6788F60A"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17496749</w:t>
            </w:r>
          </w:p>
        </w:tc>
      </w:tr>
      <w:tr w:rsidR="00911378" w:rsidRPr="0076463E" w14:paraId="0404A4EB" w14:textId="77777777" w:rsidTr="00911378">
        <w:trPr>
          <w:trHeight w:val="300"/>
        </w:trPr>
        <w:tc>
          <w:tcPr>
            <w:tcW w:w="928" w:type="dxa"/>
            <w:tcBorders>
              <w:top w:val="nil"/>
              <w:left w:val="nil"/>
              <w:bottom w:val="nil"/>
              <w:right w:val="nil"/>
            </w:tcBorders>
            <w:shd w:val="clear" w:color="000000" w:fill="FFFFFF"/>
            <w:vAlign w:val="center"/>
            <w:hideMark/>
          </w:tcPr>
          <w:p w14:paraId="072A7B29"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25</w:t>
            </w:r>
          </w:p>
        </w:tc>
        <w:tc>
          <w:tcPr>
            <w:tcW w:w="1207" w:type="dxa"/>
            <w:tcBorders>
              <w:top w:val="nil"/>
              <w:left w:val="nil"/>
              <w:bottom w:val="nil"/>
              <w:right w:val="nil"/>
            </w:tcBorders>
            <w:shd w:val="clear" w:color="000000" w:fill="FFFFFF"/>
            <w:vAlign w:val="center"/>
            <w:hideMark/>
          </w:tcPr>
          <w:p w14:paraId="03C3905E"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26/02/2022</w:t>
            </w:r>
          </w:p>
        </w:tc>
        <w:tc>
          <w:tcPr>
            <w:tcW w:w="971" w:type="dxa"/>
            <w:tcBorders>
              <w:top w:val="nil"/>
              <w:left w:val="nil"/>
              <w:bottom w:val="nil"/>
              <w:right w:val="nil"/>
            </w:tcBorders>
            <w:shd w:val="clear" w:color="000000" w:fill="FFFFFF"/>
            <w:vAlign w:val="center"/>
            <w:hideMark/>
          </w:tcPr>
          <w:p w14:paraId="008609AB"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1.72E+07</w:t>
            </w:r>
          </w:p>
        </w:tc>
        <w:tc>
          <w:tcPr>
            <w:tcW w:w="1001" w:type="dxa"/>
            <w:tcBorders>
              <w:top w:val="nil"/>
              <w:left w:val="nil"/>
              <w:bottom w:val="nil"/>
              <w:right w:val="nil"/>
            </w:tcBorders>
            <w:shd w:val="clear" w:color="000000" w:fill="FFFFFF"/>
            <w:vAlign w:val="center"/>
            <w:hideMark/>
          </w:tcPr>
          <w:p w14:paraId="312D9C58"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1.70E+07</w:t>
            </w:r>
          </w:p>
        </w:tc>
        <w:tc>
          <w:tcPr>
            <w:tcW w:w="953" w:type="dxa"/>
            <w:tcBorders>
              <w:top w:val="nil"/>
              <w:left w:val="nil"/>
              <w:bottom w:val="nil"/>
              <w:right w:val="nil"/>
            </w:tcBorders>
            <w:shd w:val="clear" w:color="000000" w:fill="FFFFFF"/>
            <w:vAlign w:val="center"/>
            <w:hideMark/>
          </w:tcPr>
          <w:p w14:paraId="3DD3B0CA"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1.73E+07</w:t>
            </w:r>
          </w:p>
        </w:tc>
        <w:tc>
          <w:tcPr>
            <w:tcW w:w="960" w:type="dxa"/>
            <w:tcBorders>
              <w:top w:val="nil"/>
              <w:left w:val="nil"/>
              <w:bottom w:val="nil"/>
              <w:right w:val="nil"/>
            </w:tcBorders>
            <w:shd w:val="clear" w:color="000000" w:fill="FFFFFF"/>
            <w:vAlign w:val="center"/>
            <w:hideMark/>
          </w:tcPr>
          <w:p w14:paraId="7D320C09"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17519736</w:t>
            </w:r>
          </w:p>
        </w:tc>
      </w:tr>
      <w:tr w:rsidR="00911378" w:rsidRPr="0076463E" w14:paraId="69749FA2" w14:textId="77777777" w:rsidTr="00911378">
        <w:trPr>
          <w:trHeight w:val="300"/>
        </w:trPr>
        <w:tc>
          <w:tcPr>
            <w:tcW w:w="928" w:type="dxa"/>
            <w:tcBorders>
              <w:top w:val="nil"/>
              <w:left w:val="nil"/>
              <w:bottom w:val="nil"/>
              <w:right w:val="nil"/>
            </w:tcBorders>
            <w:shd w:val="clear" w:color="000000" w:fill="F5F5F5"/>
            <w:vAlign w:val="center"/>
            <w:hideMark/>
          </w:tcPr>
          <w:p w14:paraId="4137715C"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26</w:t>
            </w:r>
          </w:p>
        </w:tc>
        <w:tc>
          <w:tcPr>
            <w:tcW w:w="1207" w:type="dxa"/>
            <w:tcBorders>
              <w:top w:val="nil"/>
              <w:left w:val="nil"/>
              <w:bottom w:val="nil"/>
              <w:right w:val="nil"/>
            </w:tcBorders>
            <w:shd w:val="clear" w:color="000000" w:fill="F5F5F5"/>
            <w:vAlign w:val="center"/>
            <w:hideMark/>
          </w:tcPr>
          <w:p w14:paraId="0704B3C9"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27/02/2022</w:t>
            </w:r>
          </w:p>
        </w:tc>
        <w:tc>
          <w:tcPr>
            <w:tcW w:w="971" w:type="dxa"/>
            <w:tcBorders>
              <w:top w:val="nil"/>
              <w:left w:val="nil"/>
              <w:bottom w:val="nil"/>
              <w:right w:val="nil"/>
            </w:tcBorders>
            <w:shd w:val="clear" w:color="000000" w:fill="F5F5F5"/>
            <w:vAlign w:val="center"/>
            <w:hideMark/>
          </w:tcPr>
          <w:p w14:paraId="5A71E5EF"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1.72E+07</w:t>
            </w:r>
          </w:p>
        </w:tc>
        <w:tc>
          <w:tcPr>
            <w:tcW w:w="1001" w:type="dxa"/>
            <w:tcBorders>
              <w:top w:val="nil"/>
              <w:left w:val="nil"/>
              <w:bottom w:val="nil"/>
              <w:right w:val="nil"/>
            </w:tcBorders>
            <w:shd w:val="clear" w:color="000000" w:fill="F5F5F5"/>
            <w:vAlign w:val="center"/>
            <w:hideMark/>
          </w:tcPr>
          <w:p w14:paraId="5E8ED957"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1.69E+07</w:t>
            </w:r>
          </w:p>
        </w:tc>
        <w:tc>
          <w:tcPr>
            <w:tcW w:w="953" w:type="dxa"/>
            <w:tcBorders>
              <w:top w:val="nil"/>
              <w:left w:val="nil"/>
              <w:bottom w:val="nil"/>
              <w:right w:val="nil"/>
            </w:tcBorders>
            <w:shd w:val="clear" w:color="000000" w:fill="F5F5F5"/>
            <w:vAlign w:val="center"/>
            <w:hideMark/>
          </w:tcPr>
          <w:p w14:paraId="2934BE71"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1.73E+07</w:t>
            </w:r>
          </w:p>
        </w:tc>
        <w:tc>
          <w:tcPr>
            <w:tcW w:w="960" w:type="dxa"/>
            <w:tcBorders>
              <w:top w:val="nil"/>
              <w:left w:val="nil"/>
              <w:bottom w:val="nil"/>
              <w:right w:val="nil"/>
            </w:tcBorders>
            <w:shd w:val="clear" w:color="000000" w:fill="F5F5F5"/>
            <w:vAlign w:val="center"/>
            <w:hideMark/>
          </w:tcPr>
          <w:p w14:paraId="677AB4BD"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17548417</w:t>
            </w:r>
          </w:p>
        </w:tc>
      </w:tr>
      <w:tr w:rsidR="00911378" w:rsidRPr="0076463E" w14:paraId="7375FA72" w14:textId="77777777" w:rsidTr="00911378">
        <w:trPr>
          <w:trHeight w:val="300"/>
        </w:trPr>
        <w:tc>
          <w:tcPr>
            <w:tcW w:w="928" w:type="dxa"/>
            <w:tcBorders>
              <w:top w:val="nil"/>
              <w:left w:val="nil"/>
              <w:bottom w:val="nil"/>
              <w:right w:val="nil"/>
            </w:tcBorders>
            <w:shd w:val="clear" w:color="000000" w:fill="FFFFFF"/>
            <w:vAlign w:val="center"/>
            <w:hideMark/>
          </w:tcPr>
          <w:p w14:paraId="3A1CF60C"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27</w:t>
            </w:r>
          </w:p>
        </w:tc>
        <w:tc>
          <w:tcPr>
            <w:tcW w:w="1207" w:type="dxa"/>
            <w:tcBorders>
              <w:top w:val="nil"/>
              <w:left w:val="nil"/>
              <w:bottom w:val="nil"/>
              <w:right w:val="nil"/>
            </w:tcBorders>
            <w:shd w:val="clear" w:color="000000" w:fill="FFFFFF"/>
            <w:vAlign w:val="center"/>
            <w:hideMark/>
          </w:tcPr>
          <w:p w14:paraId="04180F4B"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28/02/2022</w:t>
            </w:r>
          </w:p>
        </w:tc>
        <w:tc>
          <w:tcPr>
            <w:tcW w:w="971" w:type="dxa"/>
            <w:tcBorders>
              <w:top w:val="nil"/>
              <w:left w:val="nil"/>
              <w:bottom w:val="nil"/>
              <w:right w:val="nil"/>
            </w:tcBorders>
            <w:shd w:val="clear" w:color="000000" w:fill="FFFFFF"/>
            <w:vAlign w:val="center"/>
            <w:hideMark/>
          </w:tcPr>
          <w:p w14:paraId="2A0F5710"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1.71E+07</w:t>
            </w:r>
          </w:p>
        </w:tc>
        <w:tc>
          <w:tcPr>
            <w:tcW w:w="1001" w:type="dxa"/>
            <w:tcBorders>
              <w:top w:val="nil"/>
              <w:left w:val="nil"/>
              <w:bottom w:val="nil"/>
              <w:right w:val="nil"/>
            </w:tcBorders>
            <w:shd w:val="clear" w:color="000000" w:fill="FFFFFF"/>
            <w:vAlign w:val="center"/>
            <w:hideMark/>
          </w:tcPr>
          <w:p w14:paraId="298BB7BD"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1.69E+07</w:t>
            </w:r>
          </w:p>
        </w:tc>
        <w:tc>
          <w:tcPr>
            <w:tcW w:w="953" w:type="dxa"/>
            <w:tcBorders>
              <w:top w:val="nil"/>
              <w:left w:val="nil"/>
              <w:bottom w:val="nil"/>
              <w:right w:val="nil"/>
            </w:tcBorders>
            <w:shd w:val="clear" w:color="000000" w:fill="FFFFFF"/>
            <w:vAlign w:val="center"/>
            <w:hideMark/>
          </w:tcPr>
          <w:p w14:paraId="7014869A"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1.73E+07</w:t>
            </w:r>
          </w:p>
        </w:tc>
        <w:tc>
          <w:tcPr>
            <w:tcW w:w="960" w:type="dxa"/>
            <w:tcBorders>
              <w:top w:val="nil"/>
              <w:left w:val="nil"/>
              <w:bottom w:val="nil"/>
              <w:right w:val="nil"/>
            </w:tcBorders>
            <w:shd w:val="clear" w:color="000000" w:fill="FFFFFF"/>
            <w:vAlign w:val="center"/>
            <w:hideMark/>
          </w:tcPr>
          <w:p w14:paraId="5E7CC3F2"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17589547</w:t>
            </w:r>
          </w:p>
        </w:tc>
      </w:tr>
      <w:tr w:rsidR="00911378" w:rsidRPr="0076463E" w14:paraId="5DD0786B" w14:textId="77777777" w:rsidTr="00911378">
        <w:trPr>
          <w:trHeight w:val="300"/>
        </w:trPr>
        <w:tc>
          <w:tcPr>
            <w:tcW w:w="928" w:type="dxa"/>
            <w:tcBorders>
              <w:top w:val="nil"/>
              <w:left w:val="nil"/>
              <w:bottom w:val="nil"/>
              <w:right w:val="nil"/>
            </w:tcBorders>
            <w:shd w:val="clear" w:color="000000" w:fill="F5F5F5"/>
            <w:vAlign w:val="center"/>
            <w:hideMark/>
          </w:tcPr>
          <w:p w14:paraId="1015D7F6"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28</w:t>
            </w:r>
          </w:p>
        </w:tc>
        <w:tc>
          <w:tcPr>
            <w:tcW w:w="1207" w:type="dxa"/>
            <w:tcBorders>
              <w:top w:val="nil"/>
              <w:left w:val="nil"/>
              <w:bottom w:val="nil"/>
              <w:right w:val="nil"/>
            </w:tcBorders>
            <w:shd w:val="clear" w:color="000000" w:fill="F5F5F5"/>
            <w:vAlign w:val="center"/>
            <w:hideMark/>
          </w:tcPr>
          <w:p w14:paraId="310AA540"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01/03/2022</w:t>
            </w:r>
          </w:p>
        </w:tc>
        <w:tc>
          <w:tcPr>
            <w:tcW w:w="971" w:type="dxa"/>
            <w:tcBorders>
              <w:top w:val="nil"/>
              <w:left w:val="nil"/>
              <w:bottom w:val="nil"/>
              <w:right w:val="nil"/>
            </w:tcBorders>
            <w:shd w:val="clear" w:color="000000" w:fill="F5F5F5"/>
            <w:vAlign w:val="center"/>
            <w:hideMark/>
          </w:tcPr>
          <w:p w14:paraId="00725A87"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1.72E+07</w:t>
            </w:r>
          </w:p>
        </w:tc>
        <w:tc>
          <w:tcPr>
            <w:tcW w:w="1001" w:type="dxa"/>
            <w:tcBorders>
              <w:top w:val="nil"/>
              <w:left w:val="nil"/>
              <w:bottom w:val="nil"/>
              <w:right w:val="nil"/>
            </w:tcBorders>
            <w:shd w:val="clear" w:color="000000" w:fill="F5F5F5"/>
            <w:vAlign w:val="center"/>
            <w:hideMark/>
          </w:tcPr>
          <w:p w14:paraId="3E078B17"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1.70E+07</w:t>
            </w:r>
          </w:p>
        </w:tc>
        <w:tc>
          <w:tcPr>
            <w:tcW w:w="953" w:type="dxa"/>
            <w:tcBorders>
              <w:top w:val="nil"/>
              <w:left w:val="nil"/>
              <w:bottom w:val="nil"/>
              <w:right w:val="nil"/>
            </w:tcBorders>
            <w:shd w:val="clear" w:color="000000" w:fill="F5F5F5"/>
            <w:vAlign w:val="center"/>
            <w:hideMark/>
          </w:tcPr>
          <w:p w14:paraId="426FC4FA"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1.74E+07</w:t>
            </w:r>
          </w:p>
        </w:tc>
        <w:tc>
          <w:tcPr>
            <w:tcW w:w="960" w:type="dxa"/>
            <w:tcBorders>
              <w:top w:val="nil"/>
              <w:left w:val="nil"/>
              <w:bottom w:val="nil"/>
              <w:right w:val="nil"/>
            </w:tcBorders>
            <w:shd w:val="clear" w:color="000000" w:fill="F5F5F5"/>
            <w:vAlign w:val="center"/>
            <w:hideMark/>
          </w:tcPr>
          <w:p w14:paraId="54E48508"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17630861</w:t>
            </w:r>
          </w:p>
        </w:tc>
      </w:tr>
      <w:tr w:rsidR="00911378" w:rsidRPr="0076463E" w14:paraId="314247B3" w14:textId="77777777" w:rsidTr="00911378">
        <w:trPr>
          <w:trHeight w:val="300"/>
        </w:trPr>
        <w:tc>
          <w:tcPr>
            <w:tcW w:w="928" w:type="dxa"/>
            <w:tcBorders>
              <w:top w:val="nil"/>
              <w:left w:val="nil"/>
              <w:bottom w:val="nil"/>
              <w:right w:val="nil"/>
            </w:tcBorders>
            <w:shd w:val="clear" w:color="000000" w:fill="FFFFFF"/>
            <w:vAlign w:val="center"/>
            <w:hideMark/>
          </w:tcPr>
          <w:p w14:paraId="21A88C05"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29</w:t>
            </w:r>
          </w:p>
        </w:tc>
        <w:tc>
          <w:tcPr>
            <w:tcW w:w="1207" w:type="dxa"/>
            <w:tcBorders>
              <w:top w:val="nil"/>
              <w:left w:val="nil"/>
              <w:bottom w:val="nil"/>
              <w:right w:val="nil"/>
            </w:tcBorders>
            <w:shd w:val="clear" w:color="000000" w:fill="FFFFFF"/>
            <w:vAlign w:val="center"/>
            <w:hideMark/>
          </w:tcPr>
          <w:p w14:paraId="5A106BEA"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02/03/2022</w:t>
            </w:r>
          </w:p>
        </w:tc>
        <w:tc>
          <w:tcPr>
            <w:tcW w:w="971" w:type="dxa"/>
            <w:tcBorders>
              <w:top w:val="nil"/>
              <w:left w:val="nil"/>
              <w:bottom w:val="nil"/>
              <w:right w:val="nil"/>
            </w:tcBorders>
            <w:shd w:val="clear" w:color="000000" w:fill="FFFFFF"/>
            <w:vAlign w:val="center"/>
            <w:hideMark/>
          </w:tcPr>
          <w:p w14:paraId="4308D084"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1.72E+07</w:t>
            </w:r>
          </w:p>
        </w:tc>
        <w:tc>
          <w:tcPr>
            <w:tcW w:w="1001" w:type="dxa"/>
            <w:tcBorders>
              <w:top w:val="nil"/>
              <w:left w:val="nil"/>
              <w:bottom w:val="nil"/>
              <w:right w:val="nil"/>
            </w:tcBorders>
            <w:shd w:val="clear" w:color="000000" w:fill="FFFFFF"/>
            <w:vAlign w:val="center"/>
            <w:hideMark/>
          </w:tcPr>
          <w:p w14:paraId="44342FFE"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1.70E+07</w:t>
            </w:r>
          </w:p>
        </w:tc>
        <w:tc>
          <w:tcPr>
            <w:tcW w:w="953" w:type="dxa"/>
            <w:tcBorders>
              <w:top w:val="nil"/>
              <w:left w:val="nil"/>
              <w:bottom w:val="nil"/>
              <w:right w:val="nil"/>
            </w:tcBorders>
            <w:shd w:val="clear" w:color="000000" w:fill="FFFFFF"/>
            <w:vAlign w:val="center"/>
            <w:hideMark/>
          </w:tcPr>
          <w:p w14:paraId="21220D86"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1.74E+07</w:t>
            </w:r>
          </w:p>
        </w:tc>
        <w:tc>
          <w:tcPr>
            <w:tcW w:w="960" w:type="dxa"/>
            <w:tcBorders>
              <w:top w:val="nil"/>
              <w:left w:val="nil"/>
              <w:bottom w:val="nil"/>
              <w:right w:val="nil"/>
            </w:tcBorders>
            <w:shd w:val="clear" w:color="000000" w:fill="FFFFFF"/>
            <w:vAlign w:val="center"/>
            <w:hideMark/>
          </w:tcPr>
          <w:p w14:paraId="326D96E3"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17673589</w:t>
            </w:r>
          </w:p>
        </w:tc>
      </w:tr>
      <w:tr w:rsidR="00911378" w:rsidRPr="0076463E" w14:paraId="6553603A" w14:textId="77777777" w:rsidTr="00911378">
        <w:trPr>
          <w:trHeight w:val="300"/>
        </w:trPr>
        <w:tc>
          <w:tcPr>
            <w:tcW w:w="928" w:type="dxa"/>
            <w:tcBorders>
              <w:top w:val="nil"/>
              <w:left w:val="nil"/>
              <w:bottom w:val="nil"/>
              <w:right w:val="nil"/>
            </w:tcBorders>
            <w:shd w:val="clear" w:color="000000" w:fill="F5F5F5"/>
            <w:vAlign w:val="center"/>
            <w:hideMark/>
          </w:tcPr>
          <w:p w14:paraId="56C57192"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30</w:t>
            </w:r>
          </w:p>
        </w:tc>
        <w:tc>
          <w:tcPr>
            <w:tcW w:w="1207" w:type="dxa"/>
            <w:tcBorders>
              <w:top w:val="nil"/>
              <w:left w:val="nil"/>
              <w:bottom w:val="nil"/>
              <w:right w:val="nil"/>
            </w:tcBorders>
            <w:shd w:val="clear" w:color="000000" w:fill="F5F5F5"/>
            <w:vAlign w:val="center"/>
            <w:hideMark/>
          </w:tcPr>
          <w:p w14:paraId="6FA2DC2E"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02/04/2022</w:t>
            </w:r>
          </w:p>
        </w:tc>
        <w:tc>
          <w:tcPr>
            <w:tcW w:w="971" w:type="dxa"/>
            <w:tcBorders>
              <w:top w:val="nil"/>
              <w:left w:val="nil"/>
              <w:bottom w:val="nil"/>
              <w:right w:val="nil"/>
            </w:tcBorders>
            <w:shd w:val="clear" w:color="000000" w:fill="F5F5F5"/>
            <w:vAlign w:val="center"/>
            <w:hideMark/>
          </w:tcPr>
          <w:p w14:paraId="55E5D15D"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1.98E+07</w:t>
            </w:r>
          </w:p>
        </w:tc>
        <w:tc>
          <w:tcPr>
            <w:tcW w:w="1001" w:type="dxa"/>
            <w:tcBorders>
              <w:top w:val="nil"/>
              <w:left w:val="nil"/>
              <w:bottom w:val="nil"/>
              <w:right w:val="nil"/>
            </w:tcBorders>
            <w:shd w:val="clear" w:color="000000" w:fill="F5F5F5"/>
            <w:vAlign w:val="center"/>
            <w:hideMark/>
          </w:tcPr>
          <w:p w14:paraId="6C9DB1FA"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1.97E+07</w:t>
            </w:r>
          </w:p>
        </w:tc>
        <w:tc>
          <w:tcPr>
            <w:tcW w:w="953" w:type="dxa"/>
            <w:tcBorders>
              <w:top w:val="nil"/>
              <w:left w:val="nil"/>
              <w:bottom w:val="nil"/>
              <w:right w:val="nil"/>
            </w:tcBorders>
            <w:shd w:val="clear" w:color="000000" w:fill="F5F5F5"/>
            <w:vAlign w:val="center"/>
            <w:hideMark/>
          </w:tcPr>
          <w:p w14:paraId="78C1B1D0"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1.99E+07</w:t>
            </w:r>
          </w:p>
        </w:tc>
        <w:tc>
          <w:tcPr>
            <w:tcW w:w="960" w:type="dxa"/>
            <w:tcBorders>
              <w:top w:val="nil"/>
              <w:left w:val="nil"/>
              <w:bottom w:val="nil"/>
              <w:right w:val="nil"/>
            </w:tcBorders>
            <w:shd w:val="clear" w:color="000000" w:fill="F5F5F5"/>
            <w:vAlign w:val="center"/>
            <w:hideMark/>
          </w:tcPr>
          <w:p w14:paraId="39CF6B47"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19792942</w:t>
            </w:r>
          </w:p>
        </w:tc>
      </w:tr>
      <w:tr w:rsidR="00911378" w:rsidRPr="0076463E" w14:paraId="3B04FD38" w14:textId="77777777" w:rsidTr="00911378">
        <w:trPr>
          <w:trHeight w:val="300"/>
        </w:trPr>
        <w:tc>
          <w:tcPr>
            <w:tcW w:w="928" w:type="dxa"/>
            <w:tcBorders>
              <w:top w:val="nil"/>
              <w:left w:val="nil"/>
              <w:bottom w:val="nil"/>
              <w:right w:val="nil"/>
            </w:tcBorders>
            <w:shd w:val="clear" w:color="000000" w:fill="FFFFFF"/>
            <w:vAlign w:val="center"/>
            <w:hideMark/>
          </w:tcPr>
          <w:p w14:paraId="4A9F7E51"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31</w:t>
            </w:r>
          </w:p>
        </w:tc>
        <w:tc>
          <w:tcPr>
            <w:tcW w:w="1207" w:type="dxa"/>
            <w:tcBorders>
              <w:top w:val="nil"/>
              <w:left w:val="nil"/>
              <w:bottom w:val="nil"/>
              <w:right w:val="nil"/>
            </w:tcBorders>
            <w:shd w:val="clear" w:color="000000" w:fill="FFFFFF"/>
            <w:vAlign w:val="center"/>
            <w:hideMark/>
          </w:tcPr>
          <w:p w14:paraId="63BDBCD2"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03/04/2022</w:t>
            </w:r>
          </w:p>
        </w:tc>
        <w:tc>
          <w:tcPr>
            <w:tcW w:w="971" w:type="dxa"/>
            <w:tcBorders>
              <w:top w:val="nil"/>
              <w:left w:val="nil"/>
              <w:bottom w:val="nil"/>
              <w:right w:val="nil"/>
            </w:tcBorders>
            <w:shd w:val="clear" w:color="000000" w:fill="FFFFFF"/>
            <w:vAlign w:val="center"/>
            <w:hideMark/>
          </w:tcPr>
          <w:p w14:paraId="0101A480"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1.98E+07</w:t>
            </w:r>
          </w:p>
        </w:tc>
        <w:tc>
          <w:tcPr>
            <w:tcW w:w="1001" w:type="dxa"/>
            <w:tcBorders>
              <w:top w:val="nil"/>
              <w:left w:val="nil"/>
              <w:bottom w:val="nil"/>
              <w:right w:val="nil"/>
            </w:tcBorders>
            <w:shd w:val="clear" w:color="000000" w:fill="FFFFFF"/>
            <w:vAlign w:val="center"/>
            <w:hideMark/>
          </w:tcPr>
          <w:p w14:paraId="37107EAB"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1.98E+07</w:t>
            </w:r>
          </w:p>
        </w:tc>
        <w:tc>
          <w:tcPr>
            <w:tcW w:w="953" w:type="dxa"/>
            <w:tcBorders>
              <w:top w:val="nil"/>
              <w:left w:val="nil"/>
              <w:bottom w:val="nil"/>
              <w:right w:val="nil"/>
            </w:tcBorders>
            <w:shd w:val="clear" w:color="000000" w:fill="FFFFFF"/>
            <w:vAlign w:val="center"/>
            <w:hideMark/>
          </w:tcPr>
          <w:p w14:paraId="0ED83A7F"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1.99E+07</w:t>
            </w:r>
          </w:p>
        </w:tc>
        <w:tc>
          <w:tcPr>
            <w:tcW w:w="960" w:type="dxa"/>
            <w:tcBorders>
              <w:top w:val="nil"/>
              <w:left w:val="nil"/>
              <w:bottom w:val="nil"/>
              <w:right w:val="nil"/>
            </w:tcBorders>
            <w:shd w:val="clear" w:color="000000" w:fill="FFFFFF"/>
            <w:vAlign w:val="center"/>
            <w:hideMark/>
          </w:tcPr>
          <w:p w14:paraId="1848C6F2"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19833868</w:t>
            </w:r>
          </w:p>
        </w:tc>
      </w:tr>
      <w:tr w:rsidR="00911378" w:rsidRPr="0076463E" w14:paraId="2799A828" w14:textId="77777777" w:rsidTr="00911378">
        <w:trPr>
          <w:trHeight w:val="300"/>
        </w:trPr>
        <w:tc>
          <w:tcPr>
            <w:tcW w:w="928" w:type="dxa"/>
            <w:tcBorders>
              <w:top w:val="nil"/>
              <w:left w:val="nil"/>
              <w:bottom w:val="nil"/>
              <w:right w:val="nil"/>
            </w:tcBorders>
            <w:shd w:val="clear" w:color="000000" w:fill="F5F5F5"/>
            <w:vAlign w:val="center"/>
            <w:hideMark/>
          </w:tcPr>
          <w:p w14:paraId="497315E0"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32</w:t>
            </w:r>
          </w:p>
        </w:tc>
        <w:tc>
          <w:tcPr>
            <w:tcW w:w="1207" w:type="dxa"/>
            <w:tcBorders>
              <w:top w:val="nil"/>
              <w:left w:val="nil"/>
              <w:bottom w:val="nil"/>
              <w:right w:val="nil"/>
            </w:tcBorders>
            <w:shd w:val="clear" w:color="000000" w:fill="F5F5F5"/>
            <w:vAlign w:val="center"/>
            <w:hideMark/>
          </w:tcPr>
          <w:p w14:paraId="5F1B059E"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04/04/2022</w:t>
            </w:r>
          </w:p>
        </w:tc>
        <w:tc>
          <w:tcPr>
            <w:tcW w:w="971" w:type="dxa"/>
            <w:tcBorders>
              <w:top w:val="nil"/>
              <w:left w:val="nil"/>
              <w:bottom w:val="nil"/>
              <w:right w:val="nil"/>
            </w:tcBorders>
            <w:shd w:val="clear" w:color="000000" w:fill="F5F5F5"/>
            <w:vAlign w:val="center"/>
            <w:hideMark/>
          </w:tcPr>
          <w:p w14:paraId="2AB37709"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1.99E+07</w:t>
            </w:r>
          </w:p>
        </w:tc>
        <w:tc>
          <w:tcPr>
            <w:tcW w:w="1001" w:type="dxa"/>
            <w:tcBorders>
              <w:top w:val="nil"/>
              <w:left w:val="nil"/>
              <w:bottom w:val="nil"/>
              <w:right w:val="nil"/>
            </w:tcBorders>
            <w:shd w:val="clear" w:color="000000" w:fill="F5F5F5"/>
            <w:vAlign w:val="center"/>
            <w:hideMark/>
          </w:tcPr>
          <w:p w14:paraId="41EA58AE"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1.98E+07</w:t>
            </w:r>
          </w:p>
        </w:tc>
        <w:tc>
          <w:tcPr>
            <w:tcW w:w="953" w:type="dxa"/>
            <w:tcBorders>
              <w:top w:val="nil"/>
              <w:left w:val="nil"/>
              <w:bottom w:val="nil"/>
              <w:right w:val="nil"/>
            </w:tcBorders>
            <w:shd w:val="clear" w:color="000000" w:fill="F5F5F5"/>
            <w:vAlign w:val="center"/>
            <w:hideMark/>
          </w:tcPr>
          <w:p w14:paraId="5658DED4"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1.99E+07</w:t>
            </w:r>
          </w:p>
        </w:tc>
        <w:tc>
          <w:tcPr>
            <w:tcW w:w="960" w:type="dxa"/>
            <w:tcBorders>
              <w:top w:val="nil"/>
              <w:left w:val="nil"/>
              <w:bottom w:val="nil"/>
              <w:right w:val="nil"/>
            </w:tcBorders>
            <w:shd w:val="clear" w:color="000000" w:fill="F5F5F5"/>
            <w:vAlign w:val="center"/>
            <w:hideMark/>
          </w:tcPr>
          <w:p w14:paraId="2A696021"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19885801</w:t>
            </w:r>
          </w:p>
        </w:tc>
      </w:tr>
      <w:tr w:rsidR="00911378" w:rsidRPr="0076463E" w14:paraId="05919891" w14:textId="77777777" w:rsidTr="00911378">
        <w:trPr>
          <w:trHeight w:val="300"/>
        </w:trPr>
        <w:tc>
          <w:tcPr>
            <w:tcW w:w="928" w:type="dxa"/>
            <w:tcBorders>
              <w:top w:val="nil"/>
              <w:left w:val="nil"/>
              <w:bottom w:val="nil"/>
              <w:right w:val="nil"/>
            </w:tcBorders>
            <w:shd w:val="clear" w:color="000000" w:fill="FFFFFF"/>
            <w:vAlign w:val="center"/>
            <w:hideMark/>
          </w:tcPr>
          <w:p w14:paraId="4CD4DC06"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33</w:t>
            </w:r>
          </w:p>
        </w:tc>
        <w:tc>
          <w:tcPr>
            <w:tcW w:w="1207" w:type="dxa"/>
            <w:tcBorders>
              <w:top w:val="nil"/>
              <w:left w:val="nil"/>
              <w:bottom w:val="nil"/>
              <w:right w:val="nil"/>
            </w:tcBorders>
            <w:shd w:val="clear" w:color="000000" w:fill="FFFFFF"/>
            <w:vAlign w:val="center"/>
            <w:hideMark/>
          </w:tcPr>
          <w:p w14:paraId="1D09B5B0"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05/04/2022</w:t>
            </w:r>
          </w:p>
        </w:tc>
        <w:tc>
          <w:tcPr>
            <w:tcW w:w="971" w:type="dxa"/>
            <w:tcBorders>
              <w:top w:val="nil"/>
              <w:left w:val="nil"/>
              <w:bottom w:val="nil"/>
              <w:right w:val="nil"/>
            </w:tcBorders>
            <w:shd w:val="clear" w:color="000000" w:fill="FFFFFF"/>
            <w:vAlign w:val="center"/>
            <w:hideMark/>
          </w:tcPr>
          <w:p w14:paraId="188BDCCF"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1.99E+07</w:t>
            </w:r>
          </w:p>
        </w:tc>
        <w:tc>
          <w:tcPr>
            <w:tcW w:w="1001" w:type="dxa"/>
            <w:tcBorders>
              <w:top w:val="nil"/>
              <w:left w:val="nil"/>
              <w:bottom w:val="nil"/>
              <w:right w:val="nil"/>
            </w:tcBorders>
            <w:shd w:val="clear" w:color="000000" w:fill="FFFFFF"/>
            <w:vAlign w:val="center"/>
            <w:hideMark/>
          </w:tcPr>
          <w:p w14:paraId="48A2A9B2"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1.99E+07</w:t>
            </w:r>
          </w:p>
        </w:tc>
        <w:tc>
          <w:tcPr>
            <w:tcW w:w="953" w:type="dxa"/>
            <w:tcBorders>
              <w:top w:val="nil"/>
              <w:left w:val="nil"/>
              <w:bottom w:val="nil"/>
              <w:right w:val="nil"/>
            </w:tcBorders>
            <w:shd w:val="clear" w:color="000000" w:fill="FFFFFF"/>
            <w:vAlign w:val="center"/>
            <w:hideMark/>
          </w:tcPr>
          <w:p w14:paraId="2354E9DB"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2.00E+07</w:t>
            </w:r>
          </w:p>
        </w:tc>
        <w:tc>
          <w:tcPr>
            <w:tcW w:w="960" w:type="dxa"/>
            <w:tcBorders>
              <w:top w:val="nil"/>
              <w:left w:val="nil"/>
              <w:bottom w:val="nil"/>
              <w:right w:val="nil"/>
            </w:tcBorders>
            <w:shd w:val="clear" w:color="000000" w:fill="FFFFFF"/>
            <w:vAlign w:val="center"/>
            <w:hideMark/>
          </w:tcPr>
          <w:p w14:paraId="0B9C4862"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19933208</w:t>
            </w:r>
          </w:p>
        </w:tc>
      </w:tr>
      <w:tr w:rsidR="00911378" w:rsidRPr="0076463E" w14:paraId="3DD15835" w14:textId="77777777" w:rsidTr="00911378">
        <w:trPr>
          <w:trHeight w:val="300"/>
        </w:trPr>
        <w:tc>
          <w:tcPr>
            <w:tcW w:w="928" w:type="dxa"/>
            <w:tcBorders>
              <w:top w:val="nil"/>
              <w:left w:val="nil"/>
              <w:bottom w:val="nil"/>
              <w:right w:val="nil"/>
            </w:tcBorders>
            <w:shd w:val="clear" w:color="000000" w:fill="F5F5F5"/>
            <w:vAlign w:val="center"/>
            <w:hideMark/>
          </w:tcPr>
          <w:p w14:paraId="3D96B8A9"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34</w:t>
            </w:r>
          </w:p>
        </w:tc>
        <w:tc>
          <w:tcPr>
            <w:tcW w:w="1207" w:type="dxa"/>
            <w:tcBorders>
              <w:top w:val="nil"/>
              <w:left w:val="nil"/>
              <w:bottom w:val="nil"/>
              <w:right w:val="nil"/>
            </w:tcBorders>
            <w:shd w:val="clear" w:color="000000" w:fill="F5F5F5"/>
            <w:vAlign w:val="center"/>
            <w:hideMark/>
          </w:tcPr>
          <w:p w14:paraId="5A36F7E5"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06/04/2022</w:t>
            </w:r>
          </w:p>
        </w:tc>
        <w:tc>
          <w:tcPr>
            <w:tcW w:w="971" w:type="dxa"/>
            <w:tcBorders>
              <w:top w:val="nil"/>
              <w:left w:val="nil"/>
              <w:bottom w:val="nil"/>
              <w:right w:val="nil"/>
            </w:tcBorders>
            <w:shd w:val="clear" w:color="000000" w:fill="F5F5F5"/>
            <w:vAlign w:val="center"/>
            <w:hideMark/>
          </w:tcPr>
          <w:p w14:paraId="09D0F77E"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1.99E+07</w:t>
            </w:r>
          </w:p>
        </w:tc>
        <w:tc>
          <w:tcPr>
            <w:tcW w:w="1001" w:type="dxa"/>
            <w:tcBorders>
              <w:top w:val="nil"/>
              <w:left w:val="nil"/>
              <w:bottom w:val="nil"/>
              <w:right w:val="nil"/>
            </w:tcBorders>
            <w:shd w:val="clear" w:color="000000" w:fill="F5F5F5"/>
            <w:vAlign w:val="center"/>
            <w:hideMark/>
          </w:tcPr>
          <w:p w14:paraId="30B35472"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1.99E+07</w:t>
            </w:r>
          </w:p>
        </w:tc>
        <w:tc>
          <w:tcPr>
            <w:tcW w:w="953" w:type="dxa"/>
            <w:tcBorders>
              <w:top w:val="nil"/>
              <w:left w:val="nil"/>
              <w:bottom w:val="nil"/>
              <w:right w:val="nil"/>
            </w:tcBorders>
            <w:shd w:val="clear" w:color="000000" w:fill="F5F5F5"/>
            <w:vAlign w:val="center"/>
            <w:hideMark/>
          </w:tcPr>
          <w:p w14:paraId="6ABB71AD"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2.00E+07</w:t>
            </w:r>
          </w:p>
        </w:tc>
        <w:tc>
          <w:tcPr>
            <w:tcW w:w="960" w:type="dxa"/>
            <w:tcBorders>
              <w:top w:val="nil"/>
              <w:left w:val="nil"/>
              <w:bottom w:val="nil"/>
              <w:right w:val="nil"/>
            </w:tcBorders>
            <w:shd w:val="clear" w:color="000000" w:fill="F5F5F5"/>
            <w:vAlign w:val="center"/>
            <w:hideMark/>
          </w:tcPr>
          <w:p w14:paraId="3404F901"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19976520</w:t>
            </w:r>
          </w:p>
        </w:tc>
      </w:tr>
      <w:tr w:rsidR="00911378" w:rsidRPr="0076463E" w14:paraId="049A4D4E" w14:textId="77777777" w:rsidTr="00911378">
        <w:trPr>
          <w:trHeight w:val="300"/>
        </w:trPr>
        <w:tc>
          <w:tcPr>
            <w:tcW w:w="928" w:type="dxa"/>
            <w:tcBorders>
              <w:top w:val="nil"/>
              <w:left w:val="nil"/>
              <w:bottom w:val="nil"/>
              <w:right w:val="nil"/>
            </w:tcBorders>
            <w:shd w:val="clear" w:color="000000" w:fill="FFFFFF"/>
            <w:vAlign w:val="center"/>
            <w:hideMark/>
          </w:tcPr>
          <w:p w14:paraId="2331AF9D"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35</w:t>
            </w:r>
          </w:p>
        </w:tc>
        <w:tc>
          <w:tcPr>
            <w:tcW w:w="1207" w:type="dxa"/>
            <w:tcBorders>
              <w:top w:val="nil"/>
              <w:left w:val="nil"/>
              <w:bottom w:val="nil"/>
              <w:right w:val="nil"/>
            </w:tcBorders>
            <w:shd w:val="clear" w:color="000000" w:fill="FFFFFF"/>
            <w:vAlign w:val="center"/>
            <w:hideMark/>
          </w:tcPr>
          <w:p w14:paraId="442AE304"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07/04/2022</w:t>
            </w:r>
          </w:p>
        </w:tc>
        <w:tc>
          <w:tcPr>
            <w:tcW w:w="971" w:type="dxa"/>
            <w:tcBorders>
              <w:top w:val="nil"/>
              <w:left w:val="nil"/>
              <w:bottom w:val="nil"/>
              <w:right w:val="nil"/>
            </w:tcBorders>
            <w:shd w:val="clear" w:color="000000" w:fill="FFFFFF"/>
            <w:vAlign w:val="center"/>
            <w:hideMark/>
          </w:tcPr>
          <w:p w14:paraId="3C53E725"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2.00E+07</w:t>
            </w:r>
          </w:p>
        </w:tc>
        <w:tc>
          <w:tcPr>
            <w:tcW w:w="1001" w:type="dxa"/>
            <w:tcBorders>
              <w:top w:val="nil"/>
              <w:left w:val="nil"/>
              <w:bottom w:val="nil"/>
              <w:right w:val="nil"/>
            </w:tcBorders>
            <w:shd w:val="clear" w:color="000000" w:fill="FFFFFF"/>
            <w:vAlign w:val="center"/>
            <w:hideMark/>
          </w:tcPr>
          <w:p w14:paraId="79D75659"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1.99E+07</w:t>
            </w:r>
          </w:p>
        </w:tc>
        <w:tc>
          <w:tcPr>
            <w:tcW w:w="953" w:type="dxa"/>
            <w:tcBorders>
              <w:top w:val="nil"/>
              <w:left w:val="nil"/>
              <w:bottom w:val="nil"/>
              <w:right w:val="nil"/>
            </w:tcBorders>
            <w:shd w:val="clear" w:color="000000" w:fill="FFFFFF"/>
            <w:vAlign w:val="center"/>
            <w:hideMark/>
          </w:tcPr>
          <w:p w14:paraId="5518815A"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2.00E+07</w:t>
            </w:r>
          </w:p>
        </w:tc>
        <w:tc>
          <w:tcPr>
            <w:tcW w:w="960" w:type="dxa"/>
            <w:tcBorders>
              <w:top w:val="nil"/>
              <w:left w:val="nil"/>
              <w:bottom w:val="nil"/>
              <w:right w:val="nil"/>
            </w:tcBorders>
            <w:shd w:val="clear" w:color="000000" w:fill="FFFFFF"/>
            <w:vAlign w:val="center"/>
            <w:hideMark/>
          </w:tcPr>
          <w:p w14:paraId="28273EA0"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20013939</w:t>
            </w:r>
          </w:p>
        </w:tc>
      </w:tr>
      <w:tr w:rsidR="00911378" w:rsidRPr="0076463E" w14:paraId="59867F88" w14:textId="77777777" w:rsidTr="00911378">
        <w:trPr>
          <w:trHeight w:val="300"/>
        </w:trPr>
        <w:tc>
          <w:tcPr>
            <w:tcW w:w="928" w:type="dxa"/>
            <w:tcBorders>
              <w:top w:val="nil"/>
              <w:left w:val="nil"/>
              <w:bottom w:val="nil"/>
              <w:right w:val="nil"/>
            </w:tcBorders>
            <w:shd w:val="clear" w:color="000000" w:fill="F5F5F5"/>
            <w:vAlign w:val="center"/>
            <w:hideMark/>
          </w:tcPr>
          <w:p w14:paraId="2E946043"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lastRenderedPageBreak/>
              <w:t>36</w:t>
            </w:r>
          </w:p>
        </w:tc>
        <w:tc>
          <w:tcPr>
            <w:tcW w:w="1207" w:type="dxa"/>
            <w:tcBorders>
              <w:top w:val="nil"/>
              <w:left w:val="nil"/>
              <w:bottom w:val="nil"/>
              <w:right w:val="nil"/>
            </w:tcBorders>
            <w:shd w:val="clear" w:color="000000" w:fill="F5F5F5"/>
            <w:vAlign w:val="center"/>
            <w:hideMark/>
          </w:tcPr>
          <w:p w14:paraId="0D3DA34A"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08/04/2022</w:t>
            </w:r>
          </w:p>
        </w:tc>
        <w:tc>
          <w:tcPr>
            <w:tcW w:w="971" w:type="dxa"/>
            <w:tcBorders>
              <w:top w:val="nil"/>
              <w:left w:val="nil"/>
              <w:bottom w:val="nil"/>
              <w:right w:val="nil"/>
            </w:tcBorders>
            <w:shd w:val="clear" w:color="000000" w:fill="F5F5F5"/>
            <w:vAlign w:val="center"/>
            <w:hideMark/>
          </w:tcPr>
          <w:p w14:paraId="10AE0329"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2.00E+07</w:t>
            </w:r>
          </w:p>
        </w:tc>
        <w:tc>
          <w:tcPr>
            <w:tcW w:w="1001" w:type="dxa"/>
            <w:tcBorders>
              <w:top w:val="nil"/>
              <w:left w:val="nil"/>
              <w:bottom w:val="nil"/>
              <w:right w:val="nil"/>
            </w:tcBorders>
            <w:shd w:val="clear" w:color="000000" w:fill="F5F5F5"/>
            <w:vAlign w:val="center"/>
            <w:hideMark/>
          </w:tcPr>
          <w:p w14:paraId="7EBBF4FD"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1.99E+07</w:t>
            </w:r>
          </w:p>
        </w:tc>
        <w:tc>
          <w:tcPr>
            <w:tcW w:w="953" w:type="dxa"/>
            <w:tcBorders>
              <w:top w:val="nil"/>
              <w:left w:val="nil"/>
              <w:bottom w:val="nil"/>
              <w:right w:val="nil"/>
            </w:tcBorders>
            <w:shd w:val="clear" w:color="000000" w:fill="F5F5F5"/>
            <w:vAlign w:val="center"/>
            <w:hideMark/>
          </w:tcPr>
          <w:p w14:paraId="0BB2777D"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2.01E+07</w:t>
            </w:r>
          </w:p>
        </w:tc>
        <w:tc>
          <w:tcPr>
            <w:tcW w:w="960" w:type="dxa"/>
            <w:tcBorders>
              <w:top w:val="nil"/>
              <w:left w:val="nil"/>
              <w:bottom w:val="nil"/>
              <w:right w:val="nil"/>
            </w:tcBorders>
            <w:shd w:val="clear" w:color="000000" w:fill="F5F5F5"/>
            <w:vAlign w:val="center"/>
            <w:hideMark/>
          </w:tcPr>
          <w:p w14:paraId="589EA756"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20045935</w:t>
            </w:r>
          </w:p>
        </w:tc>
      </w:tr>
      <w:tr w:rsidR="00911378" w:rsidRPr="0076463E" w14:paraId="59BF9F0F" w14:textId="77777777" w:rsidTr="00911378">
        <w:trPr>
          <w:trHeight w:val="300"/>
        </w:trPr>
        <w:tc>
          <w:tcPr>
            <w:tcW w:w="928" w:type="dxa"/>
            <w:tcBorders>
              <w:top w:val="nil"/>
              <w:left w:val="nil"/>
              <w:bottom w:val="nil"/>
              <w:right w:val="nil"/>
            </w:tcBorders>
            <w:shd w:val="clear" w:color="000000" w:fill="FFFFFF"/>
            <w:vAlign w:val="center"/>
            <w:hideMark/>
          </w:tcPr>
          <w:p w14:paraId="17D776D3"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37</w:t>
            </w:r>
          </w:p>
        </w:tc>
        <w:tc>
          <w:tcPr>
            <w:tcW w:w="1207" w:type="dxa"/>
            <w:tcBorders>
              <w:top w:val="nil"/>
              <w:left w:val="nil"/>
              <w:bottom w:val="nil"/>
              <w:right w:val="nil"/>
            </w:tcBorders>
            <w:shd w:val="clear" w:color="000000" w:fill="FFFFFF"/>
            <w:vAlign w:val="center"/>
            <w:hideMark/>
          </w:tcPr>
          <w:p w14:paraId="3FF63E24"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09/04/2022</w:t>
            </w:r>
          </w:p>
        </w:tc>
        <w:tc>
          <w:tcPr>
            <w:tcW w:w="971" w:type="dxa"/>
            <w:tcBorders>
              <w:top w:val="nil"/>
              <w:left w:val="nil"/>
              <w:bottom w:val="nil"/>
              <w:right w:val="nil"/>
            </w:tcBorders>
            <w:shd w:val="clear" w:color="000000" w:fill="FFFFFF"/>
            <w:vAlign w:val="center"/>
            <w:hideMark/>
          </w:tcPr>
          <w:p w14:paraId="64BABB79"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2.00E+07</w:t>
            </w:r>
          </w:p>
        </w:tc>
        <w:tc>
          <w:tcPr>
            <w:tcW w:w="1001" w:type="dxa"/>
            <w:tcBorders>
              <w:top w:val="nil"/>
              <w:left w:val="nil"/>
              <w:bottom w:val="nil"/>
              <w:right w:val="nil"/>
            </w:tcBorders>
            <w:shd w:val="clear" w:color="000000" w:fill="FFFFFF"/>
            <w:vAlign w:val="center"/>
            <w:hideMark/>
          </w:tcPr>
          <w:p w14:paraId="6AB70D56"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1.99E+07</w:t>
            </w:r>
          </w:p>
        </w:tc>
        <w:tc>
          <w:tcPr>
            <w:tcW w:w="953" w:type="dxa"/>
            <w:tcBorders>
              <w:top w:val="nil"/>
              <w:left w:val="nil"/>
              <w:bottom w:val="nil"/>
              <w:right w:val="nil"/>
            </w:tcBorders>
            <w:shd w:val="clear" w:color="000000" w:fill="FFFFFF"/>
            <w:vAlign w:val="center"/>
            <w:hideMark/>
          </w:tcPr>
          <w:p w14:paraId="0B878A2A"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2.01E+07</w:t>
            </w:r>
          </w:p>
        </w:tc>
        <w:tc>
          <w:tcPr>
            <w:tcW w:w="960" w:type="dxa"/>
            <w:tcBorders>
              <w:top w:val="nil"/>
              <w:left w:val="nil"/>
              <w:bottom w:val="nil"/>
              <w:right w:val="nil"/>
            </w:tcBorders>
            <w:shd w:val="clear" w:color="000000" w:fill="FFFFFF"/>
            <w:vAlign w:val="center"/>
            <w:hideMark/>
          </w:tcPr>
          <w:p w14:paraId="69CC32A4"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20073036</w:t>
            </w:r>
          </w:p>
        </w:tc>
      </w:tr>
      <w:tr w:rsidR="00911378" w:rsidRPr="0076463E" w14:paraId="17208458" w14:textId="77777777" w:rsidTr="00911378">
        <w:trPr>
          <w:trHeight w:val="300"/>
        </w:trPr>
        <w:tc>
          <w:tcPr>
            <w:tcW w:w="928" w:type="dxa"/>
            <w:tcBorders>
              <w:top w:val="nil"/>
              <w:left w:val="nil"/>
              <w:bottom w:val="nil"/>
              <w:right w:val="nil"/>
            </w:tcBorders>
            <w:shd w:val="clear" w:color="000000" w:fill="F5F5F5"/>
            <w:vAlign w:val="center"/>
            <w:hideMark/>
          </w:tcPr>
          <w:p w14:paraId="2745E85B"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38</w:t>
            </w:r>
          </w:p>
        </w:tc>
        <w:tc>
          <w:tcPr>
            <w:tcW w:w="1207" w:type="dxa"/>
            <w:tcBorders>
              <w:top w:val="nil"/>
              <w:left w:val="nil"/>
              <w:bottom w:val="nil"/>
              <w:right w:val="nil"/>
            </w:tcBorders>
            <w:shd w:val="clear" w:color="000000" w:fill="F5F5F5"/>
            <w:vAlign w:val="center"/>
            <w:hideMark/>
          </w:tcPr>
          <w:p w14:paraId="3FEF9FBC"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10/04/2022</w:t>
            </w:r>
          </w:p>
        </w:tc>
        <w:tc>
          <w:tcPr>
            <w:tcW w:w="971" w:type="dxa"/>
            <w:tcBorders>
              <w:top w:val="nil"/>
              <w:left w:val="nil"/>
              <w:bottom w:val="nil"/>
              <w:right w:val="nil"/>
            </w:tcBorders>
            <w:shd w:val="clear" w:color="000000" w:fill="F5F5F5"/>
            <w:vAlign w:val="center"/>
            <w:hideMark/>
          </w:tcPr>
          <w:p w14:paraId="66CFBD5F"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2.00E+07</w:t>
            </w:r>
          </w:p>
        </w:tc>
        <w:tc>
          <w:tcPr>
            <w:tcW w:w="1001" w:type="dxa"/>
            <w:tcBorders>
              <w:top w:val="nil"/>
              <w:left w:val="nil"/>
              <w:bottom w:val="nil"/>
              <w:right w:val="nil"/>
            </w:tcBorders>
            <w:shd w:val="clear" w:color="000000" w:fill="F5F5F5"/>
            <w:vAlign w:val="center"/>
            <w:hideMark/>
          </w:tcPr>
          <w:p w14:paraId="4AA0C9B1"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1.98E+07</w:t>
            </w:r>
          </w:p>
        </w:tc>
        <w:tc>
          <w:tcPr>
            <w:tcW w:w="953" w:type="dxa"/>
            <w:tcBorders>
              <w:top w:val="nil"/>
              <w:left w:val="nil"/>
              <w:bottom w:val="nil"/>
              <w:right w:val="nil"/>
            </w:tcBorders>
            <w:shd w:val="clear" w:color="000000" w:fill="F5F5F5"/>
            <w:vAlign w:val="center"/>
            <w:hideMark/>
          </w:tcPr>
          <w:p w14:paraId="15665F86"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2.01E+07</w:t>
            </w:r>
          </w:p>
        </w:tc>
        <w:tc>
          <w:tcPr>
            <w:tcW w:w="960" w:type="dxa"/>
            <w:tcBorders>
              <w:top w:val="nil"/>
              <w:left w:val="nil"/>
              <w:bottom w:val="nil"/>
              <w:right w:val="nil"/>
            </w:tcBorders>
            <w:shd w:val="clear" w:color="000000" w:fill="F5F5F5"/>
            <w:vAlign w:val="center"/>
            <w:hideMark/>
          </w:tcPr>
          <w:p w14:paraId="136B5174"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20103066</w:t>
            </w:r>
          </w:p>
        </w:tc>
      </w:tr>
      <w:tr w:rsidR="00911378" w:rsidRPr="0076463E" w14:paraId="269E7FCE" w14:textId="77777777" w:rsidTr="00911378">
        <w:trPr>
          <w:trHeight w:val="300"/>
        </w:trPr>
        <w:tc>
          <w:tcPr>
            <w:tcW w:w="928" w:type="dxa"/>
            <w:tcBorders>
              <w:top w:val="nil"/>
              <w:left w:val="nil"/>
              <w:bottom w:val="nil"/>
              <w:right w:val="nil"/>
            </w:tcBorders>
            <w:shd w:val="clear" w:color="000000" w:fill="FFFFFF"/>
            <w:vAlign w:val="center"/>
            <w:hideMark/>
          </w:tcPr>
          <w:p w14:paraId="5581D618"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39</w:t>
            </w:r>
          </w:p>
        </w:tc>
        <w:tc>
          <w:tcPr>
            <w:tcW w:w="1207" w:type="dxa"/>
            <w:tcBorders>
              <w:top w:val="nil"/>
              <w:left w:val="nil"/>
              <w:bottom w:val="nil"/>
              <w:right w:val="nil"/>
            </w:tcBorders>
            <w:shd w:val="clear" w:color="000000" w:fill="FFFFFF"/>
            <w:vAlign w:val="center"/>
            <w:hideMark/>
          </w:tcPr>
          <w:p w14:paraId="70FF4469"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11/04/2022</w:t>
            </w:r>
          </w:p>
        </w:tc>
        <w:tc>
          <w:tcPr>
            <w:tcW w:w="971" w:type="dxa"/>
            <w:tcBorders>
              <w:top w:val="nil"/>
              <w:left w:val="nil"/>
              <w:bottom w:val="nil"/>
              <w:right w:val="nil"/>
            </w:tcBorders>
            <w:shd w:val="clear" w:color="000000" w:fill="FFFFFF"/>
            <w:vAlign w:val="center"/>
            <w:hideMark/>
          </w:tcPr>
          <w:p w14:paraId="0BF06D5A"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2.00E+07</w:t>
            </w:r>
          </w:p>
        </w:tc>
        <w:tc>
          <w:tcPr>
            <w:tcW w:w="1001" w:type="dxa"/>
            <w:tcBorders>
              <w:top w:val="nil"/>
              <w:left w:val="nil"/>
              <w:bottom w:val="nil"/>
              <w:right w:val="nil"/>
            </w:tcBorders>
            <w:shd w:val="clear" w:color="000000" w:fill="FFFFFF"/>
            <w:vAlign w:val="center"/>
            <w:hideMark/>
          </w:tcPr>
          <w:p w14:paraId="219FDD41"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1.98E+07</w:t>
            </w:r>
          </w:p>
        </w:tc>
        <w:tc>
          <w:tcPr>
            <w:tcW w:w="953" w:type="dxa"/>
            <w:tcBorders>
              <w:top w:val="nil"/>
              <w:left w:val="nil"/>
              <w:bottom w:val="nil"/>
              <w:right w:val="nil"/>
            </w:tcBorders>
            <w:shd w:val="clear" w:color="000000" w:fill="FFFFFF"/>
            <w:vAlign w:val="center"/>
            <w:hideMark/>
          </w:tcPr>
          <w:p w14:paraId="0CF7CC00"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2.02E+07</w:t>
            </w:r>
          </w:p>
        </w:tc>
        <w:tc>
          <w:tcPr>
            <w:tcW w:w="960" w:type="dxa"/>
            <w:tcBorders>
              <w:top w:val="nil"/>
              <w:left w:val="nil"/>
              <w:bottom w:val="nil"/>
              <w:right w:val="nil"/>
            </w:tcBorders>
            <w:shd w:val="clear" w:color="000000" w:fill="FFFFFF"/>
            <w:vAlign w:val="center"/>
            <w:hideMark/>
          </w:tcPr>
          <w:p w14:paraId="1959D71F"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20139209</w:t>
            </w:r>
          </w:p>
        </w:tc>
      </w:tr>
      <w:tr w:rsidR="00911378" w:rsidRPr="0076463E" w14:paraId="4302BF88" w14:textId="77777777" w:rsidTr="00911378">
        <w:trPr>
          <w:trHeight w:val="300"/>
        </w:trPr>
        <w:tc>
          <w:tcPr>
            <w:tcW w:w="928" w:type="dxa"/>
            <w:tcBorders>
              <w:top w:val="nil"/>
              <w:left w:val="nil"/>
              <w:bottom w:val="nil"/>
              <w:right w:val="nil"/>
            </w:tcBorders>
            <w:shd w:val="clear" w:color="000000" w:fill="F5F5F5"/>
            <w:vAlign w:val="center"/>
            <w:hideMark/>
          </w:tcPr>
          <w:p w14:paraId="2999B683"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40</w:t>
            </w:r>
          </w:p>
        </w:tc>
        <w:tc>
          <w:tcPr>
            <w:tcW w:w="1207" w:type="dxa"/>
            <w:tcBorders>
              <w:top w:val="nil"/>
              <w:left w:val="nil"/>
              <w:bottom w:val="nil"/>
              <w:right w:val="nil"/>
            </w:tcBorders>
            <w:shd w:val="clear" w:color="000000" w:fill="F5F5F5"/>
            <w:vAlign w:val="center"/>
            <w:hideMark/>
          </w:tcPr>
          <w:p w14:paraId="08FB8DAB"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12/04/2022</w:t>
            </w:r>
          </w:p>
        </w:tc>
        <w:tc>
          <w:tcPr>
            <w:tcW w:w="971" w:type="dxa"/>
            <w:tcBorders>
              <w:top w:val="nil"/>
              <w:left w:val="nil"/>
              <w:bottom w:val="nil"/>
              <w:right w:val="nil"/>
            </w:tcBorders>
            <w:shd w:val="clear" w:color="000000" w:fill="F5F5F5"/>
            <w:vAlign w:val="center"/>
            <w:hideMark/>
          </w:tcPr>
          <w:p w14:paraId="357696F0"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2.00E+07</w:t>
            </w:r>
          </w:p>
        </w:tc>
        <w:tc>
          <w:tcPr>
            <w:tcW w:w="1001" w:type="dxa"/>
            <w:tcBorders>
              <w:top w:val="nil"/>
              <w:left w:val="nil"/>
              <w:bottom w:val="nil"/>
              <w:right w:val="nil"/>
            </w:tcBorders>
            <w:shd w:val="clear" w:color="000000" w:fill="F5F5F5"/>
            <w:vAlign w:val="center"/>
            <w:hideMark/>
          </w:tcPr>
          <w:p w14:paraId="21894969"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1.98E+07</w:t>
            </w:r>
          </w:p>
        </w:tc>
        <w:tc>
          <w:tcPr>
            <w:tcW w:w="953" w:type="dxa"/>
            <w:tcBorders>
              <w:top w:val="nil"/>
              <w:left w:val="nil"/>
              <w:bottom w:val="nil"/>
              <w:right w:val="nil"/>
            </w:tcBorders>
            <w:shd w:val="clear" w:color="000000" w:fill="F5F5F5"/>
            <w:vAlign w:val="center"/>
            <w:hideMark/>
          </w:tcPr>
          <w:p w14:paraId="2AD1FAEA"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2.02E+07</w:t>
            </w:r>
          </w:p>
        </w:tc>
        <w:tc>
          <w:tcPr>
            <w:tcW w:w="960" w:type="dxa"/>
            <w:tcBorders>
              <w:top w:val="nil"/>
              <w:left w:val="nil"/>
              <w:bottom w:val="nil"/>
              <w:right w:val="nil"/>
            </w:tcBorders>
            <w:shd w:val="clear" w:color="000000" w:fill="F5F5F5"/>
            <w:vAlign w:val="center"/>
            <w:hideMark/>
          </w:tcPr>
          <w:p w14:paraId="5493BE92"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20171895</w:t>
            </w:r>
          </w:p>
        </w:tc>
      </w:tr>
      <w:tr w:rsidR="00911378" w:rsidRPr="0076463E" w14:paraId="6515463F" w14:textId="77777777" w:rsidTr="00911378">
        <w:trPr>
          <w:trHeight w:val="300"/>
        </w:trPr>
        <w:tc>
          <w:tcPr>
            <w:tcW w:w="928" w:type="dxa"/>
            <w:tcBorders>
              <w:top w:val="nil"/>
              <w:left w:val="nil"/>
              <w:bottom w:val="nil"/>
              <w:right w:val="nil"/>
            </w:tcBorders>
            <w:shd w:val="clear" w:color="000000" w:fill="FFFFFF"/>
            <w:vAlign w:val="center"/>
            <w:hideMark/>
          </w:tcPr>
          <w:p w14:paraId="5B7A8BBD"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41</w:t>
            </w:r>
          </w:p>
        </w:tc>
        <w:tc>
          <w:tcPr>
            <w:tcW w:w="1207" w:type="dxa"/>
            <w:tcBorders>
              <w:top w:val="nil"/>
              <w:left w:val="nil"/>
              <w:bottom w:val="nil"/>
              <w:right w:val="nil"/>
            </w:tcBorders>
            <w:shd w:val="clear" w:color="000000" w:fill="FFFFFF"/>
            <w:vAlign w:val="center"/>
            <w:hideMark/>
          </w:tcPr>
          <w:p w14:paraId="074FA881"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13/04/2022</w:t>
            </w:r>
          </w:p>
        </w:tc>
        <w:tc>
          <w:tcPr>
            <w:tcW w:w="971" w:type="dxa"/>
            <w:tcBorders>
              <w:top w:val="nil"/>
              <w:left w:val="nil"/>
              <w:bottom w:val="nil"/>
              <w:right w:val="nil"/>
            </w:tcBorders>
            <w:shd w:val="clear" w:color="000000" w:fill="FFFFFF"/>
            <w:vAlign w:val="center"/>
            <w:hideMark/>
          </w:tcPr>
          <w:p w14:paraId="16002459"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2.01E+07</w:t>
            </w:r>
          </w:p>
        </w:tc>
        <w:tc>
          <w:tcPr>
            <w:tcW w:w="1001" w:type="dxa"/>
            <w:tcBorders>
              <w:top w:val="nil"/>
              <w:left w:val="nil"/>
              <w:bottom w:val="nil"/>
              <w:right w:val="nil"/>
            </w:tcBorders>
            <w:shd w:val="clear" w:color="000000" w:fill="FFFFFF"/>
            <w:vAlign w:val="center"/>
            <w:hideMark/>
          </w:tcPr>
          <w:p w14:paraId="1E7F28C0"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1.98E+07</w:t>
            </w:r>
          </w:p>
        </w:tc>
        <w:tc>
          <w:tcPr>
            <w:tcW w:w="953" w:type="dxa"/>
            <w:tcBorders>
              <w:top w:val="nil"/>
              <w:left w:val="nil"/>
              <w:bottom w:val="nil"/>
              <w:right w:val="nil"/>
            </w:tcBorders>
            <w:shd w:val="clear" w:color="000000" w:fill="FFFFFF"/>
            <w:vAlign w:val="center"/>
            <w:hideMark/>
          </w:tcPr>
          <w:p w14:paraId="0F4B0CFE"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2.03E+07</w:t>
            </w:r>
          </w:p>
        </w:tc>
        <w:tc>
          <w:tcPr>
            <w:tcW w:w="960" w:type="dxa"/>
            <w:tcBorders>
              <w:top w:val="nil"/>
              <w:left w:val="nil"/>
              <w:bottom w:val="nil"/>
              <w:right w:val="nil"/>
            </w:tcBorders>
            <w:shd w:val="clear" w:color="000000" w:fill="FFFFFF"/>
            <w:vAlign w:val="center"/>
            <w:hideMark/>
          </w:tcPr>
          <w:p w14:paraId="4D3E2B70"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20202542</w:t>
            </w:r>
          </w:p>
        </w:tc>
      </w:tr>
      <w:tr w:rsidR="00911378" w:rsidRPr="0076463E" w14:paraId="0F45A482" w14:textId="77777777" w:rsidTr="00911378">
        <w:trPr>
          <w:trHeight w:val="300"/>
        </w:trPr>
        <w:tc>
          <w:tcPr>
            <w:tcW w:w="928" w:type="dxa"/>
            <w:tcBorders>
              <w:top w:val="nil"/>
              <w:left w:val="nil"/>
              <w:bottom w:val="nil"/>
              <w:right w:val="nil"/>
            </w:tcBorders>
            <w:shd w:val="clear" w:color="000000" w:fill="F5F5F5"/>
            <w:vAlign w:val="center"/>
            <w:hideMark/>
          </w:tcPr>
          <w:p w14:paraId="7C34C190"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42</w:t>
            </w:r>
          </w:p>
        </w:tc>
        <w:tc>
          <w:tcPr>
            <w:tcW w:w="1207" w:type="dxa"/>
            <w:tcBorders>
              <w:top w:val="nil"/>
              <w:left w:val="nil"/>
              <w:bottom w:val="nil"/>
              <w:right w:val="nil"/>
            </w:tcBorders>
            <w:shd w:val="clear" w:color="000000" w:fill="F5F5F5"/>
            <w:vAlign w:val="center"/>
            <w:hideMark/>
          </w:tcPr>
          <w:p w14:paraId="0EF2B9FC"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14/04/2022</w:t>
            </w:r>
          </w:p>
        </w:tc>
        <w:tc>
          <w:tcPr>
            <w:tcW w:w="971" w:type="dxa"/>
            <w:tcBorders>
              <w:top w:val="nil"/>
              <w:left w:val="nil"/>
              <w:bottom w:val="nil"/>
              <w:right w:val="nil"/>
            </w:tcBorders>
            <w:shd w:val="clear" w:color="000000" w:fill="F5F5F5"/>
            <w:vAlign w:val="center"/>
            <w:hideMark/>
          </w:tcPr>
          <w:p w14:paraId="10D5B804"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2.01E+07</w:t>
            </w:r>
          </w:p>
        </w:tc>
        <w:tc>
          <w:tcPr>
            <w:tcW w:w="1001" w:type="dxa"/>
            <w:tcBorders>
              <w:top w:val="nil"/>
              <w:left w:val="nil"/>
              <w:bottom w:val="nil"/>
              <w:right w:val="nil"/>
            </w:tcBorders>
            <w:shd w:val="clear" w:color="000000" w:fill="F5F5F5"/>
            <w:vAlign w:val="center"/>
            <w:hideMark/>
          </w:tcPr>
          <w:p w14:paraId="72011F28"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1.98E+07</w:t>
            </w:r>
          </w:p>
        </w:tc>
        <w:tc>
          <w:tcPr>
            <w:tcW w:w="953" w:type="dxa"/>
            <w:tcBorders>
              <w:top w:val="nil"/>
              <w:left w:val="nil"/>
              <w:bottom w:val="nil"/>
              <w:right w:val="nil"/>
            </w:tcBorders>
            <w:shd w:val="clear" w:color="000000" w:fill="F5F5F5"/>
            <w:vAlign w:val="center"/>
            <w:hideMark/>
          </w:tcPr>
          <w:p w14:paraId="30153A18"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2.03E+07</w:t>
            </w:r>
          </w:p>
        </w:tc>
        <w:tc>
          <w:tcPr>
            <w:tcW w:w="960" w:type="dxa"/>
            <w:tcBorders>
              <w:top w:val="nil"/>
              <w:left w:val="nil"/>
              <w:bottom w:val="nil"/>
              <w:right w:val="nil"/>
            </w:tcBorders>
            <w:shd w:val="clear" w:color="000000" w:fill="F5F5F5"/>
            <w:vAlign w:val="center"/>
            <w:hideMark/>
          </w:tcPr>
          <w:p w14:paraId="3962683C"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20228296</w:t>
            </w:r>
          </w:p>
        </w:tc>
      </w:tr>
      <w:tr w:rsidR="00911378" w:rsidRPr="0076463E" w14:paraId="1FA62985" w14:textId="77777777" w:rsidTr="00911378">
        <w:trPr>
          <w:trHeight w:val="300"/>
        </w:trPr>
        <w:tc>
          <w:tcPr>
            <w:tcW w:w="928" w:type="dxa"/>
            <w:tcBorders>
              <w:top w:val="nil"/>
              <w:left w:val="nil"/>
              <w:bottom w:val="nil"/>
              <w:right w:val="nil"/>
            </w:tcBorders>
            <w:shd w:val="clear" w:color="000000" w:fill="FFFFFF"/>
            <w:vAlign w:val="center"/>
            <w:hideMark/>
          </w:tcPr>
          <w:p w14:paraId="7DC4D97A"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43</w:t>
            </w:r>
          </w:p>
        </w:tc>
        <w:tc>
          <w:tcPr>
            <w:tcW w:w="1207" w:type="dxa"/>
            <w:tcBorders>
              <w:top w:val="nil"/>
              <w:left w:val="nil"/>
              <w:bottom w:val="nil"/>
              <w:right w:val="nil"/>
            </w:tcBorders>
            <w:shd w:val="clear" w:color="000000" w:fill="FFFFFF"/>
            <w:vAlign w:val="center"/>
            <w:hideMark/>
          </w:tcPr>
          <w:p w14:paraId="03D81DC0"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15/04/2022</w:t>
            </w:r>
          </w:p>
        </w:tc>
        <w:tc>
          <w:tcPr>
            <w:tcW w:w="971" w:type="dxa"/>
            <w:tcBorders>
              <w:top w:val="nil"/>
              <w:left w:val="nil"/>
              <w:bottom w:val="nil"/>
              <w:right w:val="nil"/>
            </w:tcBorders>
            <w:shd w:val="clear" w:color="000000" w:fill="FFFFFF"/>
            <w:vAlign w:val="center"/>
            <w:hideMark/>
          </w:tcPr>
          <w:p w14:paraId="14FA0F1E"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2.02E+07</w:t>
            </w:r>
          </w:p>
        </w:tc>
        <w:tc>
          <w:tcPr>
            <w:tcW w:w="1001" w:type="dxa"/>
            <w:tcBorders>
              <w:top w:val="nil"/>
              <w:left w:val="nil"/>
              <w:bottom w:val="nil"/>
              <w:right w:val="nil"/>
            </w:tcBorders>
            <w:shd w:val="clear" w:color="000000" w:fill="FFFFFF"/>
            <w:vAlign w:val="center"/>
            <w:hideMark/>
          </w:tcPr>
          <w:p w14:paraId="5822A67F"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1.98E+07</w:t>
            </w:r>
          </w:p>
        </w:tc>
        <w:tc>
          <w:tcPr>
            <w:tcW w:w="953" w:type="dxa"/>
            <w:tcBorders>
              <w:top w:val="nil"/>
              <w:left w:val="nil"/>
              <w:bottom w:val="nil"/>
              <w:right w:val="nil"/>
            </w:tcBorders>
            <w:shd w:val="clear" w:color="000000" w:fill="FFFFFF"/>
            <w:vAlign w:val="center"/>
            <w:hideMark/>
          </w:tcPr>
          <w:p w14:paraId="445A439B"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2.04E+07</w:t>
            </w:r>
          </w:p>
        </w:tc>
        <w:tc>
          <w:tcPr>
            <w:tcW w:w="960" w:type="dxa"/>
            <w:tcBorders>
              <w:top w:val="nil"/>
              <w:left w:val="nil"/>
              <w:bottom w:val="nil"/>
              <w:right w:val="nil"/>
            </w:tcBorders>
            <w:shd w:val="clear" w:color="000000" w:fill="FFFFFF"/>
            <w:vAlign w:val="center"/>
            <w:hideMark/>
          </w:tcPr>
          <w:p w14:paraId="55E0799C"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20249235</w:t>
            </w:r>
          </w:p>
        </w:tc>
      </w:tr>
      <w:tr w:rsidR="00911378" w:rsidRPr="0076463E" w14:paraId="02D5764F" w14:textId="77777777" w:rsidTr="00911378">
        <w:trPr>
          <w:trHeight w:val="300"/>
        </w:trPr>
        <w:tc>
          <w:tcPr>
            <w:tcW w:w="928" w:type="dxa"/>
            <w:tcBorders>
              <w:top w:val="nil"/>
              <w:left w:val="nil"/>
              <w:bottom w:val="nil"/>
              <w:right w:val="nil"/>
            </w:tcBorders>
            <w:shd w:val="clear" w:color="000000" w:fill="F5F5F5"/>
            <w:vAlign w:val="center"/>
            <w:hideMark/>
          </w:tcPr>
          <w:p w14:paraId="4493909C"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44</w:t>
            </w:r>
          </w:p>
        </w:tc>
        <w:tc>
          <w:tcPr>
            <w:tcW w:w="1207" w:type="dxa"/>
            <w:tcBorders>
              <w:top w:val="nil"/>
              <w:left w:val="nil"/>
              <w:bottom w:val="nil"/>
              <w:right w:val="nil"/>
            </w:tcBorders>
            <w:shd w:val="clear" w:color="000000" w:fill="F5F5F5"/>
            <w:vAlign w:val="center"/>
            <w:hideMark/>
          </w:tcPr>
          <w:p w14:paraId="6C1F7A79"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16/04/2022</w:t>
            </w:r>
          </w:p>
        </w:tc>
        <w:tc>
          <w:tcPr>
            <w:tcW w:w="971" w:type="dxa"/>
            <w:tcBorders>
              <w:top w:val="nil"/>
              <w:left w:val="nil"/>
              <w:bottom w:val="nil"/>
              <w:right w:val="nil"/>
            </w:tcBorders>
            <w:shd w:val="clear" w:color="000000" w:fill="F5F5F5"/>
            <w:vAlign w:val="center"/>
            <w:hideMark/>
          </w:tcPr>
          <w:p w14:paraId="0EAA70F1"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2.01E+07</w:t>
            </w:r>
          </w:p>
        </w:tc>
        <w:tc>
          <w:tcPr>
            <w:tcW w:w="1001" w:type="dxa"/>
            <w:tcBorders>
              <w:top w:val="nil"/>
              <w:left w:val="nil"/>
              <w:bottom w:val="nil"/>
              <w:right w:val="nil"/>
            </w:tcBorders>
            <w:shd w:val="clear" w:color="000000" w:fill="F5F5F5"/>
            <w:vAlign w:val="center"/>
            <w:hideMark/>
          </w:tcPr>
          <w:p w14:paraId="3BBB8021"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1.96E+07</w:t>
            </w:r>
          </w:p>
        </w:tc>
        <w:tc>
          <w:tcPr>
            <w:tcW w:w="953" w:type="dxa"/>
            <w:tcBorders>
              <w:top w:val="nil"/>
              <w:left w:val="nil"/>
              <w:bottom w:val="nil"/>
              <w:right w:val="nil"/>
            </w:tcBorders>
            <w:shd w:val="clear" w:color="000000" w:fill="F5F5F5"/>
            <w:vAlign w:val="center"/>
            <w:hideMark/>
          </w:tcPr>
          <w:p w14:paraId="232F3CC5"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2.04E+07</w:t>
            </w:r>
          </w:p>
        </w:tc>
        <w:tc>
          <w:tcPr>
            <w:tcW w:w="960" w:type="dxa"/>
            <w:tcBorders>
              <w:top w:val="nil"/>
              <w:left w:val="nil"/>
              <w:bottom w:val="nil"/>
              <w:right w:val="nil"/>
            </w:tcBorders>
            <w:shd w:val="clear" w:color="000000" w:fill="F5F5F5"/>
            <w:vAlign w:val="center"/>
            <w:hideMark/>
          </w:tcPr>
          <w:p w14:paraId="663B0FAE"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20268550</w:t>
            </w:r>
          </w:p>
        </w:tc>
      </w:tr>
      <w:tr w:rsidR="00911378" w:rsidRPr="0076463E" w14:paraId="11A6F5EC" w14:textId="77777777" w:rsidTr="00911378">
        <w:trPr>
          <w:trHeight w:val="300"/>
        </w:trPr>
        <w:tc>
          <w:tcPr>
            <w:tcW w:w="928" w:type="dxa"/>
            <w:tcBorders>
              <w:top w:val="nil"/>
              <w:left w:val="nil"/>
              <w:bottom w:val="nil"/>
              <w:right w:val="nil"/>
            </w:tcBorders>
            <w:shd w:val="clear" w:color="000000" w:fill="FFFFFF"/>
            <w:vAlign w:val="center"/>
            <w:hideMark/>
          </w:tcPr>
          <w:p w14:paraId="52285DFC"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45</w:t>
            </w:r>
          </w:p>
        </w:tc>
        <w:tc>
          <w:tcPr>
            <w:tcW w:w="1207" w:type="dxa"/>
            <w:tcBorders>
              <w:top w:val="nil"/>
              <w:left w:val="nil"/>
              <w:bottom w:val="nil"/>
              <w:right w:val="nil"/>
            </w:tcBorders>
            <w:shd w:val="clear" w:color="000000" w:fill="FFFFFF"/>
            <w:vAlign w:val="center"/>
            <w:hideMark/>
          </w:tcPr>
          <w:p w14:paraId="71AA699C"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17/04/2022</w:t>
            </w:r>
          </w:p>
        </w:tc>
        <w:tc>
          <w:tcPr>
            <w:tcW w:w="971" w:type="dxa"/>
            <w:tcBorders>
              <w:top w:val="nil"/>
              <w:left w:val="nil"/>
              <w:bottom w:val="nil"/>
              <w:right w:val="nil"/>
            </w:tcBorders>
            <w:shd w:val="clear" w:color="000000" w:fill="FFFFFF"/>
            <w:vAlign w:val="center"/>
            <w:hideMark/>
          </w:tcPr>
          <w:p w14:paraId="31A26714"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2.00E+07</w:t>
            </w:r>
          </w:p>
        </w:tc>
        <w:tc>
          <w:tcPr>
            <w:tcW w:w="1001" w:type="dxa"/>
            <w:tcBorders>
              <w:top w:val="nil"/>
              <w:left w:val="nil"/>
              <w:bottom w:val="nil"/>
              <w:right w:val="nil"/>
            </w:tcBorders>
            <w:shd w:val="clear" w:color="000000" w:fill="FFFFFF"/>
            <w:vAlign w:val="center"/>
            <w:hideMark/>
          </w:tcPr>
          <w:p w14:paraId="3E594933"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1.96E+07</w:t>
            </w:r>
          </w:p>
        </w:tc>
        <w:tc>
          <w:tcPr>
            <w:tcW w:w="953" w:type="dxa"/>
            <w:tcBorders>
              <w:top w:val="nil"/>
              <w:left w:val="nil"/>
              <w:bottom w:val="nil"/>
              <w:right w:val="nil"/>
            </w:tcBorders>
            <w:shd w:val="clear" w:color="000000" w:fill="FFFFFF"/>
            <w:vAlign w:val="center"/>
            <w:hideMark/>
          </w:tcPr>
          <w:p w14:paraId="025A08B1"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2.04E+07</w:t>
            </w:r>
          </w:p>
        </w:tc>
        <w:tc>
          <w:tcPr>
            <w:tcW w:w="960" w:type="dxa"/>
            <w:tcBorders>
              <w:top w:val="nil"/>
              <w:left w:val="nil"/>
              <w:bottom w:val="nil"/>
              <w:right w:val="nil"/>
            </w:tcBorders>
            <w:shd w:val="clear" w:color="000000" w:fill="FFFFFF"/>
            <w:vAlign w:val="center"/>
            <w:hideMark/>
          </w:tcPr>
          <w:p w14:paraId="530C15A3"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20288114</w:t>
            </w:r>
          </w:p>
        </w:tc>
      </w:tr>
      <w:tr w:rsidR="00911378" w:rsidRPr="0076463E" w14:paraId="6B73EEBF" w14:textId="77777777" w:rsidTr="00911378">
        <w:trPr>
          <w:trHeight w:val="300"/>
        </w:trPr>
        <w:tc>
          <w:tcPr>
            <w:tcW w:w="928" w:type="dxa"/>
            <w:tcBorders>
              <w:top w:val="nil"/>
              <w:left w:val="nil"/>
              <w:bottom w:val="nil"/>
              <w:right w:val="nil"/>
            </w:tcBorders>
            <w:shd w:val="clear" w:color="000000" w:fill="F5F5F5"/>
            <w:vAlign w:val="center"/>
            <w:hideMark/>
          </w:tcPr>
          <w:p w14:paraId="4D3511D6"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46</w:t>
            </w:r>
          </w:p>
        </w:tc>
        <w:tc>
          <w:tcPr>
            <w:tcW w:w="1207" w:type="dxa"/>
            <w:tcBorders>
              <w:top w:val="nil"/>
              <w:left w:val="nil"/>
              <w:bottom w:val="nil"/>
              <w:right w:val="nil"/>
            </w:tcBorders>
            <w:shd w:val="clear" w:color="000000" w:fill="F5F5F5"/>
            <w:vAlign w:val="center"/>
            <w:hideMark/>
          </w:tcPr>
          <w:p w14:paraId="07FA13F0"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18/04/2022</w:t>
            </w:r>
          </w:p>
        </w:tc>
        <w:tc>
          <w:tcPr>
            <w:tcW w:w="971" w:type="dxa"/>
            <w:tcBorders>
              <w:top w:val="nil"/>
              <w:left w:val="nil"/>
              <w:bottom w:val="nil"/>
              <w:right w:val="nil"/>
            </w:tcBorders>
            <w:shd w:val="clear" w:color="000000" w:fill="F5F5F5"/>
            <w:vAlign w:val="center"/>
            <w:hideMark/>
          </w:tcPr>
          <w:p w14:paraId="1FDBA5D2"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2.00E+07</w:t>
            </w:r>
          </w:p>
        </w:tc>
        <w:tc>
          <w:tcPr>
            <w:tcW w:w="1001" w:type="dxa"/>
            <w:tcBorders>
              <w:top w:val="nil"/>
              <w:left w:val="nil"/>
              <w:bottom w:val="nil"/>
              <w:right w:val="nil"/>
            </w:tcBorders>
            <w:shd w:val="clear" w:color="000000" w:fill="F5F5F5"/>
            <w:vAlign w:val="center"/>
            <w:hideMark/>
          </w:tcPr>
          <w:p w14:paraId="487535A4"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1.95E+07</w:t>
            </w:r>
          </w:p>
        </w:tc>
        <w:tc>
          <w:tcPr>
            <w:tcW w:w="953" w:type="dxa"/>
            <w:tcBorders>
              <w:top w:val="nil"/>
              <w:left w:val="nil"/>
              <w:bottom w:val="nil"/>
              <w:right w:val="nil"/>
            </w:tcBorders>
            <w:shd w:val="clear" w:color="000000" w:fill="F5F5F5"/>
            <w:vAlign w:val="center"/>
            <w:hideMark/>
          </w:tcPr>
          <w:p w14:paraId="5397B1F0"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2.04E+07</w:t>
            </w:r>
          </w:p>
        </w:tc>
        <w:tc>
          <w:tcPr>
            <w:tcW w:w="960" w:type="dxa"/>
            <w:tcBorders>
              <w:top w:val="nil"/>
              <w:left w:val="nil"/>
              <w:bottom w:val="nil"/>
              <w:right w:val="nil"/>
            </w:tcBorders>
            <w:shd w:val="clear" w:color="000000" w:fill="F5F5F5"/>
            <w:vAlign w:val="center"/>
            <w:hideMark/>
          </w:tcPr>
          <w:p w14:paraId="7D922A76"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20312562</w:t>
            </w:r>
          </w:p>
        </w:tc>
      </w:tr>
      <w:tr w:rsidR="00911378" w:rsidRPr="0076463E" w14:paraId="0E57D42D" w14:textId="77777777" w:rsidTr="00911378">
        <w:trPr>
          <w:trHeight w:val="300"/>
        </w:trPr>
        <w:tc>
          <w:tcPr>
            <w:tcW w:w="928" w:type="dxa"/>
            <w:tcBorders>
              <w:top w:val="nil"/>
              <w:left w:val="nil"/>
              <w:bottom w:val="nil"/>
              <w:right w:val="nil"/>
            </w:tcBorders>
            <w:shd w:val="clear" w:color="000000" w:fill="FFFFFF"/>
            <w:vAlign w:val="center"/>
            <w:hideMark/>
          </w:tcPr>
          <w:p w14:paraId="599AF538"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47</w:t>
            </w:r>
          </w:p>
        </w:tc>
        <w:tc>
          <w:tcPr>
            <w:tcW w:w="1207" w:type="dxa"/>
            <w:tcBorders>
              <w:top w:val="nil"/>
              <w:left w:val="nil"/>
              <w:bottom w:val="nil"/>
              <w:right w:val="nil"/>
            </w:tcBorders>
            <w:shd w:val="clear" w:color="000000" w:fill="FFFFFF"/>
            <w:vAlign w:val="center"/>
            <w:hideMark/>
          </w:tcPr>
          <w:p w14:paraId="28BE4B79"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19/04/2022</w:t>
            </w:r>
          </w:p>
        </w:tc>
        <w:tc>
          <w:tcPr>
            <w:tcW w:w="971" w:type="dxa"/>
            <w:tcBorders>
              <w:top w:val="nil"/>
              <w:left w:val="nil"/>
              <w:bottom w:val="nil"/>
              <w:right w:val="nil"/>
            </w:tcBorders>
            <w:shd w:val="clear" w:color="000000" w:fill="FFFFFF"/>
            <w:vAlign w:val="center"/>
            <w:hideMark/>
          </w:tcPr>
          <w:p w14:paraId="27622A8A"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2.01E+07</w:t>
            </w:r>
          </w:p>
        </w:tc>
        <w:tc>
          <w:tcPr>
            <w:tcW w:w="1001" w:type="dxa"/>
            <w:tcBorders>
              <w:top w:val="nil"/>
              <w:left w:val="nil"/>
              <w:bottom w:val="nil"/>
              <w:right w:val="nil"/>
            </w:tcBorders>
            <w:shd w:val="clear" w:color="000000" w:fill="FFFFFF"/>
            <w:vAlign w:val="center"/>
            <w:hideMark/>
          </w:tcPr>
          <w:p w14:paraId="7C06B1D7"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1.95E+07</w:t>
            </w:r>
          </w:p>
        </w:tc>
        <w:tc>
          <w:tcPr>
            <w:tcW w:w="953" w:type="dxa"/>
            <w:tcBorders>
              <w:top w:val="nil"/>
              <w:left w:val="nil"/>
              <w:bottom w:val="nil"/>
              <w:right w:val="nil"/>
            </w:tcBorders>
            <w:shd w:val="clear" w:color="000000" w:fill="FFFFFF"/>
            <w:vAlign w:val="center"/>
            <w:hideMark/>
          </w:tcPr>
          <w:p w14:paraId="27E190C6"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2.05E+07</w:t>
            </w:r>
          </w:p>
        </w:tc>
        <w:tc>
          <w:tcPr>
            <w:tcW w:w="960" w:type="dxa"/>
            <w:tcBorders>
              <w:top w:val="nil"/>
              <w:left w:val="nil"/>
              <w:bottom w:val="nil"/>
              <w:right w:val="nil"/>
            </w:tcBorders>
            <w:shd w:val="clear" w:color="000000" w:fill="FFFFFF"/>
            <w:vAlign w:val="center"/>
            <w:hideMark/>
          </w:tcPr>
          <w:p w14:paraId="137BC596"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20337401</w:t>
            </w:r>
          </w:p>
        </w:tc>
      </w:tr>
      <w:tr w:rsidR="00911378" w:rsidRPr="0076463E" w14:paraId="496588FD" w14:textId="77777777" w:rsidTr="00911378">
        <w:trPr>
          <w:trHeight w:val="300"/>
        </w:trPr>
        <w:tc>
          <w:tcPr>
            <w:tcW w:w="928" w:type="dxa"/>
            <w:tcBorders>
              <w:top w:val="nil"/>
              <w:left w:val="nil"/>
              <w:bottom w:val="nil"/>
              <w:right w:val="nil"/>
            </w:tcBorders>
            <w:shd w:val="clear" w:color="000000" w:fill="F5F5F5"/>
            <w:vAlign w:val="center"/>
            <w:hideMark/>
          </w:tcPr>
          <w:p w14:paraId="5A737D2A"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48</w:t>
            </w:r>
          </w:p>
        </w:tc>
        <w:tc>
          <w:tcPr>
            <w:tcW w:w="1207" w:type="dxa"/>
            <w:tcBorders>
              <w:top w:val="nil"/>
              <w:left w:val="nil"/>
              <w:bottom w:val="nil"/>
              <w:right w:val="nil"/>
            </w:tcBorders>
            <w:shd w:val="clear" w:color="000000" w:fill="F5F5F5"/>
            <w:vAlign w:val="center"/>
            <w:hideMark/>
          </w:tcPr>
          <w:p w14:paraId="1B95A4A7"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20/04/2022</w:t>
            </w:r>
          </w:p>
        </w:tc>
        <w:tc>
          <w:tcPr>
            <w:tcW w:w="971" w:type="dxa"/>
            <w:tcBorders>
              <w:top w:val="nil"/>
              <w:left w:val="nil"/>
              <w:bottom w:val="nil"/>
              <w:right w:val="nil"/>
            </w:tcBorders>
            <w:shd w:val="clear" w:color="000000" w:fill="F5F5F5"/>
            <w:vAlign w:val="center"/>
            <w:hideMark/>
          </w:tcPr>
          <w:p w14:paraId="56DA5FD3"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2.01E+07</w:t>
            </w:r>
          </w:p>
        </w:tc>
        <w:tc>
          <w:tcPr>
            <w:tcW w:w="1001" w:type="dxa"/>
            <w:tcBorders>
              <w:top w:val="nil"/>
              <w:left w:val="nil"/>
              <w:bottom w:val="nil"/>
              <w:right w:val="nil"/>
            </w:tcBorders>
            <w:shd w:val="clear" w:color="000000" w:fill="F5F5F5"/>
            <w:vAlign w:val="center"/>
            <w:hideMark/>
          </w:tcPr>
          <w:p w14:paraId="129B1498"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1.95E+07</w:t>
            </w:r>
          </w:p>
        </w:tc>
        <w:tc>
          <w:tcPr>
            <w:tcW w:w="953" w:type="dxa"/>
            <w:tcBorders>
              <w:top w:val="nil"/>
              <w:left w:val="nil"/>
              <w:bottom w:val="nil"/>
              <w:right w:val="nil"/>
            </w:tcBorders>
            <w:shd w:val="clear" w:color="000000" w:fill="F5F5F5"/>
            <w:vAlign w:val="center"/>
            <w:hideMark/>
          </w:tcPr>
          <w:p w14:paraId="6271D71F"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2.05E+07</w:t>
            </w:r>
          </w:p>
        </w:tc>
        <w:tc>
          <w:tcPr>
            <w:tcW w:w="960" w:type="dxa"/>
            <w:tcBorders>
              <w:top w:val="nil"/>
              <w:left w:val="nil"/>
              <w:bottom w:val="nil"/>
              <w:right w:val="nil"/>
            </w:tcBorders>
            <w:shd w:val="clear" w:color="000000" w:fill="F5F5F5"/>
            <w:vAlign w:val="center"/>
            <w:hideMark/>
          </w:tcPr>
          <w:p w14:paraId="44569A2D"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20358013</w:t>
            </w:r>
          </w:p>
        </w:tc>
      </w:tr>
      <w:tr w:rsidR="00911378" w:rsidRPr="0076463E" w14:paraId="4BEE84A6" w14:textId="77777777" w:rsidTr="00911378">
        <w:trPr>
          <w:trHeight w:val="300"/>
        </w:trPr>
        <w:tc>
          <w:tcPr>
            <w:tcW w:w="928" w:type="dxa"/>
            <w:tcBorders>
              <w:top w:val="nil"/>
              <w:left w:val="nil"/>
              <w:bottom w:val="nil"/>
              <w:right w:val="nil"/>
            </w:tcBorders>
            <w:shd w:val="clear" w:color="000000" w:fill="FFFFFF"/>
            <w:vAlign w:val="center"/>
            <w:hideMark/>
          </w:tcPr>
          <w:p w14:paraId="5745272D"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49</w:t>
            </w:r>
          </w:p>
        </w:tc>
        <w:tc>
          <w:tcPr>
            <w:tcW w:w="1207" w:type="dxa"/>
            <w:tcBorders>
              <w:top w:val="nil"/>
              <w:left w:val="nil"/>
              <w:bottom w:val="nil"/>
              <w:right w:val="nil"/>
            </w:tcBorders>
            <w:shd w:val="clear" w:color="000000" w:fill="FFFFFF"/>
            <w:vAlign w:val="center"/>
            <w:hideMark/>
          </w:tcPr>
          <w:p w14:paraId="12FCDE50"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21/04/2022</w:t>
            </w:r>
          </w:p>
        </w:tc>
        <w:tc>
          <w:tcPr>
            <w:tcW w:w="971" w:type="dxa"/>
            <w:tcBorders>
              <w:top w:val="nil"/>
              <w:left w:val="nil"/>
              <w:bottom w:val="nil"/>
              <w:right w:val="nil"/>
            </w:tcBorders>
            <w:shd w:val="clear" w:color="000000" w:fill="FFFFFF"/>
            <w:vAlign w:val="center"/>
            <w:hideMark/>
          </w:tcPr>
          <w:p w14:paraId="09E96B4C"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2.01E+07</w:t>
            </w:r>
          </w:p>
        </w:tc>
        <w:tc>
          <w:tcPr>
            <w:tcW w:w="1001" w:type="dxa"/>
            <w:tcBorders>
              <w:top w:val="nil"/>
              <w:left w:val="nil"/>
              <w:bottom w:val="nil"/>
              <w:right w:val="nil"/>
            </w:tcBorders>
            <w:shd w:val="clear" w:color="000000" w:fill="FFFFFF"/>
            <w:vAlign w:val="center"/>
            <w:hideMark/>
          </w:tcPr>
          <w:p w14:paraId="5AC5F9FB"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1.94E+07</w:t>
            </w:r>
          </w:p>
        </w:tc>
        <w:tc>
          <w:tcPr>
            <w:tcW w:w="953" w:type="dxa"/>
            <w:tcBorders>
              <w:top w:val="nil"/>
              <w:left w:val="nil"/>
              <w:bottom w:val="nil"/>
              <w:right w:val="nil"/>
            </w:tcBorders>
            <w:shd w:val="clear" w:color="000000" w:fill="FFFFFF"/>
            <w:vAlign w:val="center"/>
            <w:hideMark/>
          </w:tcPr>
          <w:p w14:paraId="7813F4F0"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2.06E+07</w:t>
            </w:r>
          </w:p>
        </w:tc>
        <w:tc>
          <w:tcPr>
            <w:tcW w:w="960" w:type="dxa"/>
            <w:tcBorders>
              <w:top w:val="nil"/>
              <w:left w:val="nil"/>
              <w:bottom w:val="nil"/>
              <w:right w:val="nil"/>
            </w:tcBorders>
            <w:shd w:val="clear" w:color="000000" w:fill="FFFFFF"/>
            <w:vAlign w:val="center"/>
            <w:hideMark/>
          </w:tcPr>
          <w:p w14:paraId="30A88477"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20375719</w:t>
            </w:r>
          </w:p>
        </w:tc>
      </w:tr>
      <w:tr w:rsidR="00911378" w:rsidRPr="0076463E" w14:paraId="18F9DD2E" w14:textId="77777777" w:rsidTr="00911378">
        <w:trPr>
          <w:trHeight w:val="300"/>
        </w:trPr>
        <w:tc>
          <w:tcPr>
            <w:tcW w:w="928" w:type="dxa"/>
            <w:tcBorders>
              <w:top w:val="nil"/>
              <w:left w:val="nil"/>
              <w:bottom w:val="nil"/>
              <w:right w:val="nil"/>
            </w:tcBorders>
            <w:shd w:val="clear" w:color="000000" w:fill="F5F5F5"/>
            <w:vAlign w:val="center"/>
            <w:hideMark/>
          </w:tcPr>
          <w:p w14:paraId="1863AFB8"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50</w:t>
            </w:r>
          </w:p>
        </w:tc>
        <w:tc>
          <w:tcPr>
            <w:tcW w:w="1207" w:type="dxa"/>
            <w:tcBorders>
              <w:top w:val="nil"/>
              <w:left w:val="nil"/>
              <w:bottom w:val="nil"/>
              <w:right w:val="nil"/>
            </w:tcBorders>
            <w:shd w:val="clear" w:color="000000" w:fill="F5F5F5"/>
            <w:vAlign w:val="center"/>
            <w:hideMark/>
          </w:tcPr>
          <w:p w14:paraId="4358F066"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22/04/2022</w:t>
            </w:r>
          </w:p>
        </w:tc>
        <w:tc>
          <w:tcPr>
            <w:tcW w:w="971" w:type="dxa"/>
            <w:tcBorders>
              <w:top w:val="nil"/>
              <w:left w:val="nil"/>
              <w:bottom w:val="nil"/>
              <w:right w:val="nil"/>
            </w:tcBorders>
            <w:shd w:val="clear" w:color="000000" w:fill="F5F5F5"/>
            <w:vAlign w:val="center"/>
            <w:hideMark/>
          </w:tcPr>
          <w:p w14:paraId="460B48A1"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2.01E+07</w:t>
            </w:r>
          </w:p>
        </w:tc>
        <w:tc>
          <w:tcPr>
            <w:tcW w:w="1001" w:type="dxa"/>
            <w:tcBorders>
              <w:top w:val="nil"/>
              <w:left w:val="nil"/>
              <w:bottom w:val="nil"/>
              <w:right w:val="nil"/>
            </w:tcBorders>
            <w:shd w:val="clear" w:color="000000" w:fill="F5F5F5"/>
            <w:vAlign w:val="center"/>
            <w:hideMark/>
          </w:tcPr>
          <w:p w14:paraId="39EE1E95"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1.94E+07</w:t>
            </w:r>
          </w:p>
        </w:tc>
        <w:tc>
          <w:tcPr>
            <w:tcW w:w="953" w:type="dxa"/>
            <w:tcBorders>
              <w:top w:val="nil"/>
              <w:left w:val="nil"/>
              <w:bottom w:val="nil"/>
              <w:right w:val="nil"/>
            </w:tcBorders>
            <w:shd w:val="clear" w:color="000000" w:fill="F5F5F5"/>
            <w:vAlign w:val="center"/>
            <w:hideMark/>
          </w:tcPr>
          <w:p w14:paraId="7F1808A6"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2.06E+07</w:t>
            </w:r>
          </w:p>
        </w:tc>
        <w:tc>
          <w:tcPr>
            <w:tcW w:w="960" w:type="dxa"/>
            <w:tcBorders>
              <w:top w:val="nil"/>
              <w:left w:val="nil"/>
              <w:bottom w:val="nil"/>
              <w:right w:val="nil"/>
            </w:tcBorders>
            <w:shd w:val="clear" w:color="000000" w:fill="F5F5F5"/>
            <w:vAlign w:val="center"/>
            <w:hideMark/>
          </w:tcPr>
          <w:p w14:paraId="5810D64B"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20390793</w:t>
            </w:r>
          </w:p>
        </w:tc>
      </w:tr>
      <w:tr w:rsidR="00911378" w:rsidRPr="0076463E" w14:paraId="3ACD65FB" w14:textId="77777777" w:rsidTr="00911378">
        <w:trPr>
          <w:trHeight w:val="300"/>
        </w:trPr>
        <w:tc>
          <w:tcPr>
            <w:tcW w:w="928" w:type="dxa"/>
            <w:tcBorders>
              <w:top w:val="nil"/>
              <w:left w:val="nil"/>
              <w:bottom w:val="nil"/>
              <w:right w:val="nil"/>
            </w:tcBorders>
            <w:shd w:val="clear" w:color="000000" w:fill="FFFFFF"/>
            <w:vAlign w:val="center"/>
            <w:hideMark/>
          </w:tcPr>
          <w:p w14:paraId="44A6F0B2"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51</w:t>
            </w:r>
          </w:p>
        </w:tc>
        <w:tc>
          <w:tcPr>
            <w:tcW w:w="1207" w:type="dxa"/>
            <w:tcBorders>
              <w:top w:val="nil"/>
              <w:left w:val="nil"/>
              <w:bottom w:val="nil"/>
              <w:right w:val="nil"/>
            </w:tcBorders>
            <w:shd w:val="clear" w:color="000000" w:fill="FFFFFF"/>
            <w:vAlign w:val="center"/>
            <w:hideMark/>
          </w:tcPr>
          <w:p w14:paraId="536CC557"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23/04/2022</w:t>
            </w:r>
          </w:p>
        </w:tc>
        <w:tc>
          <w:tcPr>
            <w:tcW w:w="971" w:type="dxa"/>
            <w:tcBorders>
              <w:top w:val="nil"/>
              <w:left w:val="nil"/>
              <w:bottom w:val="nil"/>
              <w:right w:val="nil"/>
            </w:tcBorders>
            <w:shd w:val="clear" w:color="000000" w:fill="FFFFFF"/>
            <w:vAlign w:val="center"/>
            <w:hideMark/>
          </w:tcPr>
          <w:p w14:paraId="0EDB6AEF"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2.00E+07</w:t>
            </w:r>
          </w:p>
        </w:tc>
        <w:tc>
          <w:tcPr>
            <w:tcW w:w="1001" w:type="dxa"/>
            <w:tcBorders>
              <w:top w:val="nil"/>
              <w:left w:val="nil"/>
              <w:bottom w:val="nil"/>
              <w:right w:val="nil"/>
            </w:tcBorders>
            <w:shd w:val="clear" w:color="000000" w:fill="FFFFFF"/>
            <w:vAlign w:val="center"/>
            <w:hideMark/>
          </w:tcPr>
          <w:p w14:paraId="12A1FB83"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1.93E+07</w:t>
            </w:r>
          </w:p>
        </w:tc>
        <w:tc>
          <w:tcPr>
            <w:tcW w:w="953" w:type="dxa"/>
            <w:tcBorders>
              <w:top w:val="nil"/>
              <w:left w:val="nil"/>
              <w:bottom w:val="nil"/>
              <w:right w:val="nil"/>
            </w:tcBorders>
            <w:shd w:val="clear" w:color="000000" w:fill="FFFFFF"/>
            <w:vAlign w:val="center"/>
            <w:hideMark/>
          </w:tcPr>
          <w:p w14:paraId="6B3A9C44"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2.06E+07</w:t>
            </w:r>
          </w:p>
        </w:tc>
        <w:tc>
          <w:tcPr>
            <w:tcW w:w="960" w:type="dxa"/>
            <w:tcBorders>
              <w:top w:val="nil"/>
              <w:left w:val="nil"/>
              <w:bottom w:val="nil"/>
              <w:right w:val="nil"/>
            </w:tcBorders>
            <w:shd w:val="clear" w:color="000000" w:fill="FFFFFF"/>
            <w:vAlign w:val="center"/>
            <w:hideMark/>
          </w:tcPr>
          <w:p w14:paraId="4289C813"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20403506</w:t>
            </w:r>
          </w:p>
        </w:tc>
      </w:tr>
      <w:tr w:rsidR="00911378" w:rsidRPr="0076463E" w14:paraId="5A996AD3" w14:textId="77777777" w:rsidTr="00911378">
        <w:trPr>
          <w:trHeight w:val="300"/>
        </w:trPr>
        <w:tc>
          <w:tcPr>
            <w:tcW w:w="928" w:type="dxa"/>
            <w:tcBorders>
              <w:top w:val="nil"/>
              <w:left w:val="nil"/>
              <w:bottom w:val="nil"/>
              <w:right w:val="nil"/>
            </w:tcBorders>
            <w:shd w:val="clear" w:color="000000" w:fill="F5F5F5"/>
            <w:vAlign w:val="center"/>
            <w:hideMark/>
          </w:tcPr>
          <w:p w14:paraId="74CE294B"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52</w:t>
            </w:r>
          </w:p>
        </w:tc>
        <w:tc>
          <w:tcPr>
            <w:tcW w:w="1207" w:type="dxa"/>
            <w:tcBorders>
              <w:top w:val="nil"/>
              <w:left w:val="nil"/>
              <w:bottom w:val="nil"/>
              <w:right w:val="nil"/>
            </w:tcBorders>
            <w:shd w:val="clear" w:color="000000" w:fill="F5F5F5"/>
            <w:vAlign w:val="center"/>
            <w:hideMark/>
          </w:tcPr>
          <w:p w14:paraId="24131DA8"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24/04/2022</w:t>
            </w:r>
          </w:p>
        </w:tc>
        <w:tc>
          <w:tcPr>
            <w:tcW w:w="971" w:type="dxa"/>
            <w:tcBorders>
              <w:top w:val="nil"/>
              <w:left w:val="nil"/>
              <w:bottom w:val="nil"/>
              <w:right w:val="nil"/>
            </w:tcBorders>
            <w:shd w:val="clear" w:color="000000" w:fill="F5F5F5"/>
            <w:vAlign w:val="center"/>
            <w:hideMark/>
          </w:tcPr>
          <w:p w14:paraId="0C656FCE"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2.00E+07</w:t>
            </w:r>
          </w:p>
        </w:tc>
        <w:tc>
          <w:tcPr>
            <w:tcW w:w="1001" w:type="dxa"/>
            <w:tcBorders>
              <w:top w:val="nil"/>
              <w:left w:val="nil"/>
              <w:bottom w:val="nil"/>
              <w:right w:val="nil"/>
            </w:tcBorders>
            <w:shd w:val="clear" w:color="000000" w:fill="F5F5F5"/>
            <w:vAlign w:val="center"/>
            <w:hideMark/>
          </w:tcPr>
          <w:p w14:paraId="2A7EE709"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1.93E+07</w:t>
            </w:r>
          </w:p>
        </w:tc>
        <w:tc>
          <w:tcPr>
            <w:tcW w:w="953" w:type="dxa"/>
            <w:tcBorders>
              <w:top w:val="nil"/>
              <w:left w:val="nil"/>
              <w:bottom w:val="nil"/>
              <w:right w:val="nil"/>
            </w:tcBorders>
            <w:shd w:val="clear" w:color="000000" w:fill="F5F5F5"/>
            <w:vAlign w:val="center"/>
            <w:hideMark/>
          </w:tcPr>
          <w:p w14:paraId="61721CC2"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2.07E+07</w:t>
            </w:r>
          </w:p>
        </w:tc>
        <w:tc>
          <w:tcPr>
            <w:tcW w:w="960" w:type="dxa"/>
            <w:tcBorders>
              <w:top w:val="nil"/>
              <w:left w:val="nil"/>
              <w:bottom w:val="nil"/>
              <w:right w:val="nil"/>
            </w:tcBorders>
            <w:shd w:val="clear" w:color="000000" w:fill="F5F5F5"/>
            <w:vAlign w:val="center"/>
            <w:hideMark/>
          </w:tcPr>
          <w:p w14:paraId="71C62C2B"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20417674</w:t>
            </w:r>
          </w:p>
        </w:tc>
      </w:tr>
      <w:tr w:rsidR="00911378" w:rsidRPr="0076463E" w14:paraId="168C07F3" w14:textId="77777777" w:rsidTr="00911378">
        <w:trPr>
          <w:trHeight w:val="300"/>
        </w:trPr>
        <w:tc>
          <w:tcPr>
            <w:tcW w:w="928" w:type="dxa"/>
            <w:tcBorders>
              <w:top w:val="nil"/>
              <w:left w:val="nil"/>
              <w:bottom w:val="nil"/>
              <w:right w:val="nil"/>
            </w:tcBorders>
            <w:shd w:val="clear" w:color="000000" w:fill="FFFFFF"/>
            <w:vAlign w:val="center"/>
            <w:hideMark/>
          </w:tcPr>
          <w:p w14:paraId="4AA40E92"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53</w:t>
            </w:r>
          </w:p>
        </w:tc>
        <w:tc>
          <w:tcPr>
            <w:tcW w:w="1207" w:type="dxa"/>
            <w:tcBorders>
              <w:top w:val="nil"/>
              <w:left w:val="nil"/>
              <w:bottom w:val="nil"/>
              <w:right w:val="nil"/>
            </w:tcBorders>
            <w:shd w:val="clear" w:color="000000" w:fill="FFFFFF"/>
            <w:vAlign w:val="center"/>
            <w:hideMark/>
          </w:tcPr>
          <w:p w14:paraId="12CFE2CA"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25/04/2022</w:t>
            </w:r>
          </w:p>
        </w:tc>
        <w:tc>
          <w:tcPr>
            <w:tcW w:w="971" w:type="dxa"/>
            <w:tcBorders>
              <w:top w:val="nil"/>
              <w:left w:val="nil"/>
              <w:bottom w:val="nil"/>
              <w:right w:val="nil"/>
            </w:tcBorders>
            <w:shd w:val="clear" w:color="000000" w:fill="FFFFFF"/>
            <w:vAlign w:val="center"/>
            <w:hideMark/>
          </w:tcPr>
          <w:p w14:paraId="4C3C1A80"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2.00E+07</w:t>
            </w:r>
          </w:p>
        </w:tc>
        <w:tc>
          <w:tcPr>
            <w:tcW w:w="1001" w:type="dxa"/>
            <w:tcBorders>
              <w:top w:val="nil"/>
              <w:left w:val="nil"/>
              <w:bottom w:val="nil"/>
              <w:right w:val="nil"/>
            </w:tcBorders>
            <w:shd w:val="clear" w:color="000000" w:fill="FFFFFF"/>
            <w:vAlign w:val="center"/>
            <w:hideMark/>
          </w:tcPr>
          <w:p w14:paraId="38D18667"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1.92E+07</w:t>
            </w:r>
          </w:p>
        </w:tc>
        <w:tc>
          <w:tcPr>
            <w:tcW w:w="953" w:type="dxa"/>
            <w:tcBorders>
              <w:top w:val="nil"/>
              <w:left w:val="nil"/>
              <w:bottom w:val="nil"/>
              <w:right w:val="nil"/>
            </w:tcBorders>
            <w:shd w:val="clear" w:color="000000" w:fill="FFFFFF"/>
            <w:vAlign w:val="center"/>
            <w:hideMark/>
          </w:tcPr>
          <w:p w14:paraId="591DF874"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2.07E+07</w:t>
            </w:r>
          </w:p>
        </w:tc>
        <w:tc>
          <w:tcPr>
            <w:tcW w:w="960" w:type="dxa"/>
            <w:tcBorders>
              <w:top w:val="nil"/>
              <w:left w:val="nil"/>
              <w:bottom w:val="nil"/>
              <w:right w:val="nil"/>
            </w:tcBorders>
            <w:shd w:val="clear" w:color="000000" w:fill="FFFFFF"/>
            <w:vAlign w:val="center"/>
            <w:hideMark/>
          </w:tcPr>
          <w:p w14:paraId="6DD16E94"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20434181</w:t>
            </w:r>
          </w:p>
        </w:tc>
      </w:tr>
      <w:tr w:rsidR="00911378" w:rsidRPr="0076463E" w14:paraId="78B9A788" w14:textId="77777777" w:rsidTr="00911378">
        <w:trPr>
          <w:trHeight w:val="300"/>
        </w:trPr>
        <w:tc>
          <w:tcPr>
            <w:tcW w:w="928" w:type="dxa"/>
            <w:tcBorders>
              <w:top w:val="nil"/>
              <w:left w:val="nil"/>
              <w:bottom w:val="nil"/>
              <w:right w:val="nil"/>
            </w:tcBorders>
            <w:shd w:val="clear" w:color="000000" w:fill="F5F5F5"/>
            <w:vAlign w:val="center"/>
            <w:hideMark/>
          </w:tcPr>
          <w:p w14:paraId="1519A336"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54</w:t>
            </w:r>
          </w:p>
        </w:tc>
        <w:tc>
          <w:tcPr>
            <w:tcW w:w="1207" w:type="dxa"/>
            <w:tcBorders>
              <w:top w:val="nil"/>
              <w:left w:val="nil"/>
              <w:bottom w:val="nil"/>
              <w:right w:val="nil"/>
            </w:tcBorders>
            <w:shd w:val="clear" w:color="000000" w:fill="F5F5F5"/>
            <w:vAlign w:val="center"/>
            <w:hideMark/>
          </w:tcPr>
          <w:p w14:paraId="13970F5C"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26/04/2022</w:t>
            </w:r>
          </w:p>
        </w:tc>
        <w:tc>
          <w:tcPr>
            <w:tcW w:w="971" w:type="dxa"/>
            <w:tcBorders>
              <w:top w:val="nil"/>
              <w:left w:val="nil"/>
              <w:bottom w:val="nil"/>
              <w:right w:val="nil"/>
            </w:tcBorders>
            <w:shd w:val="clear" w:color="000000" w:fill="F5F5F5"/>
            <w:vAlign w:val="center"/>
            <w:hideMark/>
          </w:tcPr>
          <w:p w14:paraId="2534ED80"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2.00E+07</w:t>
            </w:r>
          </w:p>
        </w:tc>
        <w:tc>
          <w:tcPr>
            <w:tcW w:w="1001" w:type="dxa"/>
            <w:tcBorders>
              <w:top w:val="nil"/>
              <w:left w:val="nil"/>
              <w:bottom w:val="nil"/>
              <w:right w:val="nil"/>
            </w:tcBorders>
            <w:shd w:val="clear" w:color="000000" w:fill="F5F5F5"/>
            <w:vAlign w:val="center"/>
            <w:hideMark/>
          </w:tcPr>
          <w:p w14:paraId="7A88205D"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1.91E+07</w:t>
            </w:r>
          </w:p>
        </w:tc>
        <w:tc>
          <w:tcPr>
            <w:tcW w:w="953" w:type="dxa"/>
            <w:tcBorders>
              <w:top w:val="nil"/>
              <w:left w:val="nil"/>
              <w:bottom w:val="nil"/>
              <w:right w:val="nil"/>
            </w:tcBorders>
            <w:shd w:val="clear" w:color="000000" w:fill="F5F5F5"/>
            <w:vAlign w:val="center"/>
            <w:hideMark/>
          </w:tcPr>
          <w:p w14:paraId="534E79F5"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2.08E+07</w:t>
            </w:r>
          </w:p>
        </w:tc>
        <w:tc>
          <w:tcPr>
            <w:tcW w:w="960" w:type="dxa"/>
            <w:tcBorders>
              <w:top w:val="nil"/>
              <w:left w:val="nil"/>
              <w:bottom w:val="nil"/>
              <w:right w:val="nil"/>
            </w:tcBorders>
            <w:shd w:val="clear" w:color="000000" w:fill="F5F5F5"/>
            <w:vAlign w:val="center"/>
            <w:hideMark/>
          </w:tcPr>
          <w:p w14:paraId="04A994AF"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20448220</w:t>
            </w:r>
          </w:p>
        </w:tc>
      </w:tr>
      <w:tr w:rsidR="00911378" w:rsidRPr="0076463E" w14:paraId="35EE3025" w14:textId="77777777" w:rsidTr="00911378">
        <w:trPr>
          <w:trHeight w:val="300"/>
        </w:trPr>
        <w:tc>
          <w:tcPr>
            <w:tcW w:w="928" w:type="dxa"/>
            <w:tcBorders>
              <w:top w:val="nil"/>
              <w:left w:val="nil"/>
              <w:bottom w:val="nil"/>
              <w:right w:val="nil"/>
            </w:tcBorders>
            <w:shd w:val="clear" w:color="000000" w:fill="FFFFFF"/>
            <w:vAlign w:val="center"/>
            <w:hideMark/>
          </w:tcPr>
          <w:p w14:paraId="055D01D3"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55</w:t>
            </w:r>
          </w:p>
        </w:tc>
        <w:tc>
          <w:tcPr>
            <w:tcW w:w="1207" w:type="dxa"/>
            <w:tcBorders>
              <w:top w:val="nil"/>
              <w:left w:val="nil"/>
              <w:bottom w:val="nil"/>
              <w:right w:val="nil"/>
            </w:tcBorders>
            <w:shd w:val="clear" w:color="000000" w:fill="FFFFFF"/>
            <w:vAlign w:val="center"/>
            <w:hideMark/>
          </w:tcPr>
          <w:p w14:paraId="5C1BA10A"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27/04/2022</w:t>
            </w:r>
          </w:p>
        </w:tc>
        <w:tc>
          <w:tcPr>
            <w:tcW w:w="971" w:type="dxa"/>
            <w:tcBorders>
              <w:top w:val="nil"/>
              <w:left w:val="nil"/>
              <w:bottom w:val="nil"/>
              <w:right w:val="nil"/>
            </w:tcBorders>
            <w:shd w:val="clear" w:color="000000" w:fill="FFFFFF"/>
            <w:vAlign w:val="center"/>
            <w:hideMark/>
          </w:tcPr>
          <w:p w14:paraId="2AFDEEFA"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2.00E+07</w:t>
            </w:r>
          </w:p>
        </w:tc>
        <w:tc>
          <w:tcPr>
            <w:tcW w:w="1001" w:type="dxa"/>
            <w:tcBorders>
              <w:top w:val="nil"/>
              <w:left w:val="nil"/>
              <w:bottom w:val="nil"/>
              <w:right w:val="nil"/>
            </w:tcBorders>
            <w:shd w:val="clear" w:color="000000" w:fill="FFFFFF"/>
            <w:vAlign w:val="center"/>
            <w:hideMark/>
          </w:tcPr>
          <w:p w14:paraId="6AC5A756"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1.90E+07</w:t>
            </w:r>
          </w:p>
        </w:tc>
        <w:tc>
          <w:tcPr>
            <w:tcW w:w="953" w:type="dxa"/>
            <w:tcBorders>
              <w:top w:val="nil"/>
              <w:left w:val="nil"/>
              <w:bottom w:val="nil"/>
              <w:right w:val="nil"/>
            </w:tcBorders>
            <w:shd w:val="clear" w:color="000000" w:fill="FFFFFF"/>
            <w:vAlign w:val="center"/>
            <w:hideMark/>
          </w:tcPr>
          <w:p w14:paraId="3BB18920"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2.08E+07</w:t>
            </w:r>
          </w:p>
        </w:tc>
        <w:tc>
          <w:tcPr>
            <w:tcW w:w="960" w:type="dxa"/>
            <w:tcBorders>
              <w:top w:val="nil"/>
              <w:left w:val="nil"/>
              <w:bottom w:val="nil"/>
              <w:right w:val="nil"/>
            </w:tcBorders>
            <w:shd w:val="clear" w:color="000000" w:fill="FFFFFF"/>
            <w:vAlign w:val="center"/>
            <w:hideMark/>
          </w:tcPr>
          <w:p w14:paraId="24E66645"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20460800</w:t>
            </w:r>
          </w:p>
        </w:tc>
      </w:tr>
      <w:tr w:rsidR="00911378" w:rsidRPr="0076463E" w14:paraId="24D7BC75" w14:textId="77777777" w:rsidTr="00911378">
        <w:trPr>
          <w:trHeight w:val="300"/>
        </w:trPr>
        <w:tc>
          <w:tcPr>
            <w:tcW w:w="928" w:type="dxa"/>
            <w:tcBorders>
              <w:top w:val="nil"/>
              <w:left w:val="nil"/>
              <w:bottom w:val="nil"/>
              <w:right w:val="nil"/>
            </w:tcBorders>
            <w:shd w:val="clear" w:color="000000" w:fill="F5F5F5"/>
            <w:vAlign w:val="center"/>
            <w:hideMark/>
          </w:tcPr>
          <w:p w14:paraId="0DB9D56F"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56</w:t>
            </w:r>
          </w:p>
        </w:tc>
        <w:tc>
          <w:tcPr>
            <w:tcW w:w="1207" w:type="dxa"/>
            <w:tcBorders>
              <w:top w:val="nil"/>
              <w:left w:val="nil"/>
              <w:bottom w:val="nil"/>
              <w:right w:val="nil"/>
            </w:tcBorders>
            <w:shd w:val="clear" w:color="000000" w:fill="F5F5F5"/>
            <w:vAlign w:val="center"/>
            <w:hideMark/>
          </w:tcPr>
          <w:p w14:paraId="2D3DBC92"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28/04/2022</w:t>
            </w:r>
          </w:p>
        </w:tc>
        <w:tc>
          <w:tcPr>
            <w:tcW w:w="971" w:type="dxa"/>
            <w:tcBorders>
              <w:top w:val="nil"/>
              <w:left w:val="nil"/>
              <w:bottom w:val="nil"/>
              <w:right w:val="nil"/>
            </w:tcBorders>
            <w:shd w:val="clear" w:color="000000" w:fill="F5F5F5"/>
            <w:vAlign w:val="center"/>
            <w:hideMark/>
          </w:tcPr>
          <w:p w14:paraId="3477FE30"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2.00E+07</w:t>
            </w:r>
          </w:p>
        </w:tc>
        <w:tc>
          <w:tcPr>
            <w:tcW w:w="1001" w:type="dxa"/>
            <w:tcBorders>
              <w:top w:val="nil"/>
              <w:left w:val="nil"/>
              <w:bottom w:val="nil"/>
              <w:right w:val="nil"/>
            </w:tcBorders>
            <w:shd w:val="clear" w:color="000000" w:fill="F5F5F5"/>
            <w:vAlign w:val="center"/>
            <w:hideMark/>
          </w:tcPr>
          <w:p w14:paraId="7A5F4669"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1.90E+07</w:t>
            </w:r>
          </w:p>
        </w:tc>
        <w:tc>
          <w:tcPr>
            <w:tcW w:w="953" w:type="dxa"/>
            <w:tcBorders>
              <w:top w:val="nil"/>
              <w:left w:val="nil"/>
              <w:bottom w:val="nil"/>
              <w:right w:val="nil"/>
            </w:tcBorders>
            <w:shd w:val="clear" w:color="000000" w:fill="F5F5F5"/>
            <w:vAlign w:val="center"/>
            <w:hideMark/>
          </w:tcPr>
          <w:p w14:paraId="341D1538"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2.09E+07</w:t>
            </w:r>
          </w:p>
        </w:tc>
        <w:tc>
          <w:tcPr>
            <w:tcW w:w="960" w:type="dxa"/>
            <w:tcBorders>
              <w:top w:val="nil"/>
              <w:left w:val="nil"/>
              <w:bottom w:val="nil"/>
              <w:right w:val="nil"/>
            </w:tcBorders>
            <w:shd w:val="clear" w:color="000000" w:fill="F5F5F5"/>
            <w:vAlign w:val="center"/>
            <w:hideMark/>
          </w:tcPr>
          <w:p w14:paraId="5AC3CE8C"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20471973</w:t>
            </w:r>
          </w:p>
        </w:tc>
      </w:tr>
      <w:tr w:rsidR="00911378" w:rsidRPr="0076463E" w14:paraId="729DD211" w14:textId="77777777" w:rsidTr="00911378">
        <w:trPr>
          <w:trHeight w:val="300"/>
        </w:trPr>
        <w:tc>
          <w:tcPr>
            <w:tcW w:w="928" w:type="dxa"/>
            <w:tcBorders>
              <w:top w:val="nil"/>
              <w:left w:val="nil"/>
              <w:bottom w:val="nil"/>
              <w:right w:val="nil"/>
            </w:tcBorders>
            <w:shd w:val="clear" w:color="000000" w:fill="FFFFFF"/>
            <w:vAlign w:val="center"/>
            <w:hideMark/>
          </w:tcPr>
          <w:p w14:paraId="0365A80E"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57</w:t>
            </w:r>
          </w:p>
        </w:tc>
        <w:tc>
          <w:tcPr>
            <w:tcW w:w="1207" w:type="dxa"/>
            <w:tcBorders>
              <w:top w:val="nil"/>
              <w:left w:val="nil"/>
              <w:bottom w:val="nil"/>
              <w:right w:val="nil"/>
            </w:tcBorders>
            <w:shd w:val="clear" w:color="000000" w:fill="FFFFFF"/>
            <w:vAlign w:val="center"/>
            <w:hideMark/>
          </w:tcPr>
          <w:p w14:paraId="6DECC280"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29/04/2022</w:t>
            </w:r>
          </w:p>
        </w:tc>
        <w:tc>
          <w:tcPr>
            <w:tcW w:w="971" w:type="dxa"/>
            <w:tcBorders>
              <w:top w:val="nil"/>
              <w:left w:val="nil"/>
              <w:bottom w:val="nil"/>
              <w:right w:val="nil"/>
            </w:tcBorders>
            <w:shd w:val="clear" w:color="000000" w:fill="FFFFFF"/>
            <w:vAlign w:val="center"/>
            <w:hideMark/>
          </w:tcPr>
          <w:p w14:paraId="2EEEA927"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2.00E+07</w:t>
            </w:r>
          </w:p>
        </w:tc>
        <w:tc>
          <w:tcPr>
            <w:tcW w:w="1001" w:type="dxa"/>
            <w:tcBorders>
              <w:top w:val="nil"/>
              <w:left w:val="nil"/>
              <w:bottom w:val="nil"/>
              <w:right w:val="nil"/>
            </w:tcBorders>
            <w:shd w:val="clear" w:color="000000" w:fill="FFFFFF"/>
            <w:vAlign w:val="center"/>
            <w:hideMark/>
          </w:tcPr>
          <w:p w14:paraId="14DC125D"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1.89E+07</w:t>
            </w:r>
          </w:p>
        </w:tc>
        <w:tc>
          <w:tcPr>
            <w:tcW w:w="953" w:type="dxa"/>
            <w:tcBorders>
              <w:top w:val="nil"/>
              <w:left w:val="nil"/>
              <w:bottom w:val="nil"/>
              <w:right w:val="nil"/>
            </w:tcBorders>
            <w:shd w:val="clear" w:color="000000" w:fill="FFFFFF"/>
            <w:vAlign w:val="center"/>
            <w:hideMark/>
          </w:tcPr>
          <w:p w14:paraId="59B9416A"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2.09E+07</w:t>
            </w:r>
          </w:p>
        </w:tc>
        <w:tc>
          <w:tcPr>
            <w:tcW w:w="960" w:type="dxa"/>
            <w:tcBorders>
              <w:top w:val="nil"/>
              <w:left w:val="nil"/>
              <w:bottom w:val="nil"/>
              <w:right w:val="nil"/>
            </w:tcBorders>
            <w:shd w:val="clear" w:color="000000" w:fill="FFFFFF"/>
            <w:vAlign w:val="center"/>
            <w:hideMark/>
          </w:tcPr>
          <w:p w14:paraId="330F7239"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20481612</w:t>
            </w:r>
          </w:p>
        </w:tc>
      </w:tr>
      <w:tr w:rsidR="00911378" w:rsidRPr="0076463E" w14:paraId="35E6552F" w14:textId="77777777" w:rsidTr="00911378">
        <w:trPr>
          <w:trHeight w:val="300"/>
        </w:trPr>
        <w:tc>
          <w:tcPr>
            <w:tcW w:w="928" w:type="dxa"/>
            <w:tcBorders>
              <w:top w:val="nil"/>
              <w:left w:val="nil"/>
              <w:bottom w:val="nil"/>
              <w:right w:val="nil"/>
            </w:tcBorders>
            <w:shd w:val="clear" w:color="000000" w:fill="F5F5F5"/>
            <w:vAlign w:val="center"/>
            <w:hideMark/>
          </w:tcPr>
          <w:p w14:paraId="2B90BC74"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58</w:t>
            </w:r>
          </w:p>
        </w:tc>
        <w:tc>
          <w:tcPr>
            <w:tcW w:w="1207" w:type="dxa"/>
            <w:tcBorders>
              <w:top w:val="nil"/>
              <w:left w:val="nil"/>
              <w:bottom w:val="nil"/>
              <w:right w:val="nil"/>
            </w:tcBorders>
            <w:shd w:val="clear" w:color="000000" w:fill="F5F5F5"/>
            <w:vAlign w:val="center"/>
            <w:hideMark/>
          </w:tcPr>
          <w:p w14:paraId="6A9A85BB"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30/04/2022</w:t>
            </w:r>
          </w:p>
        </w:tc>
        <w:tc>
          <w:tcPr>
            <w:tcW w:w="971" w:type="dxa"/>
            <w:tcBorders>
              <w:top w:val="nil"/>
              <w:left w:val="nil"/>
              <w:bottom w:val="nil"/>
              <w:right w:val="nil"/>
            </w:tcBorders>
            <w:shd w:val="clear" w:color="000000" w:fill="F5F5F5"/>
            <w:vAlign w:val="center"/>
            <w:hideMark/>
          </w:tcPr>
          <w:p w14:paraId="45093DBC"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2.00E+07</w:t>
            </w:r>
          </w:p>
        </w:tc>
        <w:tc>
          <w:tcPr>
            <w:tcW w:w="1001" w:type="dxa"/>
            <w:tcBorders>
              <w:top w:val="nil"/>
              <w:left w:val="nil"/>
              <w:bottom w:val="nil"/>
              <w:right w:val="nil"/>
            </w:tcBorders>
            <w:shd w:val="clear" w:color="000000" w:fill="F5F5F5"/>
            <w:vAlign w:val="center"/>
            <w:hideMark/>
          </w:tcPr>
          <w:p w14:paraId="0E92373B"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1.89E+07</w:t>
            </w:r>
          </w:p>
        </w:tc>
        <w:tc>
          <w:tcPr>
            <w:tcW w:w="953" w:type="dxa"/>
            <w:tcBorders>
              <w:top w:val="nil"/>
              <w:left w:val="nil"/>
              <w:bottom w:val="nil"/>
              <w:right w:val="nil"/>
            </w:tcBorders>
            <w:shd w:val="clear" w:color="000000" w:fill="F5F5F5"/>
            <w:vAlign w:val="center"/>
            <w:hideMark/>
          </w:tcPr>
          <w:p w14:paraId="1A5D956C"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2.09E+07</w:t>
            </w:r>
          </w:p>
        </w:tc>
        <w:tc>
          <w:tcPr>
            <w:tcW w:w="960" w:type="dxa"/>
            <w:tcBorders>
              <w:top w:val="nil"/>
              <w:left w:val="nil"/>
              <w:bottom w:val="nil"/>
              <w:right w:val="nil"/>
            </w:tcBorders>
            <w:shd w:val="clear" w:color="000000" w:fill="F5F5F5"/>
            <w:vAlign w:val="center"/>
            <w:hideMark/>
          </w:tcPr>
          <w:p w14:paraId="133A128D"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20489690</w:t>
            </w:r>
          </w:p>
        </w:tc>
      </w:tr>
      <w:tr w:rsidR="00911378" w:rsidRPr="0076463E" w14:paraId="24CB45BA" w14:textId="77777777" w:rsidTr="00911378">
        <w:trPr>
          <w:trHeight w:val="300"/>
        </w:trPr>
        <w:tc>
          <w:tcPr>
            <w:tcW w:w="928" w:type="dxa"/>
            <w:tcBorders>
              <w:top w:val="nil"/>
              <w:left w:val="nil"/>
              <w:bottom w:val="nil"/>
              <w:right w:val="nil"/>
            </w:tcBorders>
            <w:shd w:val="clear" w:color="000000" w:fill="FFFFFF"/>
            <w:vAlign w:val="center"/>
            <w:hideMark/>
          </w:tcPr>
          <w:p w14:paraId="605EBB1F"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59</w:t>
            </w:r>
          </w:p>
        </w:tc>
        <w:tc>
          <w:tcPr>
            <w:tcW w:w="1207" w:type="dxa"/>
            <w:tcBorders>
              <w:top w:val="nil"/>
              <w:left w:val="nil"/>
              <w:bottom w:val="nil"/>
              <w:right w:val="nil"/>
            </w:tcBorders>
            <w:shd w:val="clear" w:color="000000" w:fill="FFFFFF"/>
            <w:vAlign w:val="center"/>
            <w:hideMark/>
          </w:tcPr>
          <w:p w14:paraId="2D3D864E"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01/05/2022</w:t>
            </w:r>
          </w:p>
        </w:tc>
        <w:tc>
          <w:tcPr>
            <w:tcW w:w="971" w:type="dxa"/>
            <w:tcBorders>
              <w:top w:val="nil"/>
              <w:left w:val="nil"/>
              <w:bottom w:val="nil"/>
              <w:right w:val="nil"/>
            </w:tcBorders>
            <w:shd w:val="clear" w:color="000000" w:fill="FFFFFF"/>
            <w:vAlign w:val="center"/>
            <w:hideMark/>
          </w:tcPr>
          <w:p w14:paraId="2C562359"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2.00E+07</w:t>
            </w:r>
          </w:p>
        </w:tc>
        <w:tc>
          <w:tcPr>
            <w:tcW w:w="1001" w:type="dxa"/>
            <w:tcBorders>
              <w:top w:val="nil"/>
              <w:left w:val="nil"/>
              <w:bottom w:val="nil"/>
              <w:right w:val="nil"/>
            </w:tcBorders>
            <w:shd w:val="clear" w:color="000000" w:fill="FFFFFF"/>
            <w:vAlign w:val="center"/>
            <w:hideMark/>
          </w:tcPr>
          <w:p w14:paraId="7F96CBF8"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1.88E+07</w:t>
            </w:r>
          </w:p>
        </w:tc>
        <w:tc>
          <w:tcPr>
            <w:tcW w:w="953" w:type="dxa"/>
            <w:tcBorders>
              <w:top w:val="nil"/>
              <w:left w:val="nil"/>
              <w:bottom w:val="nil"/>
              <w:right w:val="nil"/>
            </w:tcBorders>
            <w:shd w:val="clear" w:color="000000" w:fill="FFFFFF"/>
            <w:vAlign w:val="center"/>
            <w:hideMark/>
          </w:tcPr>
          <w:p w14:paraId="571BE39A"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2.09E+07</w:t>
            </w:r>
          </w:p>
        </w:tc>
        <w:tc>
          <w:tcPr>
            <w:tcW w:w="960" w:type="dxa"/>
            <w:tcBorders>
              <w:top w:val="nil"/>
              <w:left w:val="nil"/>
              <w:bottom w:val="nil"/>
              <w:right w:val="nil"/>
            </w:tcBorders>
            <w:shd w:val="clear" w:color="000000" w:fill="FFFFFF"/>
            <w:vAlign w:val="center"/>
            <w:hideMark/>
          </w:tcPr>
          <w:p w14:paraId="63F7642F"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20498405</w:t>
            </w:r>
          </w:p>
        </w:tc>
      </w:tr>
      <w:tr w:rsidR="00911378" w:rsidRPr="0076463E" w14:paraId="2AF0E0A8" w14:textId="77777777" w:rsidTr="00911378">
        <w:trPr>
          <w:trHeight w:val="300"/>
        </w:trPr>
        <w:tc>
          <w:tcPr>
            <w:tcW w:w="928" w:type="dxa"/>
            <w:tcBorders>
              <w:top w:val="nil"/>
              <w:left w:val="nil"/>
              <w:bottom w:val="nil"/>
              <w:right w:val="nil"/>
            </w:tcBorders>
            <w:shd w:val="clear" w:color="000000" w:fill="F5F5F5"/>
            <w:vAlign w:val="center"/>
            <w:hideMark/>
          </w:tcPr>
          <w:p w14:paraId="253EC491"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60</w:t>
            </w:r>
          </w:p>
        </w:tc>
        <w:tc>
          <w:tcPr>
            <w:tcW w:w="1207" w:type="dxa"/>
            <w:tcBorders>
              <w:top w:val="nil"/>
              <w:left w:val="nil"/>
              <w:bottom w:val="nil"/>
              <w:right w:val="nil"/>
            </w:tcBorders>
            <w:shd w:val="clear" w:color="000000" w:fill="F5F5F5"/>
            <w:vAlign w:val="center"/>
            <w:hideMark/>
          </w:tcPr>
          <w:p w14:paraId="7407B9E7"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01/06/2022</w:t>
            </w:r>
          </w:p>
        </w:tc>
        <w:tc>
          <w:tcPr>
            <w:tcW w:w="971" w:type="dxa"/>
            <w:tcBorders>
              <w:top w:val="nil"/>
              <w:left w:val="nil"/>
              <w:bottom w:val="nil"/>
              <w:right w:val="nil"/>
            </w:tcBorders>
            <w:shd w:val="clear" w:color="000000" w:fill="F5F5F5"/>
            <w:vAlign w:val="center"/>
            <w:hideMark/>
          </w:tcPr>
          <w:p w14:paraId="6773BAD7"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2.07E+07</w:t>
            </w:r>
          </w:p>
        </w:tc>
        <w:tc>
          <w:tcPr>
            <w:tcW w:w="1001" w:type="dxa"/>
            <w:tcBorders>
              <w:top w:val="nil"/>
              <w:left w:val="nil"/>
              <w:bottom w:val="nil"/>
              <w:right w:val="nil"/>
            </w:tcBorders>
            <w:shd w:val="clear" w:color="000000" w:fill="F5F5F5"/>
            <w:vAlign w:val="center"/>
            <w:hideMark/>
          </w:tcPr>
          <w:p w14:paraId="5DD3C7E9"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2.07E+07</w:t>
            </w:r>
          </w:p>
        </w:tc>
        <w:tc>
          <w:tcPr>
            <w:tcW w:w="953" w:type="dxa"/>
            <w:tcBorders>
              <w:top w:val="nil"/>
              <w:left w:val="nil"/>
              <w:bottom w:val="nil"/>
              <w:right w:val="nil"/>
            </w:tcBorders>
            <w:shd w:val="clear" w:color="000000" w:fill="F5F5F5"/>
            <w:vAlign w:val="center"/>
            <w:hideMark/>
          </w:tcPr>
          <w:p w14:paraId="20A90E83"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2.08E+07</w:t>
            </w:r>
          </w:p>
        </w:tc>
        <w:tc>
          <w:tcPr>
            <w:tcW w:w="960" w:type="dxa"/>
            <w:tcBorders>
              <w:top w:val="nil"/>
              <w:left w:val="nil"/>
              <w:bottom w:val="nil"/>
              <w:right w:val="nil"/>
            </w:tcBorders>
            <w:shd w:val="clear" w:color="000000" w:fill="F5F5F5"/>
            <w:vAlign w:val="center"/>
            <w:hideMark/>
          </w:tcPr>
          <w:p w14:paraId="109E7B67"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20734075</w:t>
            </w:r>
          </w:p>
        </w:tc>
      </w:tr>
      <w:tr w:rsidR="00911378" w:rsidRPr="0076463E" w14:paraId="2048D0C8" w14:textId="77777777" w:rsidTr="00911378">
        <w:trPr>
          <w:trHeight w:val="300"/>
        </w:trPr>
        <w:tc>
          <w:tcPr>
            <w:tcW w:w="928" w:type="dxa"/>
            <w:tcBorders>
              <w:top w:val="nil"/>
              <w:left w:val="nil"/>
              <w:bottom w:val="nil"/>
              <w:right w:val="nil"/>
            </w:tcBorders>
            <w:shd w:val="clear" w:color="000000" w:fill="FFFFFF"/>
            <w:vAlign w:val="center"/>
            <w:hideMark/>
          </w:tcPr>
          <w:p w14:paraId="75E75662"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61</w:t>
            </w:r>
          </w:p>
        </w:tc>
        <w:tc>
          <w:tcPr>
            <w:tcW w:w="1207" w:type="dxa"/>
            <w:tcBorders>
              <w:top w:val="nil"/>
              <w:left w:val="nil"/>
              <w:bottom w:val="nil"/>
              <w:right w:val="nil"/>
            </w:tcBorders>
            <w:shd w:val="clear" w:color="000000" w:fill="FFFFFF"/>
            <w:vAlign w:val="center"/>
            <w:hideMark/>
          </w:tcPr>
          <w:p w14:paraId="46E9E723"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02/06/2022</w:t>
            </w:r>
          </w:p>
        </w:tc>
        <w:tc>
          <w:tcPr>
            <w:tcW w:w="971" w:type="dxa"/>
            <w:tcBorders>
              <w:top w:val="nil"/>
              <w:left w:val="nil"/>
              <w:bottom w:val="nil"/>
              <w:right w:val="nil"/>
            </w:tcBorders>
            <w:shd w:val="clear" w:color="000000" w:fill="FFFFFF"/>
            <w:vAlign w:val="center"/>
            <w:hideMark/>
          </w:tcPr>
          <w:p w14:paraId="1654F52C"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2.08E+07</w:t>
            </w:r>
          </w:p>
        </w:tc>
        <w:tc>
          <w:tcPr>
            <w:tcW w:w="1001" w:type="dxa"/>
            <w:tcBorders>
              <w:top w:val="nil"/>
              <w:left w:val="nil"/>
              <w:bottom w:val="nil"/>
              <w:right w:val="nil"/>
            </w:tcBorders>
            <w:shd w:val="clear" w:color="000000" w:fill="FFFFFF"/>
            <w:vAlign w:val="center"/>
            <w:hideMark/>
          </w:tcPr>
          <w:p w14:paraId="544E4916"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2.07E+07</w:t>
            </w:r>
          </w:p>
        </w:tc>
        <w:tc>
          <w:tcPr>
            <w:tcW w:w="953" w:type="dxa"/>
            <w:tcBorders>
              <w:top w:val="nil"/>
              <w:left w:val="nil"/>
              <w:bottom w:val="nil"/>
              <w:right w:val="nil"/>
            </w:tcBorders>
            <w:shd w:val="clear" w:color="000000" w:fill="FFFFFF"/>
            <w:vAlign w:val="center"/>
            <w:hideMark/>
          </w:tcPr>
          <w:p w14:paraId="5A56C25B"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2.09E+07</w:t>
            </w:r>
          </w:p>
        </w:tc>
        <w:tc>
          <w:tcPr>
            <w:tcW w:w="960" w:type="dxa"/>
            <w:tcBorders>
              <w:top w:val="nil"/>
              <w:left w:val="nil"/>
              <w:bottom w:val="nil"/>
              <w:right w:val="nil"/>
            </w:tcBorders>
            <w:shd w:val="clear" w:color="000000" w:fill="FFFFFF"/>
            <w:vAlign w:val="center"/>
            <w:hideMark/>
          </w:tcPr>
          <w:p w14:paraId="4D6B1671"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20740257</w:t>
            </w:r>
          </w:p>
        </w:tc>
      </w:tr>
      <w:tr w:rsidR="00911378" w:rsidRPr="0076463E" w14:paraId="1F5E03F6" w14:textId="77777777" w:rsidTr="00911378">
        <w:trPr>
          <w:trHeight w:val="300"/>
        </w:trPr>
        <w:tc>
          <w:tcPr>
            <w:tcW w:w="928" w:type="dxa"/>
            <w:tcBorders>
              <w:top w:val="nil"/>
              <w:left w:val="nil"/>
              <w:bottom w:val="nil"/>
              <w:right w:val="nil"/>
            </w:tcBorders>
            <w:shd w:val="clear" w:color="000000" w:fill="F5F5F5"/>
            <w:vAlign w:val="center"/>
            <w:hideMark/>
          </w:tcPr>
          <w:p w14:paraId="247E596E"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62</w:t>
            </w:r>
          </w:p>
        </w:tc>
        <w:tc>
          <w:tcPr>
            <w:tcW w:w="1207" w:type="dxa"/>
            <w:tcBorders>
              <w:top w:val="nil"/>
              <w:left w:val="nil"/>
              <w:bottom w:val="nil"/>
              <w:right w:val="nil"/>
            </w:tcBorders>
            <w:shd w:val="clear" w:color="000000" w:fill="F5F5F5"/>
            <w:vAlign w:val="center"/>
            <w:hideMark/>
          </w:tcPr>
          <w:p w14:paraId="1E39A376"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03/06/2022</w:t>
            </w:r>
          </w:p>
        </w:tc>
        <w:tc>
          <w:tcPr>
            <w:tcW w:w="971" w:type="dxa"/>
            <w:tcBorders>
              <w:top w:val="nil"/>
              <w:left w:val="nil"/>
              <w:bottom w:val="nil"/>
              <w:right w:val="nil"/>
            </w:tcBorders>
            <w:shd w:val="clear" w:color="000000" w:fill="F5F5F5"/>
            <w:vAlign w:val="center"/>
            <w:hideMark/>
          </w:tcPr>
          <w:p w14:paraId="244098D2"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2.07E+07</w:t>
            </w:r>
          </w:p>
        </w:tc>
        <w:tc>
          <w:tcPr>
            <w:tcW w:w="1001" w:type="dxa"/>
            <w:tcBorders>
              <w:top w:val="nil"/>
              <w:left w:val="nil"/>
              <w:bottom w:val="nil"/>
              <w:right w:val="nil"/>
            </w:tcBorders>
            <w:shd w:val="clear" w:color="000000" w:fill="F5F5F5"/>
            <w:vAlign w:val="center"/>
            <w:hideMark/>
          </w:tcPr>
          <w:p w14:paraId="5D33778B"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2.07E+07</w:t>
            </w:r>
          </w:p>
        </w:tc>
        <w:tc>
          <w:tcPr>
            <w:tcW w:w="953" w:type="dxa"/>
            <w:tcBorders>
              <w:top w:val="nil"/>
              <w:left w:val="nil"/>
              <w:bottom w:val="nil"/>
              <w:right w:val="nil"/>
            </w:tcBorders>
            <w:shd w:val="clear" w:color="000000" w:fill="F5F5F5"/>
            <w:vAlign w:val="center"/>
            <w:hideMark/>
          </w:tcPr>
          <w:p w14:paraId="1A7E05BC"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2.08E+07</w:t>
            </w:r>
          </w:p>
        </w:tc>
        <w:tc>
          <w:tcPr>
            <w:tcW w:w="960" w:type="dxa"/>
            <w:tcBorders>
              <w:top w:val="nil"/>
              <w:left w:val="nil"/>
              <w:bottom w:val="nil"/>
              <w:right w:val="nil"/>
            </w:tcBorders>
            <w:shd w:val="clear" w:color="000000" w:fill="F5F5F5"/>
            <w:vAlign w:val="center"/>
            <w:hideMark/>
          </w:tcPr>
          <w:p w14:paraId="6FAEC8E6"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20746841</w:t>
            </w:r>
          </w:p>
        </w:tc>
      </w:tr>
      <w:tr w:rsidR="00911378" w:rsidRPr="0076463E" w14:paraId="0D8C8E5F" w14:textId="77777777" w:rsidTr="00911378">
        <w:trPr>
          <w:trHeight w:val="300"/>
        </w:trPr>
        <w:tc>
          <w:tcPr>
            <w:tcW w:w="928" w:type="dxa"/>
            <w:tcBorders>
              <w:top w:val="nil"/>
              <w:left w:val="nil"/>
              <w:bottom w:val="nil"/>
              <w:right w:val="nil"/>
            </w:tcBorders>
            <w:shd w:val="clear" w:color="000000" w:fill="FFFFFF"/>
            <w:vAlign w:val="center"/>
            <w:hideMark/>
          </w:tcPr>
          <w:p w14:paraId="74CAB720"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63</w:t>
            </w:r>
          </w:p>
        </w:tc>
        <w:tc>
          <w:tcPr>
            <w:tcW w:w="1207" w:type="dxa"/>
            <w:tcBorders>
              <w:top w:val="nil"/>
              <w:left w:val="nil"/>
              <w:bottom w:val="nil"/>
              <w:right w:val="nil"/>
            </w:tcBorders>
            <w:shd w:val="clear" w:color="000000" w:fill="FFFFFF"/>
            <w:vAlign w:val="center"/>
            <w:hideMark/>
          </w:tcPr>
          <w:p w14:paraId="1FE040C3"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04/06/2022</w:t>
            </w:r>
          </w:p>
        </w:tc>
        <w:tc>
          <w:tcPr>
            <w:tcW w:w="971" w:type="dxa"/>
            <w:tcBorders>
              <w:top w:val="nil"/>
              <w:left w:val="nil"/>
              <w:bottom w:val="nil"/>
              <w:right w:val="nil"/>
            </w:tcBorders>
            <w:shd w:val="clear" w:color="000000" w:fill="FFFFFF"/>
            <w:vAlign w:val="center"/>
            <w:hideMark/>
          </w:tcPr>
          <w:p w14:paraId="79212F4F"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2.07E+07</w:t>
            </w:r>
          </w:p>
        </w:tc>
        <w:tc>
          <w:tcPr>
            <w:tcW w:w="1001" w:type="dxa"/>
            <w:tcBorders>
              <w:top w:val="nil"/>
              <w:left w:val="nil"/>
              <w:bottom w:val="nil"/>
              <w:right w:val="nil"/>
            </w:tcBorders>
            <w:shd w:val="clear" w:color="000000" w:fill="FFFFFF"/>
            <w:vAlign w:val="center"/>
            <w:hideMark/>
          </w:tcPr>
          <w:p w14:paraId="0920EBEE"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2.07E+07</w:t>
            </w:r>
          </w:p>
        </w:tc>
        <w:tc>
          <w:tcPr>
            <w:tcW w:w="953" w:type="dxa"/>
            <w:tcBorders>
              <w:top w:val="nil"/>
              <w:left w:val="nil"/>
              <w:bottom w:val="nil"/>
              <w:right w:val="nil"/>
            </w:tcBorders>
            <w:shd w:val="clear" w:color="000000" w:fill="FFFFFF"/>
            <w:vAlign w:val="center"/>
            <w:hideMark/>
          </w:tcPr>
          <w:p w14:paraId="4F07B13F"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2.08E+07</w:t>
            </w:r>
          </w:p>
        </w:tc>
        <w:tc>
          <w:tcPr>
            <w:tcW w:w="960" w:type="dxa"/>
            <w:tcBorders>
              <w:top w:val="nil"/>
              <w:left w:val="nil"/>
              <w:bottom w:val="nil"/>
              <w:right w:val="nil"/>
            </w:tcBorders>
            <w:shd w:val="clear" w:color="000000" w:fill="FFFFFF"/>
            <w:vAlign w:val="center"/>
            <w:hideMark/>
          </w:tcPr>
          <w:p w14:paraId="7527A908"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20754298</w:t>
            </w:r>
          </w:p>
        </w:tc>
      </w:tr>
      <w:tr w:rsidR="00911378" w:rsidRPr="0076463E" w14:paraId="40883BDB" w14:textId="77777777" w:rsidTr="00911378">
        <w:trPr>
          <w:trHeight w:val="300"/>
        </w:trPr>
        <w:tc>
          <w:tcPr>
            <w:tcW w:w="928" w:type="dxa"/>
            <w:tcBorders>
              <w:top w:val="nil"/>
              <w:left w:val="nil"/>
              <w:bottom w:val="nil"/>
              <w:right w:val="nil"/>
            </w:tcBorders>
            <w:shd w:val="clear" w:color="000000" w:fill="F5F5F5"/>
            <w:vAlign w:val="center"/>
            <w:hideMark/>
          </w:tcPr>
          <w:p w14:paraId="643E8CBB"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64</w:t>
            </w:r>
          </w:p>
        </w:tc>
        <w:tc>
          <w:tcPr>
            <w:tcW w:w="1207" w:type="dxa"/>
            <w:tcBorders>
              <w:top w:val="nil"/>
              <w:left w:val="nil"/>
              <w:bottom w:val="nil"/>
              <w:right w:val="nil"/>
            </w:tcBorders>
            <w:shd w:val="clear" w:color="000000" w:fill="F5F5F5"/>
            <w:vAlign w:val="center"/>
            <w:hideMark/>
          </w:tcPr>
          <w:p w14:paraId="4EA9C0F1"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05/06/2022</w:t>
            </w:r>
          </w:p>
        </w:tc>
        <w:tc>
          <w:tcPr>
            <w:tcW w:w="971" w:type="dxa"/>
            <w:tcBorders>
              <w:top w:val="nil"/>
              <w:left w:val="nil"/>
              <w:bottom w:val="nil"/>
              <w:right w:val="nil"/>
            </w:tcBorders>
            <w:shd w:val="clear" w:color="000000" w:fill="F5F5F5"/>
            <w:vAlign w:val="center"/>
            <w:hideMark/>
          </w:tcPr>
          <w:p w14:paraId="615BC3AD"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2.07E+07</w:t>
            </w:r>
          </w:p>
        </w:tc>
        <w:tc>
          <w:tcPr>
            <w:tcW w:w="1001" w:type="dxa"/>
            <w:tcBorders>
              <w:top w:val="nil"/>
              <w:left w:val="nil"/>
              <w:bottom w:val="nil"/>
              <w:right w:val="nil"/>
            </w:tcBorders>
            <w:shd w:val="clear" w:color="000000" w:fill="F5F5F5"/>
            <w:vAlign w:val="center"/>
            <w:hideMark/>
          </w:tcPr>
          <w:p w14:paraId="186EB3CB"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2.07E+07</w:t>
            </w:r>
          </w:p>
        </w:tc>
        <w:tc>
          <w:tcPr>
            <w:tcW w:w="953" w:type="dxa"/>
            <w:tcBorders>
              <w:top w:val="nil"/>
              <w:left w:val="nil"/>
              <w:bottom w:val="nil"/>
              <w:right w:val="nil"/>
            </w:tcBorders>
            <w:shd w:val="clear" w:color="000000" w:fill="F5F5F5"/>
            <w:vAlign w:val="center"/>
            <w:hideMark/>
          </w:tcPr>
          <w:p w14:paraId="69F43475"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2.08E+07</w:t>
            </w:r>
          </w:p>
        </w:tc>
        <w:tc>
          <w:tcPr>
            <w:tcW w:w="960" w:type="dxa"/>
            <w:tcBorders>
              <w:top w:val="nil"/>
              <w:left w:val="nil"/>
              <w:bottom w:val="nil"/>
              <w:right w:val="nil"/>
            </w:tcBorders>
            <w:shd w:val="clear" w:color="000000" w:fill="F5F5F5"/>
            <w:vAlign w:val="center"/>
            <w:hideMark/>
          </w:tcPr>
          <w:p w14:paraId="588D51CE"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20764076</w:t>
            </w:r>
          </w:p>
        </w:tc>
      </w:tr>
      <w:tr w:rsidR="00911378" w:rsidRPr="0076463E" w14:paraId="3CCC9545" w14:textId="77777777" w:rsidTr="00911378">
        <w:trPr>
          <w:trHeight w:val="300"/>
        </w:trPr>
        <w:tc>
          <w:tcPr>
            <w:tcW w:w="928" w:type="dxa"/>
            <w:tcBorders>
              <w:top w:val="nil"/>
              <w:left w:val="nil"/>
              <w:bottom w:val="nil"/>
              <w:right w:val="nil"/>
            </w:tcBorders>
            <w:shd w:val="clear" w:color="000000" w:fill="FFFFFF"/>
            <w:vAlign w:val="center"/>
            <w:hideMark/>
          </w:tcPr>
          <w:p w14:paraId="456D093D"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65</w:t>
            </w:r>
          </w:p>
        </w:tc>
        <w:tc>
          <w:tcPr>
            <w:tcW w:w="1207" w:type="dxa"/>
            <w:tcBorders>
              <w:top w:val="nil"/>
              <w:left w:val="nil"/>
              <w:bottom w:val="nil"/>
              <w:right w:val="nil"/>
            </w:tcBorders>
            <w:shd w:val="clear" w:color="000000" w:fill="FFFFFF"/>
            <w:vAlign w:val="center"/>
            <w:hideMark/>
          </w:tcPr>
          <w:p w14:paraId="03084A59"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06/06/2022</w:t>
            </w:r>
          </w:p>
        </w:tc>
        <w:tc>
          <w:tcPr>
            <w:tcW w:w="971" w:type="dxa"/>
            <w:tcBorders>
              <w:top w:val="nil"/>
              <w:left w:val="nil"/>
              <w:bottom w:val="nil"/>
              <w:right w:val="nil"/>
            </w:tcBorders>
            <w:shd w:val="clear" w:color="000000" w:fill="FFFFFF"/>
            <w:vAlign w:val="center"/>
            <w:hideMark/>
          </w:tcPr>
          <w:p w14:paraId="7018DBFF"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2.07E+07</w:t>
            </w:r>
          </w:p>
        </w:tc>
        <w:tc>
          <w:tcPr>
            <w:tcW w:w="1001" w:type="dxa"/>
            <w:tcBorders>
              <w:top w:val="nil"/>
              <w:left w:val="nil"/>
              <w:bottom w:val="nil"/>
              <w:right w:val="nil"/>
            </w:tcBorders>
            <w:shd w:val="clear" w:color="000000" w:fill="FFFFFF"/>
            <w:vAlign w:val="center"/>
            <w:hideMark/>
          </w:tcPr>
          <w:p w14:paraId="04BCB12A"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2.07E+07</w:t>
            </w:r>
          </w:p>
        </w:tc>
        <w:tc>
          <w:tcPr>
            <w:tcW w:w="953" w:type="dxa"/>
            <w:tcBorders>
              <w:top w:val="nil"/>
              <w:left w:val="nil"/>
              <w:bottom w:val="nil"/>
              <w:right w:val="nil"/>
            </w:tcBorders>
            <w:shd w:val="clear" w:color="000000" w:fill="FFFFFF"/>
            <w:vAlign w:val="center"/>
            <w:hideMark/>
          </w:tcPr>
          <w:p w14:paraId="55E55579"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2.08E+07</w:t>
            </w:r>
          </w:p>
        </w:tc>
        <w:tc>
          <w:tcPr>
            <w:tcW w:w="960" w:type="dxa"/>
            <w:tcBorders>
              <w:top w:val="nil"/>
              <w:left w:val="nil"/>
              <w:bottom w:val="nil"/>
              <w:right w:val="nil"/>
            </w:tcBorders>
            <w:shd w:val="clear" w:color="000000" w:fill="FFFFFF"/>
            <w:vAlign w:val="center"/>
            <w:hideMark/>
          </w:tcPr>
          <w:p w14:paraId="5A0CEC28"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20775749</w:t>
            </w:r>
          </w:p>
        </w:tc>
      </w:tr>
      <w:tr w:rsidR="00911378" w:rsidRPr="0076463E" w14:paraId="63BDC546" w14:textId="77777777" w:rsidTr="00911378">
        <w:trPr>
          <w:trHeight w:val="300"/>
        </w:trPr>
        <w:tc>
          <w:tcPr>
            <w:tcW w:w="928" w:type="dxa"/>
            <w:tcBorders>
              <w:top w:val="nil"/>
              <w:left w:val="nil"/>
              <w:bottom w:val="nil"/>
              <w:right w:val="nil"/>
            </w:tcBorders>
            <w:shd w:val="clear" w:color="000000" w:fill="F5F5F5"/>
            <w:vAlign w:val="center"/>
            <w:hideMark/>
          </w:tcPr>
          <w:p w14:paraId="0F8750A3"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66</w:t>
            </w:r>
          </w:p>
        </w:tc>
        <w:tc>
          <w:tcPr>
            <w:tcW w:w="1207" w:type="dxa"/>
            <w:tcBorders>
              <w:top w:val="nil"/>
              <w:left w:val="nil"/>
              <w:bottom w:val="nil"/>
              <w:right w:val="nil"/>
            </w:tcBorders>
            <w:shd w:val="clear" w:color="000000" w:fill="F5F5F5"/>
            <w:vAlign w:val="center"/>
            <w:hideMark/>
          </w:tcPr>
          <w:p w14:paraId="552D2527"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07/06/2022</w:t>
            </w:r>
          </w:p>
        </w:tc>
        <w:tc>
          <w:tcPr>
            <w:tcW w:w="971" w:type="dxa"/>
            <w:tcBorders>
              <w:top w:val="nil"/>
              <w:left w:val="nil"/>
              <w:bottom w:val="nil"/>
              <w:right w:val="nil"/>
            </w:tcBorders>
            <w:shd w:val="clear" w:color="000000" w:fill="F5F5F5"/>
            <w:vAlign w:val="center"/>
            <w:hideMark/>
          </w:tcPr>
          <w:p w14:paraId="3FF71BE4"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2.07E+07</w:t>
            </w:r>
          </w:p>
        </w:tc>
        <w:tc>
          <w:tcPr>
            <w:tcW w:w="1001" w:type="dxa"/>
            <w:tcBorders>
              <w:top w:val="nil"/>
              <w:left w:val="nil"/>
              <w:bottom w:val="nil"/>
              <w:right w:val="nil"/>
            </w:tcBorders>
            <w:shd w:val="clear" w:color="000000" w:fill="F5F5F5"/>
            <w:vAlign w:val="center"/>
            <w:hideMark/>
          </w:tcPr>
          <w:p w14:paraId="05F5C1B0"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2.07E+07</w:t>
            </w:r>
          </w:p>
        </w:tc>
        <w:tc>
          <w:tcPr>
            <w:tcW w:w="953" w:type="dxa"/>
            <w:tcBorders>
              <w:top w:val="nil"/>
              <w:left w:val="nil"/>
              <w:bottom w:val="nil"/>
              <w:right w:val="nil"/>
            </w:tcBorders>
            <w:shd w:val="clear" w:color="000000" w:fill="F5F5F5"/>
            <w:vAlign w:val="center"/>
            <w:hideMark/>
          </w:tcPr>
          <w:p w14:paraId="401437D5"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2.08E+07</w:t>
            </w:r>
          </w:p>
        </w:tc>
        <w:tc>
          <w:tcPr>
            <w:tcW w:w="960" w:type="dxa"/>
            <w:tcBorders>
              <w:top w:val="nil"/>
              <w:left w:val="nil"/>
              <w:bottom w:val="nil"/>
              <w:right w:val="nil"/>
            </w:tcBorders>
            <w:shd w:val="clear" w:color="000000" w:fill="F5F5F5"/>
            <w:vAlign w:val="center"/>
            <w:hideMark/>
          </w:tcPr>
          <w:p w14:paraId="62AEB760"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20787090</w:t>
            </w:r>
          </w:p>
        </w:tc>
      </w:tr>
      <w:tr w:rsidR="00911378" w:rsidRPr="0076463E" w14:paraId="454B29C0" w14:textId="77777777" w:rsidTr="00911378">
        <w:trPr>
          <w:trHeight w:val="300"/>
        </w:trPr>
        <w:tc>
          <w:tcPr>
            <w:tcW w:w="928" w:type="dxa"/>
            <w:tcBorders>
              <w:top w:val="nil"/>
              <w:left w:val="nil"/>
              <w:bottom w:val="nil"/>
              <w:right w:val="nil"/>
            </w:tcBorders>
            <w:shd w:val="clear" w:color="000000" w:fill="FFFFFF"/>
            <w:vAlign w:val="center"/>
            <w:hideMark/>
          </w:tcPr>
          <w:p w14:paraId="024601C0"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67</w:t>
            </w:r>
          </w:p>
        </w:tc>
        <w:tc>
          <w:tcPr>
            <w:tcW w:w="1207" w:type="dxa"/>
            <w:tcBorders>
              <w:top w:val="nil"/>
              <w:left w:val="nil"/>
              <w:bottom w:val="nil"/>
              <w:right w:val="nil"/>
            </w:tcBorders>
            <w:shd w:val="clear" w:color="000000" w:fill="FFFFFF"/>
            <w:vAlign w:val="center"/>
            <w:hideMark/>
          </w:tcPr>
          <w:p w14:paraId="52BDC4C4"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08/06/2022</w:t>
            </w:r>
          </w:p>
        </w:tc>
        <w:tc>
          <w:tcPr>
            <w:tcW w:w="971" w:type="dxa"/>
            <w:tcBorders>
              <w:top w:val="nil"/>
              <w:left w:val="nil"/>
              <w:bottom w:val="nil"/>
              <w:right w:val="nil"/>
            </w:tcBorders>
            <w:shd w:val="clear" w:color="000000" w:fill="FFFFFF"/>
            <w:vAlign w:val="center"/>
            <w:hideMark/>
          </w:tcPr>
          <w:p w14:paraId="55327EE0"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2.08E+07</w:t>
            </w:r>
          </w:p>
        </w:tc>
        <w:tc>
          <w:tcPr>
            <w:tcW w:w="1001" w:type="dxa"/>
            <w:tcBorders>
              <w:top w:val="nil"/>
              <w:left w:val="nil"/>
              <w:bottom w:val="nil"/>
              <w:right w:val="nil"/>
            </w:tcBorders>
            <w:shd w:val="clear" w:color="000000" w:fill="FFFFFF"/>
            <w:vAlign w:val="center"/>
            <w:hideMark/>
          </w:tcPr>
          <w:p w14:paraId="0D3A48E5"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2.07E+07</w:t>
            </w:r>
          </w:p>
        </w:tc>
        <w:tc>
          <w:tcPr>
            <w:tcW w:w="953" w:type="dxa"/>
            <w:tcBorders>
              <w:top w:val="nil"/>
              <w:left w:val="nil"/>
              <w:bottom w:val="nil"/>
              <w:right w:val="nil"/>
            </w:tcBorders>
            <w:shd w:val="clear" w:color="000000" w:fill="FFFFFF"/>
            <w:vAlign w:val="center"/>
            <w:hideMark/>
          </w:tcPr>
          <w:p w14:paraId="100B33CA"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2.08E+07</w:t>
            </w:r>
          </w:p>
        </w:tc>
        <w:tc>
          <w:tcPr>
            <w:tcW w:w="960" w:type="dxa"/>
            <w:tcBorders>
              <w:top w:val="nil"/>
              <w:left w:val="nil"/>
              <w:bottom w:val="nil"/>
              <w:right w:val="nil"/>
            </w:tcBorders>
            <w:shd w:val="clear" w:color="000000" w:fill="FFFFFF"/>
            <w:vAlign w:val="center"/>
            <w:hideMark/>
          </w:tcPr>
          <w:p w14:paraId="18CE8182"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20798808</w:t>
            </w:r>
          </w:p>
        </w:tc>
      </w:tr>
      <w:tr w:rsidR="00911378" w:rsidRPr="0076463E" w14:paraId="00871BF3" w14:textId="77777777" w:rsidTr="00911378">
        <w:trPr>
          <w:trHeight w:val="300"/>
        </w:trPr>
        <w:tc>
          <w:tcPr>
            <w:tcW w:w="928" w:type="dxa"/>
            <w:tcBorders>
              <w:top w:val="nil"/>
              <w:left w:val="nil"/>
              <w:bottom w:val="nil"/>
              <w:right w:val="nil"/>
            </w:tcBorders>
            <w:shd w:val="clear" w:color="000000" w:fill="F5F5F5"/>
            <w:vAlign w:val="center"/>
            <w:hideMark/>
          </w:tcPr>
          <w:p w14:paraId="6F8D7633"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68</w:t>
            </w:r>
          </w:p>
        </w:tc>
        <w:tc>
          <w:tcPr>
            <w:tcW w:w="1207" w:type="dxa"/>
            <w:tcBorders>
              <w:top w:val="nil"/>
              <w:left w:val="nil"/>
              <w:bottom w:val="nil"/>
              <w:right w:val="nil"/>
            </w:tcBorders>
            <w:shd w:val="clear" w:color="000000" w:fill="F5F5F5"/>
            <w:vAlign w:val="center"/>
            <w:hideMark/>
          </w:tcPr>
          <w:p w14:paraId="20FC7F5C"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09/06/2022</w:t>
            </w:r>
          </w:p>
        </w:tc>
        <w:tc>
          <w:tcPr>
            <w:tcW w:w="971" w:type="dxa"/>
            <w:tcBorders>
              <w:top w:val="nil"/>
              <w:left w:val="nil"/>
              <w:bottom w:val="nil"/>
              <w:right w:val="nil"/>
            </w:tcBorders>
            <w:shd w:val="clear" w:color="000000" w:fill="F5F5F5"/>
            <w:vAlign w:val="center"/>
            <w:hideMark/>
          </w:tcPr>
          <w:p w14:paraId="11AEB794"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2.08E+07</w:t>
            </w:r>
          </w:p>
        </w:tc>
        <w:tc>
          <w:tcPr>
            <w:tcW w:w="1001" w:type="dxa"/>
            <w:tcBorders>
              <w:top w:val="nil"/>
              <w:left w:val="nil"/>
              <w:bottom w:val="nil"/>
              <w:right w:val="nil"/>
            </w:tcBorders>
            <w:shd w:val="clear" w:color="000000" w:fill="F5F5F5"/>
            <w:vAlign w:val="center"/>
            <w:hideMark/>
          </w:tcPr>
          <w:p w14:paraId="76C5635B"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2.07E+07</w:t>
            </w:r>
          </w:p>
        </w:tc>
        <w:tc>
          <w:tcPr>
            <w:tcW w:w="953" w:type="dxa"/>
            <w:tcBorders>
              <w:top w:val="nil"/>
              <w:left w:val="nil"/>
              <w:bottom w:val="nil"/>
              <w:right w:val="nil"/>
            </w:tcBorders>
            <w:shd w:val="clear" w:color="000000" w:fill="F5F5F5"/>
            <w:vAlign w:val="center"/>
            <w:hideMark/>
          </w:tcPr>
          <w:p w14:paraId="0D819BEA"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2.08E+07</w:t>
            </w:r>
          </w:p>
        </w:tc>
        <w:tc>
          <w:tcPr>
            <w:tcW w:w="960" w:type="dxa"/>
            <w:tcBorders>
              <w:top w:val="nil"/>
              <w:left w:val="nil"/>
              <w:bottom w:val="nil"/>
              <w:right w:val="nil"/>
            </w:tcBorders>
            <w:shd w:val="clear" w:color="000000" w:fill="F5F5F5"/>
            <w:vAlign w:val="center"/>
            <w:hideMark/>
          </w:tcPr>
          <w:p w14:paraId="40470B3E"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20810078</w:t>
            </w:r>
          </w:p>
        </w:tc>
      </w:tr>
      <w:tr w:rsidR="00911378" w:rsidRPr="0076463E" w14:paraId="1B809F1B" w14:textId="77777777" w:rsidTr="00911378">
        <w:trPr>
          <w:trHeight w:val="300"/>
        </w:trPr>
        <w:tc>
          <w:tcPr>
            <w:tcW w:w="928" w:type="dxa"/>
            <w:tcBorders>
              <w:top w:val="nil"/>
              <w:left w:val="nil"/>
              <w:bottom w:val="nil"/>
              <w:right w:val="nil"/>
            </w:tcBorders>
            <w:shd w:val="clear" w:color="000000" w:fill="FFFFFF"/>
            <w:vAlign w:val="center"/>
            <w:hideMark/>
          </w:tcPr>
          <w:p w14:paraId="5A47E542"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69</w:t>
            </w:r>
          </w:p>
        </w:tc>
        <w:tc>
          <w:tcPr>
            <w:tcW w:w="1207" w:type="dxa"/>
            <w:tcBorders>
              <w:top w:val="nil"/>
              <w:left w:val="nil"/>
              <w:bottom w:val="nil"/>
              <w:right w:val="nil"/>
            </w:tcBorders>
            <w:shd w:val="clear" w:color="000000" w:fill="FFFFFF"/>
            <w:vAlign w:val="center"/>
            <w:hideMark/>
          </w:tcPr>
          <w:p w14:paraId="133306B9"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10/06/2022</w:t>
            </w:r>
          </w:p>
        </w:tc>
        <w:tc>
          <w:tcPr>
            <w:tcW w:w="971" w:type="dxa"/>
            <w:tcBorders>
              <w:top w:val="nil"/>
              <w:left w:val="nil"/>
              <w:bottom w:val="nil"/>
              <w:right w:val="nil"/>
            </w:tcBorders>
            <w:shd w:val="clear" w:color="000000" w:fill="FFFFFF"/>
            <w:vAlign w:val="center"/>
            <w:hideMark/>
          </w:tcPr>
          <w:p w14:paraId="27959BCF"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2.08E+07</w:t>
            </w:r>
          </w:p>
        </w:tc>
        <w:tc>
          <w:tcPr>
            <w:tcW w:w="1001" w:type="dxa"/>
            <w:tcBorders>
              <w:top w:val="nil"/>
              <w:left w:val="nil"/>
              <w:bottom w:val="nil"/>
              <w:right w:val="nil"/>
            </w:tcBorders>
            <w:shd w:val="clear" w:color="000000" w:fill="FFFFFF"/>
            <w:vAlign w:val="center"/>
            <w:hideMark/>
          </w:tcPr>
          <w:p w14:paraId="31871B4F"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2.07E+07</w:t>
            </w:r>
          </w:p>
        </w:tc>
        <w:tc>
          <w:tcPr>
            <w:tcW w:w="953" w:type="dxa"/>
            <w:tcBorders>
              <w:top w:val="nil"/>
              <w:left w:val="nil"/>
              <w:bottom w:val="nil"/>
              <w:right w:val="nil"/>
            </w:tcBorders>
            <w:shd w:val="clear" w:color="000000" w:fill="FFFFFF"/>
            <w:vAlign w:val="center"/>
            <w:hideMark/>
          </w:tcPr>
          <w:p w14:paraId="272F67A3"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2.09E+07</w:t>
            </w:r>
          </w:p>
        </w:tc>
        <w:tc>
          <w:tcPr>
            <w:tcW w:w="960" w:type="dxa"/>
            <w:tcBorders>
              <w:top w:val="nil"/>
              <w:left w:val="nil"/>
              <w:bottom w:val="nil"/>
              <w:right w:val="nil"/>
            </w:tcBorders>
            <w:shd w:val="clear" w:color="000000" w:fill="FFFFFF"/>
            <w:vAlign w:val="center"/>
            <w:hideMark/>
          </w:tcPr>
          <w:p w14:paraId="60A7AC0F"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20820801</w:t>
            </w:r>
          </w:p>
        </w:tc>
      </w:tr>
      <w:tr w:rsidR="00911378" w:rsidRPr="0076463E" w14:paraId="31969F46" w14:textId="77777777" w:rsidTr="00911378">
        <w:trPr>
          <w:trHeight w:val="300"/>
        </w:trPr>
        <w:tc>
          <w:tcPr>
            <w:tcW w:w="928" w:type="dxa"/>
            <w:tcBorders>
              <w:top w:val="nil"/>
              <w:left w:val="nil"/>
              <w:bottom w:val="nil"/>
              <w:right w:val="nil"/>
            </w:tcBorders>
            <w:shd w:val="clear" w:color="000000" w:fill="F5F5F5"/>
            <w:vAlign w:val="center"/>
            <w:hideMark/>
          </w:tcPr>
          <w:p w14:paraId="3064989D"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70</w:t>
            </w:r>
          </w:p>
        </w:tc>
        <w:tc>
          <w:tcPr>
            <w:tcW w:w="1207" w:type="dxa"/>
            <w:tcBorders>
              <w:top w:val="nil"/>
              <w:left w:val="nil"/>
              <w:bottom w:val="nil"/>
              <w:right w:val="nil"/>
            </w:tcBorders>
            <w:shd w:val="clear" w:color="000000" w:fill="F5F5F5"/>
            <w:vAlign w:val="center"/>
            <w:hideMark/>
          </w:tcPr>
          <w:p w14:paraId="1E3F95A8"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11/06/2022</w:t>
            </w:r>
          </w:p>
        </w:tc>
        <w:tc>
          <w:tcPr>
            <w:tcW w:w="971" w:type="dxa"/>
            <w:tcBorders>
              <w:top w:val="nil"/>
              <w:left w:val="nil"/>
              <w:bottom w:val="nil"/>
              <w:right w:val="nil"/>
            </w:tcBorders>
            <w:shd w:val="clear" w:color="000000" w:fill="F5F5F5"/>
            <w:vAlign w:val="center"/>
            <w:hideMark/>
          </w:tcPr>
          <w:p w14:paraId="085D009D"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2.08E+07</w:t>
            </w:r>
          </w:p>
        </w:tc>
        <w:tc>
          <w:tcPr>
            <w:tcW w:w="1001" w:type="dxa"/>
            <w:tcBorders>
              <w:top w:val="nil"/>
              <w:left w:val="nil"/>
              <w:bottom w:val="nil"/>
              <w:right w:val="nil"/>
            </w:tcBorders>
            <w:shd w:val="clear" w:color="000000" w:fill="F5F5F5"/>
            <w:vAlign w:val="center"/>
            <w:hideMark/>
          </w:tcPr>
          <w:p w14:paraId="72ED2B73"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2.06E+07</w:t>
            </w:r>
          </w:p>
        </w:tc>
        <w:tc>
          <w:tcPr>
            <w:tcW w:w="953" w:type="dxa"/>
            <w:tcBorders>
              <w:top w:val="nil"/>
              <w:left w:val="nil"/>
              <w:bottom w:val="nil"/>
              <w:right w:val="nil"/>
            </w:tcBorders>
            <w:shd w:val="clear" w:color="000000" w:fill="F5F5F5"/>
            <w:vAlign w:val="center"/>
            <w:hideMark/>
          </w:tcPr>
          <w:p w14:paraId="0FA8BF42"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2.09E+07</w:t>
            </w:r>
          </w:p>
        </w:tc>
        <w:tc>
          <w:tcPr>
            <w:tcW w:w="960" w:type="dxa"/>
            <w:tcBorders>
              <w:top w:val="nil"/>
              <w:left w:val="nil"/>
              <w:bottom w:val="nil"/>
              <w:right w:val="nil"/>
            </w:tcBorders>
            <w:shd w:val="clear" w:color="000000" w:fill="F5F5F5"/>
            <w:vAlign w:val="center"/>
            <w:hideMark/>
          </w:tcPr>
          <w:p w14:paraId="57BE10C8"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20830822</w:t>
            </w:r>
          </w:p>
        </w:tc>
      </w:tr>
      <w:tr w:rsidR="00911378" w:rsidRPr="0076463E" w14:paraId="6F9055DE" w14:textId="77777777" w:rsidTr="00911378">
        <w:trPr>
          <w:trHeight w:val="300"/>
        </w:trPr>
        <w:tc>
          <w:tcPr>
            <w:tcW w:w="928" w:type="dxa"/>
            <w:tcBorders>
              <w:top w:val="nil"/>
              <w:left w:val="nil"/>
              <w:bottom w:val="nil"/>
              <w:right w:val="nil"/>
            </w:tcBorders>
            <w:shd w:val="clear" w:color="000000" w:fill="FFFFFF"/>
            <w:vAlign w:val="center"/>
            <w:hideMark/>
          </w:tcPr>
          <w:p w14:paraId="7A69195E"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71</w:t>
            </w:r>
          </w:p>
        </w:tc>
        <w:tc>
          <w:tcPr>
            <w:tcW w:w="1207" w:type="dxa"/>
            <w:tcBorders>
              <w:top w:val="nil"/>
              <w:left w:val="nil"/>
              <w:bottom w:val="nil"/>
              <w:right w:val="nil"/>
            </w:tcBorders>
            <w:shd w:val="clear" w:color="000000" w:fill="FFFFFF"/>
            <w:vAlign w:val="center"/>
            <w:hideMark/>
          </w:tcPr>
          <w:p w14:paraId="2CFF1C4B"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12/06/2022</w:t>
            </w:r>
          </w:p>
        </w:tc>
        <w:tc>
          <w:tcPr>
            <w:tcW w:w="971" w:type="dxa"/>
            <w:tcBorders>
              <w:top w:val="nil"/>
              <w:left w:val="nil"/>
              <w:bottom w:val="nil"/>
              <w:right w:val="nil"/>
            </w:tcBorders>
            <w:shd w:val="clear" w:color="000000" w:fill="FFFFFF"/>
            <w:vAlign w:val="center"/>
            <w:hideMark/>
          </w:tcPr>
          <w:p w14:paraId="51ED2783"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2.07E+07</w:t>
            </w:r>
          </w:p>
        </w:tc>
        <w:tc>
          <w:tcPr>
            <w:tcW w:w="1001" w:type="dxa"/>
            <w:tcBorders>
              <w:top w:val="nil"/>
              <w:left w:val="nil"/>
              <w:bottom w:val="nil"/>
              <w:right w:val="nil"/>
            </w:tcBorders>
            <w:shd w:val="clear" w:color="000000" w:fill="FFFFFF"/>
            <w:vAlign w:val="center"/>
            <w:hideMark/>
          </w:tcPr>
          <w:p w14:paraId="1211A442"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2.06E+07</w:t>
            </w:r>
          </w:p>
        </w:tc>
        <w:tc>
          <w:tcPr>
            <w:tcW w:w="953" w:type="dxa"/>
            <w:tcBorders>
              <w:top w:val="nil"/>
              <w:left w:val="nil"/>
              <w:bottom w:val="nil"/>
              <w:right w:val="nil"/>
            </w:tcBorders>
            <w:shd w:val="clear" w:color="000000" w:fill="FFFFFF"/>
            <w:vAlign w:val="center"/>
            <w:hideMark/>
          </w:tcPr>
          <w:p w14:paraId="49D73F62"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2.09E+07</w:t>
            </w:r>
          </w:p>
        </w:tc>
        <w:tc>
          <w:tcPr>
            <w:tcW w:w="960" w:type="dxa"/>
            <w:tcBorders>
              <w:top w:val="nil"/>
              <w:left w:val="nil"/>
              <w:bottom w:val="nil"/>
              <w:right w:val="nil"/>
            </w:tcBorders>
            <w:shd w:val="clear" w:color="000000" w:fill="FFFFFF"/>
            <w:vAlign w:val="center"/>
            <w:hideMark/>
          </w:tcPr>
          <w:p w14:paraId="61A77069"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20843459</w:t>
            </w:r>
          </w:p>
        </w:tc>
      </w:tr>
      <w:tr w:rsidR="00911378" w:rsidRPr="0076463E" w14:paraId="086FB25B" w14:textId="77777777" w:rsidTr="00911378">
        <w:trPr>
          <w:trHeight w:val="300"/>
        </w:trPr>
        <w:tc>
          <w:tcPr>
            <w:tcW w:w="928" w:type="dxa"/>
            <w:tcBorders>
              <w:top w:val="nil"/>
              <w:left w:val="nil"/>
              <w:bottom w:val="nil"/>
              <w:right w:val="nil"/>
            </w:tcBorders>
            <w:shd w:val="clear" w:color="000000" w:fill="F5F5F5"/>
            <w:vAlign w:val="center"/>
            <w:hideMark/>
          </w:tcPr>
          <w:p w14:paraId="0F3B0ACE"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72</w:t>
            </w:r>
          </w:p>
        </w:tc>
        <w:tc>
          <w:tcPr>
            <w:tcW w:w="1207" w:type="dxa"/>
            <w:tcBorders>
              <w:top w:val="nil"/>
              <w:left w:val="nil"/>
              <w:bottom w:val="nil"/>
              <w:right w:val="nil"/>
            </w:tcBorders>
            <w:shd w:val="clear" w:color="000000" w:fill="F5F5F5"/>
            <w:vAlign w:val="center"/>
            <w:hideMark/>
          </w:tcPr>
          <w:p w14:paraId="671A3CB4"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13/06/2022</w:t>
            </w:r>
          </w:p>
        </w:tc>
        <w:tc>
          <w:tcPr>
            <w:tcW w:w="971" w:type="dxa"/>
            <w:tcBorders>
              <w:top w:val="nil"/>
              <w:left w:val="nil"/>
              <w:bottom w:val="nil"/>
              <w:right w:val="nil"/>
            </w:tcBorders>
            <w:shd w:val="clear" w:color="000000" w:fill="F5F5F5"/>
            <w:vAlign w:val="center"/>
            <w:hideMark/>
          </w:tcPr>
          <w:p w14:paraId="7497A43F"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2.08E+07</w:t>
            </w:r>
          </w:p>
        </w:tc>
        <w:tc>
          <w:tcPr>
            <w:tcW w:w="1001" w:type="dxa"/>
            <w:tcBorders>
              <w:top w:val="nil"/>
              <w:left w:val="nil"/>
              <w:bottom w:val="nil"/>
              <w:right w:val="nil"/>
            </w:tcBorders>
            <w:shd w:val="clear" w:color="000000" w:fill="F5F5F5"/>
            <w:vAlign w:val="center"/>
            <w:hideMark/>
          </w:tcPr>
          <w:p w14:paraId="78850370"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2.06E+07</w:t>
            </w:r>
          </w:p>
        </w:tc>
        <w:tc>
          <w:tcPr>
            <w:tcW w:w="953" w:type="dxa"/>
            <w:tcBorders>
              <w:top w:val="nil"/>
              <w:left w:val="nil"/>
              <w:bottom w:val="nil"/>
              <w:right w:val="nil"/>
            </w:tcBorders>
            <w:shd w:val="clear" w:color="000000" w:fill="F5F5F5"/>
            <w:vAlign w:val="center"/>
            <w:hideMark/>
          </w:tcPr>
          <w:p w14:paraId="21E1D7F3"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2.09E+07</w:t>
            </w:r>
          </w:p>
        </w:tc>
        <w:tc>
          <w:tcPr>
            <w:tcW w:w="960" w:type="dxa"/>
            <w:tcBorders>
              <w:top w:val="nil"/>
              <w:left w:val="nil"/>
              <w:bottom w:val="nil"/>
              <w:right w:val="nil"/>
            </w:tcBorders>
            <w:shd w:val="clear" w:color="000000" w:fill="F5F5F5"/>
            <w:vAlign w:val="center"/>
            <w:hideMark/>
          </w:tcPr>
          <w:p w14:paraId="70264D48"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20858626</w:t>
            </w:r>
          </w:p>
        </w:tc>
      </w:tr>
      <w:tr w:rsidR="00911378" w:rsidRPr="0076463E" w14:paraId="637E4268" w14:textId="77777777" w:rsidTr="00911378">
        <w:trPr>
          <w:trHeight w:val="300"/>
        </w:trPr>
        <w:tc>
          <w:tcPr>
            <w:tcW w:w="928" w:type="dxa"/>
            <w:tcBorders>
              <w:top w:val="nil"/>
              <w:left w:val="nil"/>
              <w:bottom w:val="nil"/>
              <w:right w:val="nil"/>
            </w:tcBorders>
            <w:shd w:val="clear" w:color="000000" w:fill="FFFFFF"/>
            <w:vAlign w:val="center"/>
            <w:hideMark/>
          </w:tcPr>
          <w:p w14:paraId="4019EF73"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73</w:t>
            </w:r>
          </w:p>
        </w:tc>
        <w:tc>
          <w:tcPr>
            <w:tcW w:w="1207" w:type="dxa"/>
            <w:tcBorders>
              <w:top w:val="nil"/>
              <w:left w:val="nil"/>
              <w:bottom w:val="nil"/>
              <w:right w:val="nil"/>
            </w:tcBorders>
            <w:shd w:val="clear" w:color="000000" w:fill="FFFFFF"/>
            <w:vAlign w:val="center"/>
            <w:hideMark/>
          </w:tcPr>
          <w:p w14:paraId="3E03F6EE"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14/06/2022</w:t>
            </w:r>
          </w:p>
        </w:tc>
        <w:tc>
          <w:tcPr>
            <w:tcW w:w="971" w:type="dxa"/>
            <w:tcBorders>
              <w:top w:val="nil"/>
              <w:left w:val="nil"/>
              <w:bottom w:val="nil"/>
              <w:right w:val="nil"/>
            </w:tcBorders>
            <w:shd w:val="clear" w:color="000000" w:fill="FFFFFF"/>
            <w:vAlign w:val="center"/>
            <w:hideMark/>
          </w:tcPr>
          <w:p w14:paraId="3924CE5F"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2.08E+07</w:t>
            </w:r>
          </w:p>
        </w:tc>
        <w:tc>
          <w:tcPr>
            <w:tcW w:w="1001" w:type="dxa"/>
            <w:tcBorders>
              <w:top w:val="nil"/>
              <w:left w:val="nil"/>
              <w:bottom w:val="nil"/>
              <w:right w:val="nil"/>
            </w:tcBorders>
            <w:shd w:val="clear" w:color="000000" w:fill="FFFFFF"/>
            <w:vAlign w:val="center"/>
            <w:hideMark/>
          </w:tcPr>
          <w:p w14:paraId="540DD80B"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2.06E+07</w:t>
            </w:r>
          </w:p>
        </w:tc>
        <w:tc>
          <w:tcPr>
            <w:tcW w:w="953" w:type="dxa"/>
            <w:tcBorders>
              <w:top w:val="nil"/>
              <w:left w:val="nil"/>
              <w:bottom w:val="nil"/>
              <w:right w:val="nil"/>
            </w:tcBorders>
            <w:shd w:val="clear" w:color="000000" w:fill="FFFFFF"/>
            <w:vAlign w:val="center"/>
            <w:hideMark/>
          </w:tcPr>
          <w:p w14:paraId="32260D6A"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2.10E+07</w:t>
            </w:r>
          </w:p>
        </w:tc>
        <w:tc>
          <w:tcPr>
            <w:tcW w:w="960" w:type="dxa"/>
            <w:tcBorders>
              <w:top w:val="nil"/>
              <w:left w:val="nil"/>
              <w:bottom w:val="nil"/>
              <w:right w:val="nil"/>
            </w:tcBorders>
            <w:shd w:val="clear" w:color="000000" w:fill="FFFFFF"/>
            <w:vAlign w:val="center"/>
            <w:hideMark/>
          </w:tcPr>
          <w:p w14:paraId="78DD792A"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20873675</w:t>
            </w:r>
          </w:p>
        </w:tc>
      </w:tr>
      <w:tr w:rsidR="00911378" w:rsidRPr="0076463E" w14:paraId="34DC313E" w14:textId="77777777" w:rsidTr="00911378">
        <w:trPr>
          <w:trHeight w:val="300"/>
        </w:trPr>
        <w:tc>
          <w:tcPr>
            <w:tcW w:w="928" w:type="dxa"/>
            <w:tcBorders>
              <w:top w:val="nil"/>
              <w:left w:val="nil"/>
              <w:bottom w:val="nil"/>
              <w:right w:val="nil"/>
            </w:tcBorders>
            <w:shd w:val="clear" w:color="000000" w:fill="F5F5F5"/>
            <w:vAlign w:val="center"/>
            <w:hideMark/>
          </w:tcPr>
          <w:p w14:paraId="7DC67D3F"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74</w:t>
            </w:r>
          </w:p>
        </w:tc>
        <w:tc>
          <w:tcPr>
            <w:tcW w:w="1207" w:type="dxa"/>
            <w:tcBorders>
              <w:top w:val="nil"/>
              <w:left w:val="nil"/>
              <w:bottom w:val="nil"/>
              <w:right w:val="nil"/>
            </w:tcBorders>
            <w:shd w:val="clear" w:color="000000" w:fill="F5F5F5"/>
            <w:vAlign w:val="center"/>
            <w:hideMark/>
          </w:tcPr>
          <w:p w14:paraId="42BFE88D"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15/06/2022</w:t>
            </w:r>
          </w:p>
        </w:tc>
        <w:tc>
          <w:tcPr>
            <w:tcW w:w="971" w:type="dxa"/>
            <w:tcBorders>
              <w:top w:val="nil"/>
              <w:left w:val="nil"/>
              <w:bottom w:val="nil"/>
              <w:right w:val="nil"/>
            </w:tcBorders>
            <w:shd w:val="clear" w:color="000000" w:fill="F5F5F5"/>
            <w:vAlign w:val="center"/>
            <w:hideMark/>
          </w:tcPr>
          <w:p w14:paraId="57493D11"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2.08E+07</w:t>
            </w:r>
          </w:p>
        </w:tc>
        <w:tc>
          <w:tcPr>
            <w:tcW w:w="1001" w:type="dxa"/>
            <w:tcBorders>
              <w:top w:val="nil"/>
              <w:left w:val="nil"/>
              <w:bottom w:val="nil"/>
              <w:right w:val="nil"/>
            </w:tcBorders>
            <w:shd w:val="clear" w:color="000000" w:fill="F5F5F5"/>
            <w:vAlign w:val="center"/>
            <w:hideMark/>
          </w:tcPr>
          <w:p w14:paraId="2FB898D5"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2.06E+07</w:t>
            </w:r>
          </w:p>
        </w:tc>
        <w:tc>
          <w:tcPr>
            <w:tcW w:w="953" w:type="dxa"/>
            <w:tcBorders>
              <w:top w:val="nil"/>
              <w:left w:val="nil"/>
              <w:bottom w:val="nil"/>
              <w:right w:val="nil"/>
            </w:tcBorders>
            <w:shd w:val="clear" w:color="000000" w:fill="F5F5F5"/>
            <w:vAlign w:val="center"/>
            <w:hideMark/>
          </w:tcPr>
          <w:p w14:paraId="57CBED2F"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2.10E+07</w:t>
            </w:r>
          </w:p>
        </w:tc>
        <w:tc>
          <w:tcPr>
            <w:tcW w:w="960" w:type="dxa"/>
            <w:tcBorders>
              <w:top w:val="nil"/>
              <w:left w:val="nil"/>
              <w:bottom w:val="nil"/>
              <w:right w:val="nil"/>
            </w:tcBorders>
            <w:shd w:val="clear" w:color="000000" w:fill="F5F5F5"/>
            <w:vAlign w:val="center"/>
            <w:hideMark/>
          </w:tcPr>
          <w:p w14:paraId="4556FAB1"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20888419</w:t>
            </w:r>
          </w:p>
        </w:tc>
      </w:tr>
      <w:tr w:rsidR="00911378" w:rsidRPr="0076463E" w14:paraId="7B5E22A6" w14:textId="77777777" w:rsidTr="00911378">
        <w:trPr>
          <w:trHeight w:val="300"/>
        </w:trPr>
        <w:tc>
          <w:tcPr>
            <w:tcW w:w="928" w:type="dxa"/>
            <w:tcBorders>
              <w:top w:val="nil"/>
              <w:left w:val="nil"/>
              <w:bottom w:val="nil"/>
              <w:right w:val="nil"/>
            </w:tcBorders>
            <w:shd w:val="clear" w:color="000000" w:fill="FFFFFF"/>
            <w:vAlign w:val="center"/>
            <w:hideMark/>
          </w:tcPr>
          <w:p w14:paraId="7E59E24C"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75</w:t>
            </w:r>
          </w:p>
        </w:tc>
        <w:tc>
          <w:tcPr>
            <w:tcW w:w="1207" w:type="dxa"/>
            <w:tcBorders>
              <w:top w:val="nil"/>
              <w:left w:val="nil"/>
              <w:bottom w:val="nil"/>
              <w:right w:val="nil"/>
            </w:tcBorders>
            <w:shd w:val="clear" w:color="000000" w:fill="FFFFFF"/>
            <w:vAlign w:val="center"/>
            <w:hideMark/>
          </w:tcPr>
          <w:p w14:paraId="594B8873"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16/06/2022</w:t>
            </w:r>
          </w:p>
        </w:tc>
        <w:tc>
          <w:tcPr>
            <w:tcW w:w="971" w:type="dxa"/>
            <w:tcBorders>
              <w:top w:val="nil"/>
              <w:left w:val="nil"/>
              <w:bottom w:val="nil"/>
              <w:right w:val="nil"/>
            </w:tcBorders>
            <w:shd w:val="clear" w:color="000000" w:fill="FFFFFF"/>
            <w:vAlign w:val="center"/>
            <w:hideMark/>
          </w:tcPr>
          <w:p w14:paraId="41BE93F2"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2.08E+07</w:t>
            </w:r>
          </w:p>
        </w:tc>
        <w:tc>
          <w:tcPr>
            <w:tcW w:w="1001" w:type="dxa"/>
            <w:tcBorders>
              <w:top w:val="nil"/>
              <w:left w:val="nil"/>
              <w:bottom w:val="nil"/>
              <w:right w:val="nil"/>
            </w:tcBorders>
            <w:shd w:val="clear" w:color="000000" w:fill="FFFFFF"/>
            <w:vAlign w:val="center"/>
            <w:hideMark/>
          </w:tcPr>
          <w:p w14:paraId="473E8188"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2.06E+07</w:t>
            </w:r>
          </w:p>
        </w:tc>
        <w:tc>
          <w:tcPr>
            <w:tcW w:w="953" w:type="dxa"/>
            <w:tcBorders>
              <w:top w:val="nil"/>
              <w:left w:val="nil"/>
              <w:bottom w:val="nil"/>
              <w:right w:val="nil"/>
            </w:tcBorders>
            <w:shd w:val="clear" w:color="000000" w:fill="FFFFFF"/>
            <w:vAlign w:val="center"/>
            <w:hideMark/>
          </w:tcPr>
          <w:p w14:paraId="43FC1759"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2.10E+07</w:t>
            </w:r>
          </w:p>
        </w:tc>
        <w:tc>
          <w:tcPr>
            <w:tcW w:w="960" w:type="dxa"/>
            <w:tcBorders>
              <w:top w:val="nil"/>
              <w:left w:val="nil"/>
              <w:bottom w:val="nil"/>
              <w:right w:val="nil"/>
            </w:tcBorders>
            <w:shd w:val="clear" w:color="000000" w:fill="FFFFFF"/>
            <w:vAlign w:val="center"/>
            <w:hideMark/>
          </w:tcPr>
          <w:p w14:paraId="39187C1C"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20902551</w:t>
            </w:r>
          </w:p>
        </w:tc>
      </w:tr>
      <w:tr w:rsidR="00911378" w:rsidRPr="0076463E" w14:paraId="2142FDCF" w14:textId="77777777" w:rsidTr="00911378">
        <w:trPr>
          <w:trHeight w:val="300"/>
        </w:trPr>
        <w:tc>
          <w:tcPr>
            <w:tcW w:w="928" w:type="dxa"/>
            <w:tcBorders>
              <w:top w:val="nil"/>
              <w:left w:val="nil"/>
              <w:bottom w:val="nil"/>
              <w:right w:val="nil"/>
            </w:tcBorders>
            <w:shd w:val="clear" w:color="000000" w:fill="F5F5F5"/>
            <w:vAlign w:val="center"/>
            <w:hideMark/>
          </w:tcPr>
          <w:p w14:paraId="65642A65"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76</w:t>
            </w:r>
          </w:p>
        </w:tc>
        <w:tc>
          <w:tcPr>
            <w:tcW w:w="1207" w:type="dxa"/>
            <w:tcBorders>
              <w:top w:val="nil"/>
              <w:left w:val="nil"/>
              <w:bottom w:val="nil"/>
              <w:right w:val="nil"/>
            </w:tcBorders>
            <w:shd w:val="clear" w:color="000000" w:fill="F5F5F5"/>
            <w:vAlign w:val="center"/>
            <w:hideMark/>
          </w:tcPr>
          <w:p w14:paraId="4EBB5AB4"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17/06/2022</w:t>
            </w:r>
          </w:p>
        </w:tc>
        <w:tc>
          <w:tcPr>
            <w:tcW w:w="971" w:type="dxa"/>
            <w:tcBorders>
              <w:top w:val="nil"/>
              <w:left w:val="nil"/>
              <w:bottom w:val="nil"/>
              <w:right w:val="nil"/>
            </w:tcBorders>
            <w:shd w:val="clear" w:color="000000" w:fill="F5F5F5"/>
            <w:vAlign w:val="center"/>
            <w:hideMark/>
          </w:tcPr>
          <w:p w14:paraId="04938875"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2.08E+07</w:t>
            </w:r>
          </w:p>
        </w:tc>
        <w:tc>
          <w:tcPr>
            <w:tcW w:w="1001" w:type="dxa"/>
            <w:tcBorders>
              <w:top w:val="nil"/>
              <w:left w:val="nil"/>
              <w:bottom w:val="nil"/>
              <w:right w:val="nil"/>
            </w:tcBorders>
            <w:shd w:val="clear" w:color="000000" w:fill="F5F5F5"/>
            <w:vAlign w:val="center"/>
            <w:hideMark/>
          </w:tcPr>
          <w:p w14:paraId="2AE6948C"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2.05E+07</w:t>
            </w:r>
          </w:p>
        </w:tc>
        <w:tc>
          <w:tcPr>
            <w:tcW w:w="953" w:type="dxa"/>
            <w:tcBorders>
              <w:top w:val="nil"/>
              <w:left w:val="nil"/>
              <w:bottom w:val="nil"/>
              <w:right w:val="nil"/>
            </w:tcBorders>
            <w:shd w:val="clear" w:color="000000" w:fill="F5F5F5"/>
            <w:vAlign w:val="center"/>
            <w:hideMark/>
          </w:tcPr>
          <w:p w14:paraId="6ADD807F"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2.11E+07</w:t>
            </w:r>
          </w:p>
        </w:tc>
        <w:tc>
          <w:tcPr>
            <w:tcW w:w="960" w:type="dxa"/>
            <w:tcBorders>
              <w:top w:val="nil"/>
              <w:left w:val="nil"/>
              <w:bottom w:val="nil"/>
              <w:right w:val="nil"/>
            </w:tcBorders>
            <w:shd w:val="clear" w:color="000000" w:fill="F5F5F5"/>
            <w:vAlign w:val="center"/>
            <w:hideMark/>
          </w:tcPr>
          <w:p w14:paraId="4E976679"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20916353</w:t>
            </w:r>
          </w:p>
        </w:tc>
      </w:tr>
      <w:tr w:rsidR="00911378" w:rsidRPr="0076463E" w14:paraId="5AF04555" w14:textId="77777777" w:rsidTr="00911378">
        <w:trPr>
          <w:trHeight w:val="300"/>
        </w:trPr>
        <w:tc>
          <w:tcPr>
            <w:tcW w:w="928" w:type="dxa"/>
            <w:tcBorders>
              <w:top w:val="nil"/>
              <w:left w:val="nil"/>
              <w:bottom w:val="nil"/>
              <w:right w:val="nil"/>
            </w:tcBorders>
            <w:shd w:val="clear" w:color="000000" w:fill="FFFFFF"/>
            <w:vAlign w:val="center"/>
            <w:hideMark/>
          </w:tcPr>
          <w:p w14:paraId="220FBD7A"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77</w:t>
            </w:r>
          </w:p>
        </w:tc>
        <w:tc>
          <w:tcPr>
            <w:tcW w:w="1207" w:type="dxa"/>
            <w:tcBorders>
              <w:top w:val="nil"/>
              <w:left w:val="nil"/>
              <w:bottom w:val="nil"/>
              <w:right w:val="nil"/>
            </w:tcBorders>
            <w:shd w:val="clear" w:color="000000" w:fill="FFFFFF"/>
            <w:vAlign w:val="center"/>
            <w:hideMark/>
          </w:tcPr>
          <w:p w14:paraId="50E4AB8A"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18/06/2022</w:t>
            </w:r>
          </w:p>
        </w:tc>
        <w:tc>
          <w:tcPr>
            <w:tcW w:w="971" w:type="dxa"/>
            <w:tcBorders>
              <w:top w:val="nil"/>
              <w:left w:val="nil"/>
              <w:bottom w:val="nil"/>
              <w:right w:val="nil"/>
            </w:tcBorders>
            <w:shd w:val="clear" w:color="000000" w:fill="FFFFFF"/>
            <w:vAlign w:val="center"/>
            <w:hideMark/>
          </w:tcPr>
          <w:p w14:paraId="6F95AC24"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2.08E+07</w:t>
            </w:r>
          </w:p>
        </w:tc>
        <w:tc>
          <w:tcPr>
            <w:tcW w:w="1001" w:type="dxa"/>
            <w:tcBorders>
              <w:top w:val="nil"/>
              <w:left w:val="nil"/>
              <w:bottom w:val="nil"/>
              <w:right w:val="nil"/>
            </w:tcBorders>
            <w:shd w:val="clear" w:color="000000" w:fill="FFFFFF"/>
            <w:vAlign w:val="center"/>
            <w:hideMark/>
          </w:tcPr>
          <w:p w14:paraId="5BF9C734"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2.05E+07</w:t>
            </w:r>
          </w:p>
        </w:tc>
        <w:tc>
          <w:tcPr>
            <w:tcW w:w="953" w:type="dxa"/>
            <w:tcBorders>
              <w:top w:val="nil"/>
              <w:left w:val="nil"/>
              <w:bottom w:val="nil"/>
              <w:right w:val="nil"/>
            </w:tcBorders>
            <w:shd w:val="clear" w:color="000000" w:fill="FFFFFF"/>
            <w:vAlign w:val="center"/>
            <w:hideMark/>
          </w:tcPr>
          <w:p w14:paraId="185C05E9"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2.11E+07</w:t>
            </w:r>
          </w:p>
        </w:tc>
        <w:tc>
          <w:tcPr>
            <w:tcW w:w="960" w:type="dxa"/>
            <w:tcBorders>
              <w:top w:val="nil"/>
              <w:left w:val="nil"/>
              <w:bottom w:val="nil"/>
              <w:right w:val="nil"/>
            </w:tcBorders>
            <w:shd w:val="clear" w:color="000000" w:fill="FFFFFF"/>
            <w:vAlign w:val="center"/>
            <w:hideMark/>
          </w:tcPr>
          <w:p w14:paraId="1D5B8454"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20929892</w:t>
            </w:r>
          </w:p>
        </w:tc>
      </w:tr>
      <w:tr w:rsidR="00911378" w:rsidRPr="0076463E" w14:paraId="5BC6D7B4" w14:textId="77777777" w:rsidTr="00911378">
        <w:trPr>
          <w:trHeight w:val="300"/>
        </w:trPr>
        <w:tc>
          <w:tcPr>
            <w:tcW w:w="928" w:type="dxa"/>
            <w:tcBorders>
              <w:top w:val="nil"/>
              <w:left w:val="nil"/>
              <w:bottom w:val="nil"/>
              <w:right w:val="nil"/>
            </w:tcBorders>
            <w:shd w:val="clear" w:color="000000" w:fill="F5F5F5"/>
            <w:vAlign w:val="center"/>
            <w:hideMark/>
          </w:tcPr>
          <w:p w14:paraId="4EA0BE45"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78</w:t>
            </w:r>
          </w:p>
        </w:tc>
        <w:tc>
          <w:tcPr>
            <w:tcW w:w="1207" w:type="dxa"/>
            <w:tcBorders>
              <w:top w:val="nil"/>
              <w:left w:val="nil"/>
              <w:bottom w:val="nil"/>
              <w:right w:val="nil"/>
            </w:tcBorders>
            <w:shd w:val="clear" w:color="000000" w:fill="F5F5F5"/>
            <w:vAlign w:val="center"/>
            <w:hideMark/>
          </w:tcPr>
          <w:p w14:paraId="07B04898"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19/06/2022</w:t>
            </w:r>
          </w:p>
        </w:tc>
        <w:tc>
          <w:tcPr>
            <w:tcW w:w="971" w:type="dxa"/>
            <w:tcBorders>
              <w:top w:val="nil"/>
              <w:left w:val="nil"/>
              <w:bottom w:val="nil"/>
              <w:right w:val="nil"/>
            </w:tcBorders>
            <w:shd w:val="clear" w:color="000000" w:fill="F5F5F5"/>
            <w:vAlign w:val="center"/>
            <w:hideMark/>
          </w:tcPr>
          <w:p w14:paraId="10DD956F"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2.08E+07</w:t>
            </w:r>
          </w:p>
        </w:tc>
        <w:tc>
          <w:tcPr>
            <w:tcW w:w="1001" w:type="dxa"/>
            <w:tcBorders>
              <w:top w:val="nil"/>
              <w:left w:val="nil"/>
              <w:bottom w:val="nil"/>
              <w:right w:val="nil"/>
            </w:tcBorders>
            <w:shd w:val="clear" w:color="000000" w:fill="F5F5F5"/>
            <w:vAlign w:val="center"/>
            <w:hideMark/>
          </w:tcPr>
          <w:p w14:paraId="1FBA8F3B"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2.05E+07</w:t>
            </w:r>
          </w:p>
        </w:tc>
        <w:tc>
          <w:tcPr>
            <w:tcW w:w="953" w:type="dxa"/>
            <w:tcBorders>
              <w:top w:val="nil"/>
              <w:left w:val="nil"/>
              <w:bottom w:val="nil"/>
              <w:right w:val="nil"/>
            </w:tcBorders>
            <w:shd w:val="clear" w:color="000000" w:fill="F5F5F5"/>
            <w:vAlign w:val="center"/>
            <w:hideMark/>
          </w:tcPr>
          <w:p w14:paraId="53157DFC"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2.11E+07</w:t>
            </w:r>
          </w:p>
        </w:tc>
        <w:tc>
          <w:tcPr>
            <w:tcW w:w="960" w:type="dxa"/>
            <w:tcBorders>
              <w:top w:val="nil"/>
              <w:left w:val="nil"/>
              <w:bottom w:val="nil"/>
              <w:right w:val="nil"/>
            </w:tcBorders>
            <w:shd w:val="clear" w:color="000000" w:fill="F5F5F5"/>
            <w:vAlign w:val="center"/>
            <w:hideMark/>
          </w:tcPr>
          <w:p w14:paraId="7A8F052F"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20946810</w:t>
            </w:r>
          </w:p>
        </w:tc>
      </w:tr>
      <w:tr w:rsidR="00911378" w:rsidRPr="0076463E" w14:paraId="3EF5F6C0" w14:textId="77777777" w:rsidTr="00911378">
        <w:trPr>
          <w:trHeight w:val="300"/>
        </w:trPr>
        <w:tc>
          <w:tcPr>
            <w:tcW w:w="928" w:type="dxa"/>
            <w:tcBorders>
              <w:top w:val="nil"/>
              <w:left w:val="nil"/>
              <w:bottom w:val="nil"/>
              <w:right w:val="nil"/>
            </w:tcBorders>
            <w:shd w:val="clear" w:color="000000" w:fill="FFFFFF"/>
            <w:vAlign w:val="center"/>
            <w:hideMark/>
          </w:tcPr>
          <w:p w14:paraId="764E0980"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79</w:t>
            </w:r>
          </w:p>
        </w:tc>
        <w:tc>
          <w:tcPr>
            <w:tcW w:w="1207" w:type="dxa"/>
            <w:tcBorders>
              <w:top w:val="nil"/>
              <w:left w:val="nil"/>
              <w:bottom w:val="nil"/>
              <w:right w:val="nil"/>
            </w:tcBorders>
            <w:shd w:val="clear" w:color="000000" w:fill="FFFFFF"/>
            <w:vAlign w:val="center"/>
            <w:hideMark/>
          </w:tcPr>
          <w:p w14:paraId="2ACF7008"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20/06/2022</w:t>
            </w:r>
          </w:p>
        </w:tc>
        <w:tc>
          <w:tcPr>
            <w:tcW w:w="971" w:type="dxa"/>
            <w:tcBorders>
              <w:top w:val="nil"/>
              <w:left w:val="nil"/>
              <w:bottom w:val="nil"/>
              <w:right w:val="nil"/>
            </w:tcBorders>
            <w:shd w:val="clear" w:color="000000" w:fill="FFFFFF"/>
            <w:vAlign w:val="center"/>
            <w:hideMark/>
          </w:tcPr>
          <w:p w14:paraId="7309B88C"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2.08E+07</w:t>
            </w:r>
          </w:p>
        </w:tc>
        <w:tc>
          <w:tcPr>
            <w:tcW w:w="1001" w:type="dxa"/>
            <w:tcBorders>
              <w:top w:val="nil"/>
              <w:left w:val="nil"/>
              <w:bottom w:val="nil"/>
              <w:right w:val="nil"/>
            </w:tcBorders>
            <w:shd w:val="clear" w:color="000000" w:fill="FFFFFF"/>
            <w:vAlign w:val="center"/>
            <w:hideMark/>
          </w:tcPr>
          <w:p w14:paraId="56F9C44D"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2.05E+07</w:t>
            </w:r>
          </w:p>
        </w:tc>
        <w:tc>
          <w:tcPr>
            <w:tcW w:w="953" w:type="dxa"/>
            <w:tcBorders>
              <w:top w:val="nil"/>
              <w:left w:val="nil"/>
              <w:bottom w:val="nil"/>
              <w:right w:val="nil"/>
            </w:tcBorders>
            <w:shd w:val="clear" w:color="000000" w:fill="FFFFFF"/>
            <w:vAlign w:val="center"/>
            <w:hideMark/>
          </w:tcPr>
          <w:p w14:paraId="46EC981C"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2.12E+07</w:t>
            </w:r>
          </w:p>
        </w:tc>
        <w:tc>
          <w:tcPr>
            <w:tcW w:w="960" w:type="dxa"/>
            <w:tcBorders>
              <w:top w:val="nil"/>
              <w:left w:val="nil"/>
              <w:bottom w:val="nil"/>
              <w:right w:val="nil"/>
            </w:tcBorders>
            <w:shd w:val="clear" w:color="000000" w:fill="FFFFFF"/>
            <w:vAlign w:val="center"/>
            <w:hideMark/>
          </w:tcPr>
          <w:p w14:paraId="7D9457B7"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20966579</w:t>
            </w:r>
          </w:p>
        </w:tc>
      </w:tr>
      <w:tr w:rsidR="00911378" w:rsidRPr="0076463E" w14:paraId="063BE74C" w14:textId="77777777" w:rsidTr="00911378">
        <w:trPr>
          <w:trHeight w:val="300"/>
        </w:trPr>
        <w:tc>
          <w:tcPr>
            <w:tcW w:w="928" w:type="dxa"/>
            <w:tcBorders>
              <w:top w:val="nil"/>
              <w:left w:val="nil"/>
              <w:bottom w:val="nil"/>
              <w:right w:val="nil"/>
            </w:tcBorders>
            <w:shd w:val="clear" w:color="000000" w:fill="F5F5F5"/>
            <w:vAlign w:val="center"/>
            <w:hideMark/>
          </w:tcPr>
          <w:p w14:paraId="7D07F38C"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80</w:t>
            </w:r>
          </w:p>
        </w:tc>
        <w:tc>
          <w:tcPr>
            <w:tcW w:w="1207" w:type="dxa"/>
            <w:tcBorders>
              <w:top w:val="nil"/>
              <w:left w:val="nil"/>
              <w:bottom w:val="nil"/>
              <w:right w:val="nil"/>
            </w:tcBorders>
            <w:shd w:val="clear" w:color="000000" w:fill="F5F5F5"/>
            <w:vAlign w:val="center"/>
            <w:hideMark/>
          </w:tcPr>
          <w:p w14:paraId="35172CDC"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21/06/2022</w:t>
            </w:r>
          </w:p>
        </w:tc>
        <w:tc>
          <w:tcPr>
            <w:tcW w:w="971" w:type="dxa"/>
            <w:tcBorders>
              <w:top w:val="nil"/>
              <w:left w:val="nil"/>
              <w:bottom w:val="nil"/>
              <w:right w:val="nil"/>
            </w:tcBorders>
            <w:shd w:val="clear" w:color="000000" w:fill="F5F5F5"/>
            <w:vAlign w:val="center"/>
            <w:hideMark/>
          </w:tcPr>
          <w:p w14:paraId="5520B615"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2.08E+07</w:t>
            </w:r>
          </w:p>
        </w:tc>
        <w:tc>
          <w:tcPr>
            <w:tcW w:w="1001" w:type="dxa"/>
            <w:tcBorders>
              <w:top w:val="nil"/>
              <w:left w:val="nil"/>
              <w:bottom w:val="nil"/>
              <w:right w:val="nil"/>
            </w:tcBorders>
            <w:shd w:val="clear" w:color="000000" w:fill="F5F5F5"/>
            <w:vAlign w:val="center"/>
            <w:hideMark/>
          </w:tcPr>
          <w:p w14:paraId="62F62C60"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2.05E+07</w:t>
            </w:r>
          </w:p>
        </w:tc>
        <w:tc>
          <w:tcPr>
            <w:tcW w:w="953" w:type="dxa"/>
            <w:tcBorders>
              <w:top w:val="nil"/>
              <w:left w:val="nil"/>
              <w:bottom w:val="nil"/>
              <w:right w:val="nil"/>
            </w:tcBorders>
            <w:shd w:val="clear" w:color="000000" w:fill="F5F5F5"/>
            <w:vAlign w:val="center"/>
            <w:hideMark/>
          </w:tcPr>
          <w:p w14:paraId="19115C88"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2.12E+07</w:t>
            </w:r>
          </w:p>
        </w:tc>
        <w:tc>
          <w:tcPr>
            <w:tcW w:w="960" w:type="dxa"/>
            <w:tcBorders>
              <w:top w:val="nil"/>
              <w:left w:val="nil"/>
              <w:bottom w:val="nil"/>
              <w:right w:val="nil"/>
            </w:tcBorders>
            <w:shd w:val="clear" w:color="000000" w:fill="F5F5F5"/>
            <w:vAlign w:val="center"/>
            <w:hideMark/>
          </w:tcPr>
          <w:p w14:paraId="4A179856"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20987298</w:t>
            </w:r>
          </w:p>
        </w:tc>
      </w:tr>
      <w:tr w:rsidR="00911378" w:rsidRPr="0076463E" w14:paraId="51B87947" w14:textId="77777777" w:rsidTr="00911378">
        <w:trPr>
          <w:trHeight w:val="300"/>
        </w:trPr>
        <w:tc>
          <w:tcPr>
            <w:tcW w:w="928" w:type="dxa"/>
            <w:tcBorders>
              <w:top w:val="nil"/>
              <w:left w:val="nil"/>
              <w:bottom w:val="nil"/>
              <w:right w:val="nil"/>
            </w:tcBorders>
            <w:shd w:val="clear" w:color="000000" w:fill="FFFFFF"/>
            <w:vAlign w:val="center"/>
            <w:hideMark/>
          </w:tcPr>
          <w:p w14:paraId="43251019"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81</w:t>
            </w:r>
          </w:p>
        </w:tc>
        <w:tc>
          <w:tcPr>
            <w:tcW w:w="1207" w:type="dxa"/>
            <w:tcBorders>
              <w:top w:val="nil"/>
              <w:left w:val="nil"/>
              <w:bottom w:val="nil"/>
              <w:right w:val="nil"/>
            </w:tcBorders>
            <w:shd w:val="clear" w:color="000000" w:fill="FFFFFF"/>
            <w:vAlign w:val="center"/>
            <w:hideMark/>
          </w:tcPr>
          <w:p w14:paraId="7FE75F7A"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22/06/2022</w:t>
            </w:r>
          </w:p>
        </w:tc>
        <w:tc>
          <w:tcPr>
            <w:tcW w:w="971" w:type="dxa"/>
            <w:tcBorders>
              <w:top w:val="nil"/>
              <w:left w:val="nil"/>
              <w:bottom w:val="nil"/>
              <w:right w:val="nil"/>
            </w:tcBorders>
            <w:shd w:val="clear" w:color="000000" w:fill="FFFFFF"/>
            <w:vAlign w:val="center"/>
            <w:hideMark/>
          </w:tcPr>
          <w:p w14:paraId="6A46C7B3"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2.09E+07</w:t>
            </w:r>
          </w:p>
        </w:tc>
        <w:tc>
          <w:tcPr>
            <w:tcW w:w="1001" w:type="dxa"/>
            <w:tcBorders>
              <w:top w:val="nil"/>
              <w:left w:val="nil"/>
              <w:bottom w:val="nil"/>
              <w:right w:val="nil"/>
            </w:tcBorders>
            <w:shd w:val="clear" w:color="000000" w:fill="FFFFFF"/>
            <w:vAlign w:val="center"/>
            <w:hideMark/>
          </w:tcPr>
          <w:p w14:paraId="38680BF3"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2.05E+07</w:t>
            </w:r>
          </w:p>
        </w:tc>
        <w:tc>
          <w:tcPr>
            <w:tcW w:w="953" w:type="dxa"/>
            <w:tcBorders>
              <w:top w:val="nil"/>
              <w:left w:val="nil"/>
              <w:bottom w:val="nil"/>
              <w:right w:val="nil"/>
            </w:tcBorders>
            <w:shd w:val="clear" w:color="000000" w:fill="FFFFFF"/>
            <w:vAlign w:val="center"/>
            <w:hideMark/>
          </w:tcPr>
          <w:p w14:paraId="0A9F2EAA"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2.12E+07</w:t>
            </w:r>
          </w:p>
        </w:tc>
        <w:tc>
          <w:tcPr>
            <w:tcW w:w="960" w:type="dxa"/>
            <w:tcBorders>
              <w:top w:val="nil"/>
              <w:left w:val="nil"/>
              <w:bottom w:val="nil"/>
              <w:right w:val="nil"/>
            </w:tcBorders>
            <w:shd w:val="clear" w:color="000000" w:fill="FFFFFF"/>
            <w:vAlign w:val="center"/>
            <w:hideMark/>
          </w:tcPr>
          <w:p w14:paraId="17CDEAE1"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21008007</w:t>
            </w:r>
          </w:p>
        </w:tc>
      </w:tr>
      <w:tr w:rsidR="00911378" w:rsidRPr="0076463E" w14:paraId="1720DC8A" w14:textId="77777777" w:rsidTr="00911378">
        <w:trPr>
          <w:trHeight w:val="300"/>
        </w:trPr>
        <w:tc>
          <w:tcPr>
            <w:tcW w:w="928" w:type="dxa"/>
            <w:tcBorders>
              <w:top w:val="nil"/>
              <w:left w:val="nil"/>
              <w:bottom w:val="nil"/>
              <w:right w:val="nil"/>
            </w:tcBorders>
            <w:shd w:val="clear" w:color="000000" w:fill="F5F5F5"/>
            <w:vAlign w:val="center"/>
            <w:hideMark/>
          </w:tcPr>
          <w:p w14:paraId="2D1173D5"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lastRenderedPageBreak/>
              <w:t>82</w:t>
            </w:r>
          </w:p>
        </w:tc>
        <w:tc>
          <w:tcPr>
            <w:tcW w:w="1207" w:type="dxa"/>
            <w:tcBorders>
              <w:top w:val="nil"/>
              <w:left w:val="nil"/>
              <w:bottom w:val="nil"/>
              <w:right w:val="nil"/>
            </w:tcBorders>
            <w:shd w:val="clear" w:color="000000" w:fill="F5F5F5"/>
            <w:vAlign w:val="center"/>
            <w:hideMark/>
          </w:tcPr>
          <w:p w14:paraId="11958075"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23/06/2022</w:t>
            </w:r>
          </w:p>
        </w:tc>
        <w:tc>
          <w:tcPr>
            <w:tcW w:w="971" w:type="dxa"/>
            <w:tcBorders>
              <w:top w:val="nil"/>
              <w:left w:val="nil"/>
              <w:bottom w:val="nil"/>
              <w:right w:val="nil"/>
            </w:tcBorders>
            <w:shd w:val="clear" w:color="000000" w:fill="F5F5F5"/>
            <w:vAlign w:val="center"/>
            <w:hideMark/>
          </w:tcPr>
          <w:p w14:paraId="2F6DC652"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2.09E+07</w:t>
            </w:r>
          </w:p>
        </w:tc>
        <w:tc>
          <w:tcPr>
            <w:tcW w:w="1001" w:type="dxa"/>
            <w:tcBorders>
              <w:top w:val="nil"/>
              <w:left w:val="nil"/>
              <w:bottom w:val="nil"/>
              <w:right w:val="nil"/>
            </w:tcBorders>
            <w:shd w:val="clear" w:color="000000" w:fill="F5F5F5"/>
            <w:vAlign w:val="center"/>
            <w:hideMark/>
          </w:tcPr>
          <w:p w14:paraId="215E0C03"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2.05E+07</w:t>
            </w:r>
          </w:p>
        </w:tc>
        <w:tc>
          <w:tcPr>
            <w:tcW w:w="953" w:type="dxa"/>
            <w:tcBorders>
              <w:top w:val="nil"/>
              <w:left w:val="nil"/>
              <w:bottom w:val="nil"/>
              <w:right w:val="nil"/>
            </w:tcBorders>
            <w:shd w:val="clear" w:color="000000" w:fill="F5F5F5"/>
            <w:vAlign w:val="center"/>
            <w:hideMark/>
          </w:tcPr>
          <w:p w14:paraId="2FFF88DC"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2.13E+07</w:t>
            </w:r>
          </w:p>
        </w:tc>
        <w:tc>
          <w:tcPr>
            <w:tcW w:w="960" w:type="dxa"/>
            <w:tcBorders>
              <w:top w:val="nil"/>
              <w:left w:val="nil"/>
              <w:bottom w:val="nil"/>
              <w:right w:val="nil"/>
            </w:tcBorders>
            <w:shd w:val="clear" w:color="000000" w:fill="F5F5F5"/>
            <w:vAlign w:val="center"/>
            <w:hideMark/>
          </w:tcPr>
          <w:p w14:paraId="79323B7B"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21027430</w:t>
            </w:r>
          </w:p>
        </w:tc>
      </w:tr>
      <w:tr w:rsidR="00911378" w:rsidRPr="0076463E" w14:paraId="67E255C4" w14:textId="77777777" w:rsidTr="00911378">
        <w:trPr>
          <w:trHeight w:val="300"/>
        </w:trPr>
        <w:tc>
          <w:tcPr>
            <w:tcW w:w="928" w:type="dxa"/>
            <w:tcBorders>
              <w:top w:val="nil"/>
              <w:left w:val="nil"/>
              <w:bottom w:val="nil"/>
              <w:right w:val="nil"/>
            </w:tcBorders>
            <w:shd w:val="clear" w:color="000000" w:fill="FFFFFF"/>
            <w:vAlign w:val="center"/>
            <w:hideMark/>
          </w:tcPr>
          <w:p w14:paraId="62B9618A"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83</w:t>
            </w:r>
          </w:p>
        </w:tc>
        <w:tc>
          <w:tcPr>
            <w:tcW w:w="1207" w:type="dxa"/>
            <w:tcBorders>
              <w:top w:val="nil"/>
              <w:left w:val="nil"/>
              <w:bottom w:val="nil"/>
              <w:right w:val="nil"/>
            </w:tcBorders>
            <w:shd w:val="clear" w:color="000000" w:fill="FFFFFF"/>
            <w:vAlign w:val="center"/>
            <w:hideMark/>
          </w:tcPr>
          <w:p w14:paraId="7CDFC8F1"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24/06/2022</w:t>
            </w:r>
          </w:p>
        </w:tc>
        <w:tc>
          <w:tcPr>
            <w:tcW w:w="971" w:type="dxa"/>
            <w:tcBorders>
              <w:top w:val="nil"/>
              <w:left w:val="nil"/>
              <w:bottom w:val="nil"/>
              <w:right w:val="nil"/>
            </w:tcBorders>
            <w:shd w:val="clear" w:color="000000" w:fill="FFFFFF"/>
            <w:vAlign w:val="center"/>
            <w:hideMark/>
          </w:tcPr>
          <w:p w14:paraId="302CAF47"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2.09E+07</w:t>
            </w:r>
          </w:p>
        </w:tc>
        <w:tc>
          <w:tcPr>
            <w:tcW w:w="1001" w:type="dxa"/>
            <w:tcBorders>
              <w:top w:val="nil"/>
              <w:left w:val="nil"/>
              <w:bottom w:val="nil"/>
              <w:right w:val="nil"/>
            </w:tcBorders>
            <w:shd w:val="clear" w:color="000000" w:fill="FFFFFF"/>
            <w:vAlign w:val="center"/>
            <w:hideMark/>
          </w:tcPr>
          <w:p w14:paraId="3D4CF5A9"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2.05E+07</w:t>
            </w:r>
          </w:p>
        </w:tc>
        <w:tc>
          <w:tcPr>
            <w:tcW w:w="953" w:type="dxa"/>
            <w:tcBorders>
              <w:top w:val="nil"/>
              <w:left w:val="nil"/>
              <w:bottom w:val="nil"/>
              <w:right w:val="nil"/>
            </w:tcBorders>
            <w:shd w:val="clear" w:color="000000" w:fill="FFFFFF"/>
            <w:vAlign w:val="center"/>
            <w:hideMark/>
          </w:tcPr>
          <w:p w14:paraId="4C791715"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2.14E+07</w:t>
            </w:r>
          </w:p>
        </w:tc>
        <w:tc>
          <w:tcPr>
            <w:tcW w:w="960" w:type="dxa"/>
            <w:tcBorders>
              <w:top w:val="nil"/>
              <w:left w:val="nil"/>
              <w:bottom w:val="nil"/>
              <w:right w:val="nil"/>
            </w:tcBorders>
            <w:shd w:val="clear" w:color="000000" w:fill="FFFFFF"/>
            <w:vAlign w:val="center"/>
            <w:hideMark/>
          </w:tcPr>
          <w:p w14:paraId="5C774D6E"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21045602</w:t>
            </w:r>
          </w:p>
        </w:tc>
      </w:tr>
      <w:tr w:rsidR="00911378" w:rsidRPr="0076463E" w14:paraId="1FD23B98" w14:textId="77777777" w:rsidTr="00911378">
        <w:trPr>
          <w:trHeight w:val="300"/>
        </w:trPr>
        <w:tc>
          <w:tcPr>
            <w:tcW w:w="928" w:type="dxa"/>
            <w:tcBorders>
              <w:top w:val="nil"/>
              <w:left w:val="nil"/>
              <w:bottom w:val="nil"/>
              <w:right w:val="nil"/>
            </w:tcBorders>
            <w:shd w:val="clear" w:color="000000" w:fill="F5F5F5"/>
            <w:vAlign w:val="center"/>
            <w:hideMark/>
          </w:tcPr>
          <w:p w14:paraId="7101341D"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84</w:t>
            </w:r>
          </w:p>
        </w:tc>
        <w:tc>
          <w:tcPr>
            <w:tcW w:w="1207" w:type="dxa"/>
            <w:tcBorders>
              <w:top w:val="nil"/>
              <w:left w:val="nil"/>
              <w:bottom w:val="nil"/>
              <w:right w:val="nil"/>
            </w:tcBorders>
            <w:shd w:val="clear" w:color="000000" w:fill="F5F5F5"/>
            <w:vAlign w:val="center"/>
            <w:hideMark/>
          </w:tcPr>
          <w:p w14:paraId="56393CA9"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25/06/2022</w:t>
            </w:r>
          </w:p>
        </w:tc>
        <w:tc>
          <w:tcPr>
            <w:tcW w:w="971" w:type="dxa"/>
            <w:tcBorders>
              <w:top w:val="nil"/>
              <w:left w:val="nil"/>
              <w:bottom w:val="nil"/>
              <w:right w:val="nil"/>
            </w:tcBorders>
            <w:shd w:val="clear" w:color="000000" w:fill="F5F5F5"/>
            <w:vAlign w:val="center"/>
            <w:hideMark/>
          </w:tcPr>
          <w:p w14:paraId="6CD9109C"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2.09E+07</w:t>
            </w:r>
          </w:p>
        </w:tc>
        <w:tc>
          <w:tcPr>
            <w:tcW w:w="1001" w:type="dxa"/>
            <w:tcBorders>
              <w:top w:val="nil"/>
              <w:left w:val="nil"/>
              <w:bottom w:val="nil"/>
              <w:right w:val="nil"/>
            </w:tcBorders>
            <w:shd w:val="clear" w:color="000000" w:fill="F5F5F5"/>
            <w:vAlign w:val="center"/>
            <w:hideMark/>
          </w:tcPr>
          <w:p w14:paraId="5E5F1C1E"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2.05E+07</w:t>
            </w:r>
          </w:p>
        </w:tc>
        <w:tc>
          <w:tcPr>
            <w:tcW w:w="953" w:type="dxa"/>
            <w:tcBorders>
              <w:top w:val="nil"/>
              <w:left w:val="nil"/>
              <w:bottom w:val="nil"/>
              <w:right w:val="nil"/>
            </w:tcBorders>
            <w:shd w:val="clear" w:color="000000" w:fill="F5F5F5"/>
            <w:vAlign w:val="center"/>
            <w:hideMark/>
          </w:tcPr>
          <w:p w14:paraId="01C69706"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2.14E+07</w:t>
            </w:r>
          </w:p>
        </w:tc>
        <w:tc>
          <w:tcPr>
            <w:tcW w:w="960" w:type="dxa"/>
            <w:tcBorders>
              <w:top w:val="nil"/>
              <w:left w:val="nil"/>
              <w:bottom w:val="nil"/>
              <w:right w:val="nil"/>
            </w:tcBorders>
            <w:shd w:val="clear" w:color="000000" w:fill="F5F5F5"/>
            <w:vAlign w:val="center"/>
            <w:hideMark/>
          </w:tcPr>
          <w:p w14:paraId="3A9C78C7"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21062294</w:t>
            </w:r>
          </w:p>
        </w:tc>
      </w:tr>
      <w:tr w:rsidR="00911378" w:rsidRPr="0076463E" w14:paraId="0C6A0096" w14:textId="77777777" w:rsidTr="00911378">
        <w:trPr>
          <w:trHeight w:val="300"/>
        </w:trPr>
        <w:tc>
          <w:tcPr>
            <w:tcW w:w="928" w:type="dxa"/>
            <w:tcBorders>
              <w:top w:val="nil"/>
              <w:left w:val="nil"/>
              <w:bottom w:val="nil"/>
              <w:right w:val="nil"/>
            </w:tcBorders>
            <w:shd w:val="clear" w:color="000000" w:fill="FFFFFF"/>
            <w:vAlign w:val="center"/>
            <w:hideMark/>
          </w:tcPr>
          <w:p w14:paraId="5F4503C5"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85</w:t>
            </w:r>
          </w:p>
        </w:tc>
        <w:tc>
          <w:tcPr>
            <w:tcW w:w="1207" w:type="dxa"/>
            <w:tcBorders>
              <w:top w:val="nil"/>
              <w:left w:val="nil"/>
              <w:bottom w:val="nil"/>
              <w:right w:val="nil"/>
            </w:tcBorders>
            <w:shd w:val="clear" w:color="000000" w:fill="FFFFFF"/>
            <w:vAlign w:val="center"/>
            <w:hideMark/>
          </w:tcPr>
          <w:p w14:paraId="75AE7654"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26/06/2022</w:t>
            </w:r>
          </w:p>
        </w:tc>
        <w:tc>
          <w:tcPr>
            <w:tcW w:w="971" w:type="dxa"/>
            <w:tcBorders>
              <w:top w:val="nil"/>
              <w:left w:val="nil"/>
              <w:bottom w:val="nil"/>
              <w:right w:val="nil"/>
            </w:tcBorders>
            <w:shd w:val="clear" w:color="000000" w:fill="FFFFFF"/>
            <w:vAlign w:val="center"/>
            <w:hideMark/>
          </w:tcPr>
          <w:p w14:paraId="40FE6595"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2.09E+07</w:t>
            </w:r>
          </w:p>
        </w:tc>
        <w:tc>
          <w:tcPr>
            <w:tcW w:w="1001" w:type="dxa"/>
            <w:tcBorders>
              <w:top w:val="nil"/>
              <w:left w:val="nil"/>
              <w:bottom w:val="nil"/>
              <w:right w:val="nil"/>
            </w:tcBorders>
            <w:shd w:val="clear" w:color="000000" w:fill="FFFFFF"/>
            <w:vAlign w:val="center"/>
            <w:hideMark/>
          </w:tcPr>
          <w:p w14:paraId="7A8BE2B6"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2.04E+07</w:t>
            </w:r>
          </w:p>
        </w:tc>
        <w:tc>
          <w:tcPr>
            <w:tcW w:w="953" w:type="dxa"/>
            <w:tcBorders>
              <w:top w:val="nil"/>
              <w:left w:val="nil"/>
              <w:bottom w:val="nil"/>
              <w:right w:val="nil"/>
            </w:tcBorders>
            <w:shd w:val="clear" w:color="000000" w:fill="FFFFFF"/>
            <w:vAlign w:val="center"/>
            <w:hideMark/>
          </w:tcPr>
          <w:p w14:paraId="63855B4C"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2.14E+07</w:t>
            </w:r>
          </w:p>
        </w:tc>
        <w:tc>
          <w:tcPr>
            <w:tcW w:w="960" w:type="dxa"/>
            <w:tcBorders>
              <w:top w:val="nil"/>
              <w:left w:val="nil"/>
              <w:bottom w:val="nil"/>
              <w:right w:val="nil"/>
            </w:tcBorders>
            <w:shd w:val="clear" w:color="000000" w:fill="FFFFFF"/>
            <w:vAlign w:val="center"/>
            <w:hideMark/>
          </w:tcPr>
          <w:p w14:paraId="0E0C6421"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21082937</w:t>
            </w:r>
          </w:p>
        </w:tc>
      </w:tr>
      <w:tr w:rsidR="00911378" w:rsidRPr="0076463E" w14:paraId="37F168BC" w14:textId="77777777" w:rsidTr="00911378">
        <w:trPr>
          <w:trHeight w:val="300"/>
        </w:trPr>
        <w:tc>
          <w:tcPr>
            <w:tcW w:w="928" w:type="dxa"/>
            <w:tcBorders>
              <w:top w:val="nil"/>
              <w:left w:val="nil"/>
              <w:bottom w:val="nil"/>
              <w:right w:val="nil"/>
            </w:tcBorders>
            <w:shd w:val="clear" w:color="000000" w:fill="F5F5F5"/>
            <w:vAlign w:val="center"/>
            <w:hideMark/>
          </w:tcPr>
          <w:p w14:paraId="59A52F9D"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86</w:t>
            </w:r>
          </w:p>
        </w:tc>
        <w:tc>
          <w:tcPr>
            <w:tcW w:w="1207" w:type="dxa"/>
            <w:tcBorders>
              <w:top w:val="nil"/>
              <w:left w:val="nil"/>
              <w:bottom w:val="nil"/>
              <w:right w:val="nil"/>
            </w:tcBorders>
            <w:shd w:val="clear" w:color="000000" w:fill="F5F5F5"/>
            <w:vAlign w:val="center"/>
            <w:hideMark/>
          </w:tcPr>
          <w:p w14:paraId="312091EC"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27/06/2022</w:t>
            </w:r>
          </w:p>
        </w:tc>
        <w:tc>
          <w:tcPr>
            <w:tcW w:w="971" w:type="dxa"/>
            <w:tcBorders>
              <w:top w:val="nil"/>
              <w:left w:val="nil"/>
              <w:bottom w:val="nil"/>
              <w:right w:val="nil"/>
            </w:tcBorders>
            <w:shd w:val="clear" w:color="000000" w:fill="F5F5F5"/>
            <w:vAlign w:val="center"/>
            <w:hideMark/>
          </w:tcPr>
          <w:p w14:paraId="498AD630"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2.09E+07</w:t>
            </w:r>
          </w:p>
        </w:tc>
        <w:tc>
          <w:tcPr>
            <w:tcW w:w="1001" w:type="dxa"/>
            <w:tcBorders>
              <w:top w:val="nil"/>
              <w:left w:val="nil"/>
              <w:bottom w:val="nil"/>
              <w:right w:val="nil"/>
            </w:tcBorders>
            <w:shd w:val="clear" w:color="000000" w:fill="F5F5F5"/>
            <w:vAlign w:val="center"/>
            <w:hideMark/>
          </w:tcPr>
          <w:p w14:paraId="6E47C5E7"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2.04E+07</w:t>
            </w:r>
          </w:p>
        </w:tc>
        <w:tc>
          <w:tcPr>
            <w:tcW w:w="953" w:type="dxa"/>
            <w:tcBorders>
              <w:top w:val="nil"/>
              <w:left w:val="nil"/>
              <w:bottom w:val="nil"/>
              <w:right w:val="nil"/>
            </w:tcBorders>
            <w:shd w:val="clear" w:color="000000" w:fill="F5F5F5"/>
            <w:vAlign w:val="center"/>
            <w:hideMark/>
          </w:tcPr>
          <w:p w14:paraId="52802049"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2.15E+07</w:t>
            </w:r>
          </w:p>
        </w:tc>
        <w:tc>
          <w:tcPr>
            <w:tcW w:w="960" w:type="dxa"/>
            <w:tcBorders>
              <w:top w:val="nil"/>
              <w:left w:val="nil"/>
              <w:bottom w:val="nil"/>
              <w:right w:val="nil"/>
            </w:tcBorders>
            <w:shd w:val="clear" w:color="000000" w:fill="F5F5F5"/>
            <w:vAlign w:val="center"/>
            <w:hideMark/>
          </w:tcPr>
          <w:p w14:paraId="1863639E"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21107814</w:t>
            </w:r>
          </w:p>
        </w:tc>
      </w:tr>
      <w:tr w:rsidR="00911378" w:rsidRPr="0076463E" w14:paraId="33A17E7B" w14:textId="77777777" w:rsidTr="00911378">
        <w:trPr>
          <w:trHeight w:val="300"/>
        </w:trPr>
        <w:tc>
          <w:tcPr>
            <w:tcW w:w="928" w:type="dxa"/>
            <w:tcBorders>
              <w:top w:val="nil"/>
              <w:left w:val="nil"/>
              <w:bottom w:val="nil"/>
              <w:right w:val="nil"/>
            </w:tcBorders>
            <w:shd w:val="clear" w:color="000000" w:fill="FFFFFF"/>
            <w:vAlign w:val="center"/>
            <w:hideMark/>
          </w:tcPr>
          <w:p w14:paraId="434BC0F3"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87</w:t>
            </w:r>
          </w:p>
        </w:tc>
        <w:tc>
          <w:tcPr>
            <w:tcW w:w="1207" w:type="dxa"/>
            <w:tcBorders>
              <w:top w:val="nil"/>
              <w:left w:val="nil"/>
              <w:bottom w:val="nil"/>
              <w:right w:val="nil"/>
            </w:tcBorders>
            <w:shd w:val="clear" w:color="000000" w:fill="FFFFFF"/>
            <w:vAlign w:val="center"/>
            <w:hideMark/>
          </w:tcPr>
          <w:p w14:paraId="4C35FD26"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28/06/2022</w:t>
            </w:r>
          </w:p>
        </w:tc>
        <w:tc>
          <w:tcPr>
            <w:tcW w:w="971" w:type="dxa"/>
            <w:tcBorders>
              <w:top w:val="nil"/>
              <w:left w:val="nil"/>
              <w:bottom w:val="nil"/>
              <w:right w:val="nil"/>
            </w:tcBorders>
            <w:shd w:val="clear" w:color="000000" w:fill="FFFFFF"/>
            <w:vAlign w:val="center"/>
            <w:hideMark/>
          </w:tcPr>
          <w:p w14:paraId="4E3D7099"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2.10E+07</w:t>
            </w:r>
          </w:p>
        </w:tc>
        <w:tc>
          <w:tcPr>
            <w:tcW w:w="1001" w:type="dxa"/>
            <w:tcBorders>
              <w:top w:val="nil"/>
              <w:left w:val="nil"/>
              <w:bottom w:val="nil"/>
              <w:right w:val="nil"/>
            </w:tcBorders>
            <w:shd w:val="clear" w:color="000000" w:fill="FFFFFF"/>
            <w:vAlign w:val="center"/>
            <w:hideMark/>
          </w:tcPr>
          <w:p w14:paraId="26157699"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2.05E+07</w:t>
            </w:r>
          </w:p>
        </w:tc>
        <w:tc>
          <w:tcPr>
            <w:tcW w:w="953" w:type="dxa"/>
            <w:tcBorders>
              <w:top w:val="nil"/>
              <w:left w:val="nil"/>
              <w:bottom w:val="nil"/>
              <w:right w:val="nil"/>
            </w:tcBorders>
            <w:shd w:val="clear" w:color="000000" w:fill="FFFFFF"/>
            <w:vAlign w:val="center"/>
            <w:hideMark/>
          </w:tcPr>
          <w:p w14:paraId="20739D55"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2.16E+07</w:t>
            </w:r>
          </w:p>
        </w:tc>
        <w:tc>
          <w:tcPr>
            <w:tcW w:w="960" w:type="dxa"/>
            <w:tcBorders>
              <w:top w:val="nil"/>
              <w:left w:val="nil"/>
              <w:bottom w:val="nil"/>
              <w:right w:val="nil"/>
            </w:tcBorders>
            <w:shd w:val="clear" w:color="000000" w:fill="FFFFFF"/>
            <w:vAlign w:val="center"/>
            <w:hideMark/>
          </w:tcPr>
          <w:p w14:paraId="0E677FE0" w14:textId="77777777" w:rsidR="00911378" w:rsidRPr="0076463E"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76463E">
              <w:rPr>
                <w:rFonts w:ascii="Arial" w:eastAsia="Times New Roman" w:hAnsi="Arial" w:cs="Arial"/>
                <w:color w:val="000000"/>
                <w:kern w:val="0"/>
                <w:sz w:val="18"/>
                <w:szCs w:val="18"/>
                <w:lang w:eastAsia="en-GB"/>
                <w14:ligatures w14:val="none"/>
              </w:rPr>
              <w:t>21132648</w:t>
            </w:r>
          </w:p>
        </w:tc>
      </w:tr>
      <w:tr w:rsidR="00911378" w:rsidRPr="00911378" w14:paraId="48B7F711" w14:textId="77777777" w:rsidTr="00911378">
        <w:trPr>
          <w:trHeight w:val="300"/>
        </w:trPr>
        <w:tc>
          <w:tcPr>
            <w:tcW w:w="928" w:type="dxa"/>
            <w:tcBorders>
              <w:top w:val="nil"/>
              <w:left w:val="nil"/>
              <w:bottom w:val="nil"/>
              <w:right w:val="nil"/>
            </w:tcBorders>
            <w:shd w:val="clear" w:color="000000" w:fill="F5F5F5"/>
            <w:vAlign w:val="center"/>
            <w:hideMark/>
          </w:tcPr>
          <w:p w14:paraId="557E00CF" w14:textId="77777777" w:rsidR="00911378" w:rsidRPr="00911378" w:rsidRDefault="00911378" w:rsidP="00911378">
            <w:pPr>
              <w:spacing w:after="0" w:line="240" w:lineRule="auto"/>
              <w:jc w:val="right"/>
              <w:rPr>
                <w:rFonts w:ascii="Arial" w:eastAsia="Times New Roman" w:hAnsi="Arial" w:cs="Arial"/>
                <w:b/>
                <w:bCs/>
                <w:color w:val="000000"/>
                <w:kern w:val="0"/>
                <w:sz w:val="18"/>
                <w:szCs w:val="18"/>
                <w:lang w:eastAsia="en-GB"/>
                <w14:ligatures w14:val="none"/>
              </w:rPr>
            </w:pPr>
            <w:r w:rsidRPr="00911378">
              <w:rPr>
                <w:rFonts w:ascii="Arial" w:eastAsia="Times New Roman" w:hAnsi="Arial" w:cs="Arial"/>
                <w:b/>
                <w:bCs/>
                <w:color w:val="000000"/>
                <w:kern w:val="0"/>
                <w:sz w:val="18"/>
                <w:szCs w:val="18"/>
                <w:lang w:eastAsia="en-GB"/>
                <w14:ligatures w14:val="none"/>
              </w:rPr>
              <w:t>88</w:t>
            </w:r>
          </w:p>
        </w:tc>
        <w:tc>
          <w:tcPr>
            <w:tcW w:w="1207" w:type="dxa"/>
            <w:tcBorders>
              <w:top w:val="nil"/>
              <w:left w:val="nil"/>
              <w:bottom w:val="nil"/>
              <w:right w:val="nil"/>
            </w:tcBorders>
            <w:shd w:val="clear" w:color="000000" w:fill="F5F5F5"/>
            <w:vAlign w:val="center"/>
            <w:hideMark/>
          </w:tcPr>
          <w:p w14:paraId="5DF1F404" w14:textId="77777777" w:rsidR="00911378" w:rsidRPr="00911378"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911378">
              <w:rPr>
                <w:rFonts w:ascii="Arial" w:eastAsia="Times New Roman" w:hAnsi="Arial" w:cs="Arial"/>
                <w:color w:val="000000"/>
                <w:kern w:val="0"/>
                <w:sz w:val="18"/>
                <w:szCs w:val="18"/>
                <w:lang w:eastAsia="en-GB"/>
                <w14:ligatures w14:val="none"/>
              </w:rPr>
              <w:t>29/06/2022</w:t>
            </w:r>
          </w:p>
        </w:tc>
        <w:tc>
          <w:tcPr>
            <w:tcW w:w="971" w:type="dxa"/>
            <w:tcBorders>
              <w:top w:val="nil"/>
              <w:left w:val="nil"/>
              <w:bottom w:val="nil"/>
              <w:right w:val="nil"/>
            </w:tcBorders>
            <w:shd w:val="clear" w:color="000000" w:fill="F5F5F5"/>
            <w:vAlign w:val="center"/>
            <w:hideMark/>
          </w:tcPr>
          <w:p w14:paraId="262B3018" w14:textId="77777777" w:rsidR="00911378" w:rsidRPr="00911378"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911378">
              <w:rPr>
                <w:rFonts w:ascii="Arial" w:eastAsia="Times New Roman" w:hAnsi="Arial" w:cs="Arial"/>
                <w:color w:val="000000"/>
                <w:kern w:val="0"/>
                <w:sz w:val="18"/>
                <w:szCs w:val="18"/>
                <w:lang w:eastAsia="en-GB"/>
                <w14:ligatures w14:val="none"/>
              </w:rPr>
              <w:t>2.10E+07</w:t>
            </w:r>
          </w:p>
        </w:tc>
        <w:tc>
          <w:tcPr>
            <w:tcW w:w="1001" w:type="dxa"/>
            <w:tcBorders>
              <w:top w:val="nil"/>
              <w:left w:val="nil"/>
              <w:bottom w:val="nil"/>
              <w:right w:val="nil"/>
            </w:tcBorders>
            <w:shd w:val="clear" w:color="000000" w:fill="F5F5F5"/>
            <w:vAlign w:val="center"/>
            <w:hideMark/>
          </w:tcPr>
          <w:p w14:paraId="61E0DF1C" w14:textId="77777777" w:rsidR="00911378" w:rsidRPr="00911378"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911378">
              <w:rPr>
                <w:rFonts w:ascii="Arial" w:eastAsia="Times New Roman" w:hAnsi="Arial" w:cs="Arial"/>
                <w:color w:val="000000"/>
                <w:kern w:val="0"/>
                <w:sz w:val="18"/>
                <w:szCs w:val="18"/>
                <w:lang w:eastAsia="en-GB"/>
                <w14:ligatures w14:val="none"/>
              </w:rPr>
              <w:t>2.05E+07</w:t>
            </w:r>
          </w:p>
        </w:tc>
        <w:tc>
          <w:tcPr>
            <w:tcW w:w="953" w:type="dxa"/>
            <w:tcBorders>
              <w:top w:val="nil"/>
              <w:left w:val="nil"/>
              <w:bottom w:val="nil"/>
              <w:right w:val="nil"/>
            </w:tcBorders>
            <w:shd w:val="clear" w:color="000000" w:fill="F5F5F5"/>
            <w:vAlign w:val="center"/>
            <w:hideMark/>
          </w:tcPr>
          <w:p w14:paraId="0ADC1F93" w14:textId="77777777" w:rsidR="00911378" w:rsidRPr="00911378"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911378">
              <w:rPr>
                <w:rFonts w:ascii="Arial" w:eastAsia="Times New Roman" w:hAnsi="Arial" w:cs="Arial"/>
                <w:color w:val="000000"/>
                <w:kern w:val="0"/>
                <w:sz w:val="18"/>
                <w:szCs w:val="18"/>
                <w:lang w:eastAsia="en-GB"/>
                <w14:ligatures w14:val="none"/>
              </w:rPr>
              <w:t>2.16E+07</w:t>
            </w:r>
          </w:p>
        </w:tc>
        <w:tc>
          <w:tcPr>
            <w:tcW w:w="960" w:type="dxa"/>
            <w:tcBorders>
              <w:top w:val="nil"/>
              <w:left w:val="nil"/>
              <w:bottom w:val="nil"/>
              <w:right w:val="nil"/>
            </w:tcBorders>
            <w:shd w:val="clear" w:color="000000" w:fill="F5F5F5"/>
            <w:vAlign w:val="center"/>
            <w:hideMark/>
          </w:tcPr>
          <w:p w14:paraId="39B3FB2E" w14:textId="77777777" w:rsidR="00911378" w:rsidRPr="00911378"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911378">
              <w:rPr>
                <w:rFonts w:ascii="Arial" w:eastAsia="Times New Roman" w:hAnsi="Arial" w:cs="Arial"/>
                <w:color w:val="000000"/>
                <w:kern w:val="0"/>
                <w:sz w:val="18"/>
                <w:szCs w:val="18"/>
                <w:lang w:eastAsia="en-GB"/>
                <w14:ligatures w14:val="none"/>
              </w:rPr>
              <w:t>21157032</w:t>
            </w:r>
          </w:p>
        </w:tc>
      </w:tr>
      <w:tr w:rsidR="00911378" w:rsidRPr="00911378" w14:paraId="082BA9F0" w14:textId="77777777" w:rsidTr="00911378">
        <w:trPr>
          <w:trHeight w:val="300"/>
        </w:trPr>
        <w:tc>
          <w:tcPr>
            <w:tcW w:w="928" w:type="dxa"/>
            <w:tcBorders>
              <w:top w:val="nil"/>
              <w:left w:val="nil"/>
              <w:bottom w:val="nil"/>
              <w:right w:val="nil"/>
            </w:tcBorders>
            <w:shd w:val="clear" w:color="000000" w:fill="FFFFFF"/>
            <w:vAlign w:val="center"/>
            <w:hideMark/>
          </w:tcPr>
          <w:p w14:paraId="548E1B78" w14:textId="77777777" w:rsidR="00911378" w:rsidRPr="00911378" w:rsidRDefault="00911378" w:rsidP="00911378">
            <w:pPr>
              <w:spacing w:after="0" w:line="240" w:lineRule="auto"/>
              <w:jc w:val="right"/>
              <w:rPr>
                <w:rFonts w:ascii="Arial" w:eastAsia="Times New Roman" w:hAnsi="Arial" w:cs="Arial"/>
                <w:b/>
                <w:bCs/>
                <w:color w:val="000000"/>
                <w:kern w:val="0"/>
                <w:sz w:val="18"/>
                <w:szCs w:val="18"/>
                <w:lang w:eastAsia="en-GB"/>
                <w14:ligatures w14:val="none"/>
              </w:rPr>
            </w:pPr>
            <w:r w:rsidRPr="00911378">
              <w:rPr>
                <w:rFonts w:ascii="Arial" w:eastAsia="Times New Roman" w:hAnsi="Arial" w:cs="Arial"/>
                <w:b/>
                <w:bCs/>
                <w:color w:val="000000"/>
                <w:kern w:val="0"/>
                <w:sz w:val="18"/>
                <w:szCs w:val="18"/>
                <w:lang w:eastAsia="en-GB"/>
                <w14:ligatures w14:val="none"/>
              </w:rPr>
              <w:t>89</w:t>
            </w:r>
          </w:p>
        </w:tc>
        <w:tc>
          <w:tcPr>
            <w:tcW w:w="1207" w:type="dxa"/>
            <w:tcBorders>
              <w:top w:val="nil"/>
              <w:left w:val="nil"/>
              <w:bottom w:val="nil"/>
              <w:right w:val="nil"/>
            </w:tcBorders>
            <w:shd w:val="clear" w:color="000000" w:fill="FFFFFF"/>
            <w:vAlign w:val="center"/>
            <w:hideMark/>
          </w:tcPr>
          <w:p w14:paraId="6AC0B1B1" w14:textId="77777777" w:rsidR="00911378" w:rsidRPr="00911378"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911378">
              <w:rPr>
                <w:rFonts w:ascii="Arial" w:eastAsia="Times New Roman" w:hAnsi="Arial" w:cs="Arial"/>
                <w:color w:val="000000"/>
                <w:kern w:val="0"/>
                <w:sz w:val="18"/>
                <w:szCs w:val="18"/>
                <w:lang w:eastAsia="en-GB"/>
                <w14:ligatures w14:val="none"/>
              </w:rPr>
              <w:t>30/06/2022</w:t>
            </w:r>
          </w:p>
        </w:tc>
        <w:tc>
          <w:tcPr>
            <w:tcW w:w="971" w:type="dxa"/>
            <w:tcBorders>
              <w:top w:val="nil"/>
              <w:left w:val="nil"/>
              <w:bottom w:val="nil"/>
              <w:right w:val="nil"/>
            </w:tcBorders>
            <w:shd w:val="clear" w:color="000000" w:fill="FFFFFF"/>
            <w:vAlign w:val="center"/>
            <w:hideMark/>
          </w:tcPr>
          <w:p w14:paraId="7D6DD11A" w14:textId="77777777" w:rsidR="00911378" w:rsidRPr="00911378"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911378">
              <w:rPr>
                <w:rFonts w:ascii="Arial" w:eastAsia="Times New Roman" w:hAnsi="Arial" w:cs="Arial"/>
                <w:color w:val="000000"/>
                <w:kern w:val="0"/>
                <w:sz w:val="18"/>
                <w:szCs w:val="18"/>
                <w:lang w:eastAsia="en-GB"/>
                <w14:ligatures w14:val="none"/>
              </w:rPr>
              <w:t>2.10E+07</w:t>
            </w:r>
          </w:p>
        </w:tc>
        <w:tc>
          <w:tcPr>
            <w:tcW w:w="1001" w:type="dxa"/>
            <w:tcBorders>
              <w:top w:val="nil"/>
              <w:left w:val="nil"/>
              <w:bottom w:val="nil"/>
              <w:right w:val="nil"/>
            </w:tcBorders>
            <w:shd w:val="clear" w:color="000000" w:fill="FFFFFF"/>
            <w:vAlign w:val="center"/>
            <w:hideMark/>
          </w:tcPr>
          <w:p w14:paraId="78FBD1AC" w14:textId="77777777" w:rsidR="00911378" w:rsidRPr="00911378"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911378">
              <w:rPr>
                <w:rFonts w:ascii="Arial" w:eastAsia="Times New Roman" w:hAnsi="Arial" w:cs="Arial"/>
                <w:color w:val="000000"/>
                <w:kern w:val="0"/>
                <w:sz w:val="18"/>
                <w:szCs w:val="18"/>
                <w:lang w:eastAsia="en-GB"/>
                <w14:ligatures w14:val="none"/>
              </w:rPr>
              <w:t>2.05E+07</w:t>
            </w:r>
          </w:p>
        </w:tc>
        <w:tc>
          <w:tcPr>
            <w:tcW w:w="953" w:type="dxa"/>
            <w:tcBorders>
              <w:top w:val="nil"/>
              <w:left w:val="nil"/>
              <w:bottom w:val="nil"/>
              <w:right w:val="nil"/>
            </w:tcBorders>
            <w:shd w:val="clear" w:color="000000" w:fill="FFFFFF"/>
            <w:vAlign w:val="center"/>
            <w:hideMark/>
          </w:tcPr>
          <w:p w14:paraId="6FA79DCE" w14:textId="77777777" w:rsidR="00911378" w:rsidRPr="00911378"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911378">
              <w:rPr>
                <w:rFonts w:ascii="Arial" w:eastAsia="Times New Roman" w:hAnsi="Arial" w:cs="Arial"/>
                <w:color w:val="000000"/>
                <w:kern w:val="0"/>
                <w:sz w:val="18"/>
                <w:szCs w:val="18"/>
                <w:lang w:eastAsia="en-GB"/>
                <w14:ligatures w14:val="none"/>
              </w:rPr>
              <w:t>2.17E+07</w:t>
            </w:r>
          </w:p>
        </w:tc>
        <w:tc>
          <w:tcPr>
            <w:tcW w:w="960" w:type="dxa"/>
            <w:tcBorders>
              <w:top w:val="nil"/>
              <w:left w:val="nil"/>
              <w:bottom w:val="nil"/>
              <w:right w:val="nil"/>
            </w:tcBorders>
            <w:shd w:val="clear" w:color="000000" w:fill="FFFFFF"/>
            <w:vAlign w:val="center"/>
            <w:hideMark/>
          </w:tcPr>
          <w:p w14:paraId="0C5DDE73" w14:textId="77777777" w:rsidR="00911378" w:rsidRPr="00911378" w:rsidRDefault="00911378" w:rsidP="00911378">
            <w:pPr>
              <w:spacing w:after="0" w:line="240" w:lineRule="auto"/>
              <w:jc w:val="right"/>
              <w:rPr>
                <w:rFonts w:ascii="Arial" w:eastAsia="Times New Roman" w:hAnsi="Arial" w:cs="Arial"/>
                <w:color w:val="000000"/>
                <w:kern w:val="0"/>
                <w:sz w:val="18"/>
                <w:szCs w:val="18"/>
                <w:lang w:eastAsia="en-GB"/>
                <w14:ligatures w14:val="none"/>
              </w:rPr>
            </w:pPr>
            <w:r w:rsidRPr="00911378">
              <w:rPr>
                <w:rFonts w:ascii="Arial" w:eastAsia="Times New Roman" w:hAnsi="Arial" w:cs="Arial"/>
                <w:color w:val="000000"/>
                <w:kern w:val="0"/>
                <w:sz w:val="18"/>
                <w:szCs w:val="18"/>
                <w:lang w:eastAsia="en-GB"/>
                <w14:ligatures w14:val="none"/>
              </w:rPr>
              <w:t>21181062</w:t>
            </w:r>
          </w:p>
        </w:tc>
      </w:tr>
    </w:tbl>
    <w:p w14:paraId="5FA845AA" w14:textId="77777777" w:rsidR="008807E1" w:rsidRDefault="008807E1" w:rsidP="00050BB1">
      <w:pPr>
        <w:ind w:left="360"/>
        <w:rPr>
          <w:rFonts w:ascii="Calibri" w:hAnsi="Calibri" w:cs="Calibri"/>
          <w:b/>
          <w:bCs/>
          <w:lang w:val="tr-TR"/>
        </w:rPr>
      </w:pPr>
    </w:p>
    <w:p w14:paraId="74B57887" w14:textId="43E7934D" w:rsidR="00D5546D" w:rsidRDefault="00D5546D" w:rsidP="00050BB1">
      <w:pPr>
        <w:ind w:left="360"/>
        <w:rPr>
          <w:rFonts w:ascii="Calibri" w:hAnsi="Calibri" w:cs="Calibri"/>
          <w:b/>
          <w:bCs/>
          <w:lang w:val="tr-TR"/>
        </w:rPr>
      </w:pPr>
      <w:r>
        <w:rPr>
          <w:rFonts w:ascii="Calibri" w:hAnsi="Calibri" w:cs="Calibri"/>
          <w:b/>
          <w:bCs/>
          <w:lang w:val="tr-TR"/>
        </w:rPr>
        <w:t>Output Table for Test(Default)</w:t>
      </w:r>
    </w:p>
    <w:tbl>
      <w:tblPr>
        <w:tblW w:w="5840" w:type="dxa"/>
        <w:tblLook w:val="04A0" w:firstRow="1" w:lastRow="0" w:firstColumn="1" w:lastColumn="0" w:noHBand="0" w:noVBand="1"/>
      </w:tblPr>
      <w:tblGrid>
        <w:gridCol w:w="517"/>
        <w:gridCol w:w="1117"/>
        <w:gridCol w:w="1157"/>
        <w:gridCol w:w="1187"/>
        <w:gridCol w:w="992"/>
        <w:gridCol w:w="1017"/>
      </w:tblGrid>
      <w:tr w:rsidR="00D5546D" w:rsidRPr="00D5546D" w14:paraId="3168FE52" w14:textId="77777777" w:rsidTr="00D5546D">
        <w:trPr>
          <w:trHeight w:val="480"/>
        </w:trPr>
        <w:tc>
          <w:tcPr>
            <w:tcW w:w="923" w:type="dxa"/>
            <w:tcBorders>
              <w:top w:val="nil"/>
              <w:left w:val="nil"/>
              <w:bottom w:val="nil"/>
              <w:right w:val="nil"/>
            </w:tcBorders>
            <w:shd w:val="clear" w:color="000000" w:fill="FFFFFF"/>
            <w:vAlign w:val="center"/>
            <w:hideMark/>
          </w:tcPr>
          <w:p w14:paraId="0CAC6CCB"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ds</w:t>
            </w:r>
          </w:p>
        </w:tc>
        <w:tc>
          <w:tcPr>
            <w:tcW w:w="1034" w:type="dxa"/>
            <w:tcBorders>
              <w:top w:val="nil"/>
              <w:left w:val="nil"/>
              <w:bottom w:val="nil"/>
              <w:right w:val="nil"/>
            </w:tcBorders>
            <w:shd w:val="clear" w:color="000000" w:fill="FFFFFF"/>
            <w:vAlign w:val="center"/>
            <w:hideMark/>
          </w:tcPr>
          <w:p w14:paraId="4DD66D34"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yhat</w:t>
            </w:r>
          </w:p>
        </w:tc>
        <w:tc>
          <w:tcPr>
            <w:tcW w:w="971" w:type="dxa"/>
            <w:tcBorders>
              <w:top w:val="nil"/>
              <w:left w:val="nil"/>
              <w:bottom w:val="nil"/>
              <w:right w:val="nil"/>
            </w:tcBorders>
            <w:shd w:val="clear" w:color="000000" w:fill="FFFFFF"/>
            <w:vAlign w:val="center"/>
            <w:hideMark/>
          </w:tcPr>
          <w:p w14:paraId="36284C57"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yhat_lower</w:t>
            </w:r>
          </w:p>
        </w:tc>
        <w:tc>
          <w:tcPr>
            <w:tcW w:w="1001" w:type="dxa"/>
            <w:tcBorders>
              <w:top w:val="nil"/>
              <w:left w:val="nil"/>
              <w:bottom w:val="nil"/>
              <w:right w:val="nil"/>
            </w:tcBorders>
            <w:shd w:val="clear" w:color="000000" w:fill="FFFFFF"/>
            <w:vAlign w:val="center"/>
            <w:hideMark/>
          </w:tcPr>
          <w:p w14:paraId="43058763"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yhat_upper</w:t>
            </w:r>
          </w:p>
        </w:tc>
        <w:tc>
          <w:tcPr>
            <w:tcW w:w="951" w:type="dxa"/>
            <w:tcBorders>
              <w:top w:val="nil"/>
              <w:left w:val="nil"/>
              <w:bottom w:val="nil"/>
              <w:right w:val="nil"/>
            </w:tcBorders>
            <w:shd w:val="clear" w:color="000000" w:fill="FFFFFF"/>
            <w:vAlign w:val="center"/>
            <w:hideMark/>
          </w:tcPr>
          <w:p w14:paraId="4627BC61"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y</w:t>
            </w:r>
          </w:p>
        </w:tc>
        <w:tc>
          <w:tcPr>
            <w:tcW w:w="960" w:type="dxa"/>
            <w:tcBorders>
              <w:top w:val="nil"/>
              <w:left w:val="nil"/>
              <w:bottom w:val="nil"/>
              <w:right w:val="nil"/>
            </w:tcBorders>
            <w:shd w:val="clear" w:color="000000" w:fill="FFFFFF"/>
            <w:noWrap/>
            <w:vAlign w:val="bottom"/>
            <w:hideMark/>
          </w:tcPr>
          <w:p w14:paraId="7D729FCA" w14:textId="77777777" w:rsidR="00D5546D" w:rsidRPr="00D5546D" w:rsidRDefault="00D5546D" w:rsidP="00D5546D">
            <w:pPr>
              <w:spacing w:after="0" w:line="240" w:lineRule="auto"/>
              <w:rPr>
                <w:rFonts w:ascii="Aptos Narrow" w:eastAsia="Times New Roman" w:hAnsi="Aptos Narrow" w:cs="Times New Roman"/>
                <w:color w:val="000000"/>
                <w:kern w:val="0"/>
                <w:sz w:val="22"/>
                <w:szCs w:val="22"/>
                <w:lang w:eastAsia="en-GB"/>
                <w14:ligatures w14:val="none"/>
              </w:rPr>
            </w:pPr>
            <w:r w:rsidRPr="00D5546D">
              <w:rPr>
                <w:rFonts w:ascii="Aptos Narrow" w:eastAsia="Times New Roman" w:hAnsi="Aptos Narrow" w:cs="Times New Roman"/>
                <w:color w:val="000000"/>
                <w:kern w:val="0"/>
                <w:sz w:val="22"/>
                <w:szCs w:val="22"/>
                <w:lang w:eastAsia="en-GB"/>
                <w14:ligatures w14:val="none"/>
              </w:rPr>
              <w:t> </w:t>
            </w:r>
          </w:p>
        </w:tc>
      </w:tr>
      <w:tr w:rsidR="00D5546D" w:rsidRPr="00D5546D" w14:paraId="704671D4" w14:textId="77777777" w:rsidTr="00D5546D">
        <w:trPr>
          <w:trHeight w:val="300"/>
        </w:trPr>
        <w:tc>
          <w:tcPr>
            <w:tcW w:w="923" w:type="dxa"/>
            <w:tcBorders>
              <w:top w:val="nil"/>
              <w:left w:val="nil"/>
              <w:bottom w:val="nil"/>
              <w:right w:val="nil"/>
            </w:tcBorders>
            <w:shd w:val="clear" w:color="000000" w:fill="F5F5F5"/>
            <w:vAlign w:val="center"/>
            <w:hideMark/>
          </w:tcPr>
          <w:p w14:paraId="23F16609"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0</w:t>
            </w:r>
          </w:p>
        </w:tc>
        <w:tc>
          <w:tcPr>
            <w:tcW w:w="1034" w:type="dxa"/>
            <w:tcBorders>
              <w:top w:val="nil"/>
              <w:left w:val="nil"/>
              <w:bottom w:val="nil"/>
              <w:right w:val="nil"/>
            </w:tcBorders>
            <w:shd w:val="clear" w:color="000000" w:fill="F5F5F5"/>
            <w:vAlign w:val="center"/>
            <w:hideMark/>
          </w:tcPr>
          <w:p w14:paraId="7EE41D5D"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16/07/2022</w:t>
            </w:r>
          </w:p>
        </w:tc>
        <w:tc>
          <w:tcPr>
            <w:tcW w:w="971" w:type="dxa"/>
            <w:tcBorders>
              <w:top w:val="nil"/>
              <w:left w:val="nil"/>
              <w:bottom w:val="nil"/>
              <w:right w:val="nil"/>
            </w:tcBorders>
            <w:shd w:val="clear" w:color="000000" w:fill="F5F5F5"/>
            <w:vAlign w:val="center"/>
            <w:hideMark/>
          </w:tcPr>
          <w:p w14:paraId="10477E89"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2.18E+07</w:t>
            </w:r>
          </w:p>
        </w:tc>
        <w:tc>
          <w:tcPr>
            <w:tcW w:w="1001" w:type="dxa"/>
            <w:tcBorders>
              <w:top w:val="nil"/>
              <w:left w:val="nil"/>
              <w:bottom w:val="nil"/>
              <w:right w:val="nil"/>
            </w:tcBorders>
            <w:shd w:val="clear" w:color="000000" w:fill="F5F5F5"/>
            <w:vAlign w:val="center"/>
            <w:hideMark/>
          </w:tcPr>
          <w:p w14:paraId="21CE0A17"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2.14E+07</w:t>
            </w:r>
          </w:p>
        </w:tc>
        <w:tc>
          <w:tcPr>
            <w:tcW w:w="951" w:type="dxa"/>
            <w:tcBorders>
              <w:top w:val="nil"/>
              <w:left w:val="nil"/>
              <w:bottom w:val="nil"/>
              <w:right w:val="nil"/>
            </w:tcBorders>
            <w:shd w:val="clear" w:color="000000" w:fill="F5F5F5"/>
            <w:vAlign w:val="center"/>
            <w:hideMark/>
          </w:tcPr>
          <w:p w14:paraId="7865D04C"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2.21E+07</w:t>
            </w:r>
          </w:p>
        </w:tc>
        <w:tc>
          <w:tcPr>
            <w:tcW w:w="960" w:type="dxa"/>
            <w:tcBorders>
              <w:top w:val="nil"/>
              <w:left w:val="nil"/>
              <w:bottom w:val="nil"/>
              <w:right w:val="nil"/>
            </w:tcBorders>
            <w:shd w:val="clear" w:color="000000" w:fill="F5F5F5"/>
            <w:vAlign w:val="center"/>
            <w:hideMark/>
          </w:tcPr>
          <w:p w14:paraId="74F4D96F"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21578797</w:t>
            </w:r>
          </w:p>
        </w:tc>
      </w:tr>
      <w:tr w:rsidR="00D5546D" w:rsidRPr="00D5546D" w14:paraId="2BEE5163" w14:textId="77777777" w:rsidTr="00D5546D">
        <w:trPr>
          <w:trHeight w:val="300"/>
        </w:trPr>
        <w:tc>
          <w:tcPr>
            <w:tcW w:w="923" w:type="dxa"/>
            <w:tcBorders>
              <w:top w:val="nil"/>
              <w:left w:val="nil"/>
              <w:bottom w:val="nil"/>
              <w:right w:val="nil"/>
            </w:tcBorders>
            <w:shd w:val="clear" w:color="000000" w:fill="FFFFFF"/>
            <w:vAlign w:val="center"/>
            <w:hideMark/>
          </w:tcPr>
          <w:p w14:paraId="5989D19E"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w:t>
            </w:r>
          </w:p>
        </w:tc>
        <w:tc>
          <w:tcPr>
            <w:tcW w:w="1034" w:type="dxa"/>
            <w:tcBorders>
              <w:top w:val="nil"/>
              <w:left w:val="nil"/>
              <w:bottom w:val="nil"/>
              <w:right w:val="nil"/>
            </w:tcBorders>
            <w:shd w:val="clear" w:color="000000" w:fill="FFFFFF"/>
            <w:vAlign w:val="center"/>
            <w:hideMark/>
          </w:tcPr>
          <w:p w14:paraId="173B8121"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17/07/2022</w:t>
            </w:r>
          </w:p>
        </w:tc>
        <w:tc>
          <w:tcPr>
            <w:tcW w:w="971" w:type="dxa"/>
            <w:tcBorders>
              <w:top w:val="nil"/>
              <w:left w:val="nil"/>
              <w:bottom w:val="nil"/>
              <w:right w:val="nil"/>
            </w:tcBorders>
            <w:shd w:val="clear" w:color="000000" w:fill="FFFFFF"/>
            <w:vAlign w:val="center"/>
            <w:hideMark/>
          </w:tcPr>
          <w:p w14:paraId="60D58396"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2.18E+07</w:t>
            </w:r>
          </w:p>
        </w:tc>
        <w:tc>
          <w:tcPr>
            <w:tcW w:w="1001" w:type="dxa"/>
            <w:tcBorders>
              <w:top w:val="nil"/>
              <w:left w:val="nil"/>
              <w:bottom w:val="nil"/>
              <w:right w:val="nil"/>
            </w:tcBorders>
            <w:shd w:val="clear" w:color="000000" w:fill="FFFFFF"/>
            <w:vAlign w:val="center"/>
            <w:hideMark/>
          </w:tcPr>
          <w:p w14:paraId="7A25FEF6"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2.14E+07</w:t>
            </w:r>
          </w:p>
        </w:tc>
        <w:tc>
          <w:tcPr>
            <w:tcW w:w="951" w:type="dxa"/>
            <w:tcBorders>
              <w:top w:val="nil"/>
              <w:left w:val="nil"/>
              <w:bottom w:val="nil"/>
              <w:right w:val="nil"/>
            </w:tcBorders>
            <w:shd w:val="clear" w:color="000000" w:fill="FFFFFF"/>
            <w:vAlign w:val="center"/>
            <w:hideMark/>
          </w:tcPr>
          <w:p w14:paraId="1EB30BAB"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2.21E+07</w:t>
            </w:r>
          </w:p>
        </w:tc>
        <w:tc>
          <w:tcPr>
            <w:tcW w:w="960" w:type="dxa"/>
            <w:tcBorders>
              <w:top w:val="nil"/>
              <w:left w:val="nil"/>
              <w:bottom w:val="nil"/>
              <w:right w:val="nil"/>
            </w:tcBorders>
            <w:shd w:val="clear" w:color="000000" w:fill="FFFFFF"/>
            <w:vAlign w:val="center"/>
            <w:hideMark/>
          </w:tcPr>
          <w:p w14:paraId="55D372F7"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21595940</w:t>
            </w:r>
          </w:p>
        </w:tc>
      </w:tr>
      <w:tr w:rsidR="00D5546D" w:rsidRPr="00D5546D" w14:paraId="13E3E784" w14:textId="77777777" w:rsidTr="00D5546D">
        <w:trPr>
          <w:trHeight w:val="300"/>
        </w:trPr>
        <w:tc>
          <w:tcPr>
            <w:tcW w:w="923" w:type="dxa"/>
            <w:tcBorders>
              <w:top w:val="nil"/>
              <w:left w:val="nil"/>
              <w:bottom w:val="nil"/>
              <w:right w:val="nil"/>
            </w:tcBorders>
            <w:shd w:val="clear" w:color="000000" w:fill="F5F5F5"/>
            <w:vAlign w:val="center"/>
            <w:hideMark/>
          </w:tcPr>
          <w:p w14:paraId="70B50CC4"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2</w:t>
            </w:r>
          </w:p>
        </w:tc>
        <w:tc>
          <w:tcPr>
            <w:tcW w:w="1034" w:type="dxa"/>
            <w:tcBorders>
              <w:top w:val="nil"/>
              <w:left w:val="nil"/>
              <w:bottom w:val="nil"/>
              <w:right w:val="nil"/>
            </w:tcBorders>
            <w:shd w:val="clear" w:color="000000" w:fill="F5F5F5"/>
            <w:vAlign w:val="center"/>
            <w:hideMark/>
          </w:tcPr>
          <w:p w14:paraId="6CB7B82E"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18/07/2022</w:t>
            </w:r>
          </w:p>
        </w:tc>
        <w:tc>
          <w:tcPr>
            <w:tcW w:w="971" w:type="dxa"/>
            <w:tcBorders>
              <w:top w:val="nil"/>
              <w:left w:val="nil"/>
              <w:bottom w:val="nil"/>
              <w:right w:val="nil"/>
            </w:tcBorders>
            <w:shd w:val="clear" w:color="000000" w:fill="F5F5F5"/>
            <w:vAlign w:val="center"/>
            <w:hideMark/>
          </w:tcPr>
          <w:p w14:paraId="5F21BC03"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2.18E+07</w:t>
            </w:r>
          </w:p>
        </w:tc>
        <w:tc>
          <w:tcPr>
            <w:tcW w:w="1001" w:type="dxa"/>
            <w:tcBorders>
              <w:top w:val="nil"/>
              <w:left w:val="nil"/>
              <w:bottom w:val="nil"/>
              <w:right w:val="nil"/>
            </w:tcBorders>
            <w:shd w:val="clear" w:color="000000" w:fill="F5F5F5"/>
            <w:vAlign w:val="center"/>
            <w:hideMark/>
          </w:tcPr>
          <w:p w14:paraId="2C36B04F"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2.15E+07</w:t>
            </w:r>
          </w:p>
        </w:tc>
        <w:tc>
          <w:tcPr>
            <w:tcW w:w="951" w:type="dxa"/>
            <w:tcBorders>
              <w:top w:val="nil"/>
              <w:left w:val="nil"/>
              <w:bottom w:val="nil"/>
              <w:right w:val="nil"/>
            </w:tcBorders>
            <w:shd w:val="clear" w:color="000000" w:fill="F5F5F5"/>
            <w:vAlign w:val="center"/>
            <w:hideMark/>
          </w:tcPr>
          <w:p w14:paraId="49168BC8"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2.21E+07</w:t>
            </w:r>
          </w:p>
        </w:tc>
        <w:tc>
          <w:tcPr>
            <w:tcW w:w="960" w:type="dxa"/>
            <w:tcBorders>
              <w:top w:val="nil"/>
              <w:left w:val="nil"/>
              <w:bottom w:val="nil"/>
              <w:right w:val="nil"/>
            </w:tcBorders>
            <w:shd w:val="clear" w:color="000000" w:fill="F5F5F5"/>
            <w:vAlign w:val="center"/>
            <w:hideMark/>
          </w:tcPr>
          <w:p w14:paraId="00FD63A2"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21614510</w:t>
            </w:r>
          </w:p>
        </w:tc>
      </w:tr>
      <w:tr w:rsidR="00D5546D" w:rsidRPr="00D5546D" w14:paraId="7EE6859E" w14:textId="77777777" w:rsidTr="00D5546D">
        <w:trPr>
          <w:trHeight w:val="300"/>
        </w:trPr>
        <w:tc>
          <w:tcPr>
            <w:tcW w:w="923" w:type="dxa"/>
            <w:tcBorders>
              <w:top w:val="nil"/>
              <w:left w:val="nil"/>
              <w:bottom w:val="nil"/>
              <w:right w:val="nil"/>
            </w:tcBorders>
            <w:shd w:val="clear" w:color="000000" w:fill="FFFFFF"/>
            <w:vAlign w:val="center"/>
            <w:hideMark/>
          </w:tcPr>
          <w:p w14:paraId="29356622"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3</w:t>
            </w:r>
          </w:p>
        </w:tc>
        <w:tc>
          <w:tcPr>
            <w:tcW w:w="1034" w:type="dxa"/>
            <w:tcBorders>
              <w:top w:val="nil"/>
              <w:left w:val="nil"/>
              <w:bottom w:val="nil"/>
              <w:right w:val="nil"/>
            </w:tcBorders>
            <w:shd w:val="clear" w:color="000000" w:fill="FFFFFF"/>
            <w:vAlign w:val="center"/>
            <w:hideMark/>
          </w:tcPr>
          <w:p w14:paraId="009BE7A8"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19/07/2022</w:t>
            </w:r>
          </w:p>
        </w:tc>
        <w:tc>
          <w:tcPr>
            <w:tcW w:w="971" w:type="dxa"/>
            <w:tcBorders>
              <w:top w:val="nil"/>
              <w:left w:val="nil"/>
              <w:bottom w:val="nil"/>
              <w:right w:val="nil"/>
            </w:tcBorders>
            <w:shd w:val="clear" w:color="000000" w:fill="FFFFFF"/>
            <w:vAlign w:val="center"/>
            <w:hideMark/>
          </w:tcPr>
          <w:p w14:paraId="7812C3D3"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2.18E+07</w:t>
            </w:r>
          </w:p>
        </w:tc>
        <w:tc>
          <w:tcPr>
            <w:tcW w:w="1001" w:type="dxa"/>
            <w:tcBorders>
              <w:top w:val="nil"/>
              <w:left w:val="nil"/>
              <w:bottom w:val="nil"/>
              <w:right w:val="nil"/>
            </w:tcBorders>
            <w:shd w:val="clear" w:color="000000" w:fill="FFFFFF"/>
            <w:vAlign w:val="center"/>
            <w:hideMark/>
          </w:tcPr>
          <w:p w14:paraId="02EF6929"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2.15E+07</w:t>
            </w:r>
          </w:p>
        </w:tc>
        <w:tc>
          <w:tcPr>
            <w:tcW w:w="951" w:type="dxa"/>
            <w:tcBorders>
              <w:top w:val="nil"/>
              <w:left w:val="nil"/>
              <w:bottom w:val="nil"/>
              <w:right w:val="nil"/>
            </w:tcBorders>
            <w:shd w:val="clear" w:color="000000" w:fill="FFFFFF"/>
            <w:vAlign w:val="center"/>
            <w:hideMark/>
          </w:tcPr>
          <w:p w14:paraId="35A1F5BB"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2.22E+07</w:t>
            </w:r>
          </w:p>
        </w:tc>
        <w:tc>
          <w:tcPr>
            <w:tcW w:w="960" w:type="dxa"/>
            <w:tcBorders>
              <w:top w:val="nil"/>
              <w:left w:val="nil"/>
              <w:bottom w:val="nil"/>
              <w:right w:val="nil"/>
            </w:tcBorders>
            <w:shd w:val="clear" w:color="000000" w:fill="FFFFFF"/>
            <w:vAlign w:val="center"/>
            <w:hideMark/>
          </w:tcPr>
          <w:p w14:paraId="215CC461"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21631048</w:t>
            </w:r>
          </w:p>
        </w:tc>
      </w:tr>
      <w:tr w:rsidR="00D5546D" w:rsidRPr="00D5546D" w14:paraId="18CF2F56" w14:textId="77777777" w:rsidTr="00D5546D">
        <w:trPr>
          <w:trHeight w:val="300"/>
        </w:trPr>
        <w:tc>
          <w:tcPr>
            <w:tcW w:w="923" w:type="dxa"/>
            <w:tcBorders>
              <w:top w:val="nil"/>
              <w:left w:val="nil"/>
              <w:bottom w:val="nil"/>
              <w:right w:val="nil"/>
            </w:tcBorders>
            <w:shd w:val="clear" w:color="000000" w:fill="F5F5F5"/>
            <w:vAlign w:val="center"/>
            <w:hideMark/>
          </w:tcPr>
          <w:p w14:paraId="6CA0EA11"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4</w:t>
            </w:r>
          </w:p>
        </w:tc>
        <w:tc>
          <w:tcPr>
            <w:tcW w:w="1034" w:type="dxa"/>
            <w:tcBorders>
              <w:top w:val="nil"/>
              <w:left w:val="nil"/>
              <w:bottom w:val="nil"/>
              <w:right w:val="nil"/>
            </w:tcBorders>
            <w:shd w:val="clear" w:color="000000" w:fill="F5F5F5"/>
            <w:vAlign w:val="center"/>
            <w:hideMark/>
          </w:tcPr>
          <w:p w14:paraId="74408F20"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20/07/2022</w:t>
            </w:r>
          </w:p>
        </w:tc>
        <w:tc>
          <w:tcPr>
            <w:tcW w:w="971" w:type="dxa"/>
            <w:tcBorders>
              <w:top w:val="nil"/>
              <w:left w:val="nil"/>
              <w:bottom w:val="nil"/>
              <w:right w:val="nil"/>
            </w:tcBorders>
            <w:shd w:val="clear" w:color="000000" w:fill="F5F5F5"/>
            <w:vAlign w:val="center"/>
            <w:hideMark/>
          </w:tcPr>
          <w:p w14:paraId="6BBFAFB1"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2.19E+07</w:t>
            </w:r>
          </w:p>
        </w:tc>
        <w:tc>
          <w:tcPr>
            <w:tcW w:w="1001" w:type="dxa"/>
            <w:tcBorders>
              <w:top w:val="nil"/>
              <w:left w:val="nil"/>
              <w:bottom w:val="nil"/>
              <w:right w:val="nil"/>
            </w:tcBorders>
            <w:shd w:val="clear" w:color="000000" w:fill="F5F5F5"/>
            <w:vAlign w:val="center"/>
            <w:hideMark/>
          </w:tcPr>
          <w:p w14:paraId="33C3F6E3"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2.15E+07</w:t>
            </w:r>
          </w:p>
        </w:tc>
        <w:tc>
          <w:tcPr>
            <w:tcW w:w="951" w:type="dxa"/>
            <w:tcBorders>
              <w:top w:val="nil"/>
              <w:left w:val="nil"/>
              <w:bottom w:val="nil"/>
              <w:right w:val="nil"/>
            </w:tcBorders>
            <w:shd w:val="clear" w:color="000000" w:fill="F5F5F5"/>
            <w:vAlign w:val="center"/>
            <w:hideMark/>
          </w:tcPr>
          <w:p w14:paraId="7FE3375B"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2.22E+07</w:t>
            </w:r>
          </w:p>
        </w:tc>
        <w:tc>
          <w:tcPr>
            <w:tcW w:w="960" w:type="dxa"/>
            <w:tcBorders>
              <w:top w:val="nil"/>
              <w:left w:val="nil"/>
              <w:bottom w:val="nil"/>
              <w:right w:val="nil"/>
            </w:tcBorders>
            <w:shd w:val="clear" w:color="000000" w:fill="F5F5F5"/>
            <w:vAlign w:val="center"/>
            <w:hideMark/>
          </w:tcPr>
          <w:p w14:paraId="4ACF968B"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21647080</w:t>
            </w:r>
          </w:p>
        </w:tc>
      </w:tr>
      <w:tr w:rsidR="00D5546D" w:rsidRPr="00D5546D" w14:paraId="7D105F62" w14:textId="77777777" w:rsidTr="00D5546D">
        <w:trPr>
          <w:trHeight w:val="300"/>
        </w:trPr>
        <w:tc>
          <w:tcPr>
            <w:tcW w:w="923" w:type="dxa"/>
            <w:tcBorders>
              <w:top w:val="nil"/>
              <w:left w:val="nil"/>
              <w:bottom w:val="nil"/>
              <w:right w:val="nil"/>
            </w:tcBorders>
            <w:shd w:val="clear" w:color="000000" w:fill="FFFFFF"/>
            <w:vAlign w:val="center"/>
            <w:hideMark/>
          </w:tcPr>
          <w:p w14:paraId="5F57ABBD"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5</w:t>
            </w:r>
          </w:p>
        </w:tc>
        <w:tc>
          <w:tcPr>
            <w:tcW w:w="1034" w:type="dxa"/>
            <w:tcBorders>
              <w:top w:val="nil"/>
              <w:left w:val="nil"/>
              <w:bottom w:val="nil"/>
              <w:right w:val="nil"/>
            </w:tcBorders>
            <w:shd w:val="clear" w:color="000000" w:fill="FFFFFF"/>
            <w:vAlign w:val="center"/>
            <w:hideMark/>
          </w:tcPr>
          <w:p w14:paraId="41646606"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21/07/2022</w:t>
            </w:r>
          </w:p>
        </w:tc>
        <w:tc>
          <w:tcPr>
            <w:tcW w:w="971" w:type="dxa"/>
            <w:tcBorders>
              <w:top w:val="nil"/>
              <w:left w:val="nil"/>
              <w:bottom w:val="nil"/>
              <w:right w:val="nil"/>
            </w:tcBorders>
            <w:shd w:val="clear" w:color="000000" w:fill="FFFFFF"/>
            <w:vAlign w:val="center"/>
            <w:hideMark/>
          </w:tcPr>
          <w:p w14:paraId="43AAD164"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2.19E+07</w:t>
            </w:r>
          </w:p>
        </w:tc>
        <w:tc>
          <w:tcPr>
            <w:tcW w:w="1001" w:type="dxa"/>
            <w:tcBorders>
              <w:top w:val="nil"/>
              <w:left w:val="nil"/>
              <w:bottom w:val="nil"/>
              <w:right w:val="nil"/>
            </w:tcBorders>
            <w:shd w:val="clear" w:color="000000" w:fill="FFFFFF"/>
            <w:vAlign w:val="center"/>
            <w:hideMark/>
          </w:tcPr>
          <w:p w14:paraId="0B2FC1AC"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2.16E+07</w:t>
            </w:r>
          </w:p>
        </w:tc>
        <w:tc>
          <w:tcPr>
            <w:tcW w:w="951" w:type="dxa"/>
            <w:tcBorders>
              <w:top w:val="nil"/>
              <w:left w:val="nil"/>
              <w:bottom w:val="nil"/>
              <w:right w:val="nil"/>
            </w:tcBorders>
            <w:shd w:val="clear" w:color="000000" w:fill="FFFFFF"/>
            <w:vAlign w:val="center"/>
            <w:hideMark/>
          </w:tcPr>
          <w:p w14:paraId="42259CE1"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2.22E+07</w:t>
            </w:r>
          </w:p>
        </w:tc>
        <w:tc>
          <w:tcPr>
            <w:tcW w:w="960" w:type="dxa"/>
            <w:tcBorders>
              <w:top w:val="nil"/>
              <w:left w:val="nil"/>
              <w:bottom w:val="nil"/>
              <w:right w:val="nil"/>
            </w:tcBorders>
            <w:shd w:val="clear" w:color="000000" w:fill="FFFFFF"/>
            <w:vAlign w:val="center"/>
            <w:hideMark/>
          </w:tcPr>
          <w:p w14:paraId="380042D3"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21661129</w:t>
            </w:r>
          </w:p>
        </w:tc>
      </w:tr>
      <w:tr w:rsidR="00D5546D" w:rsidRPr="00D5546D" w14:paraId="27084EA1" w14:textId="77777777" w:rsidTr="00D5546D">
        <w:trPr>
          <w:trHeight w:val="300"/>
        </w:trPr>
        <w:tc>
          <w:tcPr>
            <w:tcW w:w="923" w:type="dxa"/>
            <w:tcBorders>
              <w:top w:val="nil"/>
              <w:left w:val="nil"/>
              <w:bottom w:val="nil"/>
              <w:right w:val="nil"/>
            </w:tcBorders>
            <w:shd w:val="clear" w:color="000000" w:fill="F5F5F5"/>
            <w:vAlign w:val="center"/>
            <w:hideMark/>
          </w:tcPr>
          <w:p w14:paraId="78281E6C"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6</w:t>
            </w:r>
          </w:p>
        </w:tc>
        <w:tc>
          <w:tcPr>
            <w:tcW w:w="1034" w:type="dxa"/>
            <w:tcBorders>
              <w:top w:val="nil"/>
              <w:left w:val="nil"/>
              <w:bottom w:val="nil"/>
              <w:right w:val="nil"/>
            </w:tcBorders>
            <w:shd w:val="clear" w:color="000000" w:fill="F5F5F5"/>
            <w:vAlign w:val="center"/>
            <w:hideMark/>
          </w:tcPr>
          <w:p w14:paraId="3623FDC3"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22/07/2022</w:t>
            </w:r>
          </w:p>
        </w:tc>
        <w:tc>
          <w:tcPr>
            <w:tcW w:w="971" w:type="dxa"/>
            <w:tcBorders>
              <w:top w:val="nil"/>
              <w:left w:val="nil"/>
              <w:bottom w:val="nil"/>
              <w:right w:val="nil"/>
            </w:tcBorders>
            <w:shd w:val="clear" w:color="000000" w:fill="F5F5F5"/>
            <w:vAlign w:val="center"/>
            <w:hideMark/>
          </w:tcPr>
          <w:p w14:paraId="1DCAE44E"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2.19E+07</w:t>
            </w:r>
          </w:p>
        </w:tc>
        <w:tc>
          <w:tcPr>
            <w:tcW w:w="1001" w:type="dxa"/>
            <w:tcBorders>
              <w:top w:val="nil"/>
              <w:left w:val="nil"/>
              <w:bottom w:val="nil"/>
              <w:right w:val="nil"/>
            </w:tcBorders>
            <w:shd w:val="clear" w:color="000000" w:fill="F5F5F5"/>
            <w:vAlign w:val="center"/>
            <w:hideMark/>
          </w:tcPr>
          <w:p w14:paraId="0BA53C3C"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2.16E+07</w:t>
            </w:r>
          </w:p>
        </w:tc>
        <w:tc>
          <w:tcPr>
            <w:tcW w:w="951" w:type="dxa"/>
            <w:tcBorders>
              <w:top w:val="nil"/>
              <w:left w:val="nil"/>
              <w:bottom w:val="nil"/>
              <w:right w:val="nil"/>
            </w:tcBorders>
            <w:shd w:val="clear" w:color="000000" w:fill="F5F5F5"/>
            <w:vAlign w:val="center"/>
            <w:hideMark/>
          </w:tcPr>
          <w:p w14:paraId="5D04909A"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2.22E+07</w:t>
            </w:r>
          </w:p>
        </w:tc>
        <w:tc>
          <w:tcPr>
            <w:tcW w:w="960" w:type="dxa"/>
            <w:tcBorders>
              <w:top w:val="nil"/>
              <w:left w:val="nil"/>
              <w:bottom w:val="nil"/>
              <w:right w:val="nil"/>
            </w:tcBorders>
            <w:shd w:val="clear" w:color="000000" w:fill="F5F5F5"/>
            <w:vAlign w:val="center"/>
            <w:hideMark/>
          </w:tcPr>
          <w:p w14:paraId="132C56BD"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21673400</w:t>
            </w:r>
          </w:p>
        </w:tc>
      </w:tr>
      <w:tr w:rsidR="00D5546D" w:rsidRPr="00D5546D" w14:paraId="53B72283" w14:textId="77777777" w:rsidTr="00D5546D">
        <w:trPr>
          <w:trHeight w:val="300"/>
        </w:trPr>
        <w:tc>
          <w:tcPr>
            <w:tcW w:w="923" w:type="dxa"/>
            <w:tcBorders>
              <w:top w:val="nil"/>
              <w:left w:val="nil"/>
              <w:bottom w:val="nil"/>
              <w:right w:val="nil"/>
            </w:tcBorders>
            <w:shd w:val="clear" w:color="000000" w:fill="FFFFFF"/>
            <w:vAlign w:val="center"/>
            <w:hideMark/>
          </w:tcPr>
          <w:p w14:paraId="04BD3249"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7</w:t>
            </w:r>
          </w:p>
        </w:tc>
        <w:tc>
          <w:tcPr>
            <w:tcW w:w="1034" w:type="dxa"/>
            <w:tcBorders>
              <w:top w:val="nil"/>
              <w:left w:val="nil"/>
              <w:bottom w:val="nil"/>
              <w:right w:val="nil"/>
            </w:tcBorders>
            <w:shd w:val="clear" w:color="000000" w:fill="FFFFFF"/>
            <w:vAlign w:val="center"/>
            <w:hideMark/>
          </w:tcPr>
          <w:p w14:paraId="693ECC0C"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23/07/2022</w:t>
            </w:r>
          </w:p>
        </w:tc>
        <w:tc>
          <w:tcPr>
            <w:tcW w:w="971" w:type="dxa"/>
            <w:tcBorders>
              <w:top w:val="nil"/>
              <w:left w:val="nil"/>
              <w:bottom w:val="nil"/>
              <w:right w:val="nil"/>
            </w:tcBorders>
            <w:shd w:val="clear" w:color="000000" w:fill="FFFFFF"/>
            <w:vAlign w:val="center"/>
            <w:hideMark/>
          </w:tcPr>
          <w:p w14:paraId="2926C4AC"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2.19E+07</w:t>
            </w:r>
          </w:p>
        </w:tc>
        <w:tc>
          <w:tcPr>
            <w:tcW w:w="1001" w:type="dxa"/>
            <w:tcBorders>
              <w:top w:val="nil"/>
              <w:left w:val="nil"/>
              <w:bottom w:val="nil"/>
              <w:right w:val="nil"/>
            </w:tcBorders>
            <w:shd w:val="clear" w:color="000000" w:fill="FFFFFF"/>
            <w:vAlign w:val="center"/>
            <w:hideMark/>
          </w:tcPr>
          <w:p w14:paraId="4F53CBEE"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2.16E+07</w:t>
            </w:r>
          </w:p>
        </w:tc>
        <w:tc>
          <w:tcPr>
            <w:tcW w:w="951" w:type="dxa"/>
            <w:tcBorders>
              <w:top w:val="nil"/>
              <w:left w:val="nil"/>
              <w:bottom w:val="nil"/>
              <w:right w:val="nil"/>
            </w:tcBorders>
            <w:shd w:val="clear" w:color="000000" w:fill="FFFFFF"/>
            <w:vAlign w:val="center"/>
            <w:hideMark/>
          </w:tcPr>
          <w:p w14:paraId="5CC3544F"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2.23E+07</w:t>
            </w:r>
          </w:p>
        </w:tc>
        <w:tc>
          <w:tcPr>
            <w:tcW w:w="960" w:type="dxa"/>
            <w:tcBorders>
              <w:top w:val="nil"/>
              <w:left w:val="nil"/>
              <w:bottom w:val="nil"/>
              <w:right w:val="nil"/>
            </w:tcBorders>
            <w:shd w:val="clear" w:color="000000" w:fill="FFFFFF"/>
            <w:vAlign w:val="center"/>
            <w:hideMark/>
          </w:tcPr>
          <w:p w14:paraId="4C863549"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21683265</w:t>
            </w:r>
          </w:p>
        </w:tc>
      </w:tr>
      <w:tr w:rsidR="00D5546D" w:rsidRPr="00D5546D" w14:paraId="38613931" w14:textId="77777777" w:rsidTr="00D5546D">
        <w:trPr>
          <w:trHeight w:val="300"/>
        </w:trPr>
        <w:tc>
          <w:tcPr>
            <w:tcW w:w="923" w:type="dxa"/>
            <w:tcBorders>
              <w:top w:val="nil"/>
              <w:left w:val="nil"/>
              <w:bottom w:val="nil"/>
              <w:right w:val="nil"/>
            </w:tcBorders>
            <w:shd w:val="clear" w:color="000000" w:fill="F5F5F5"/>
            <w:vAlign w:val="center"/>
            <w:hideMark/>
          </w:tcPr>
          <w:p w14:paraId="33B3D222"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8</w:t>
            </w:r>
          </w:p>
        </w:tc>
        <w:tc>
          <w:tcPr>
            <w:tcW w:w="1034" w:type="dxa"/>
            <w:tcBorders>
              <w:top w:val="nil"/>
              <w:left w:val="nil"/>
              <w:bottom w:val="nil"/>
              <w:right w:val="nil"/>
            </w:tcBorders>
            <w:shd w:val="clear" w:color="000000" w:fill="F5F5F5"/>
            <w:vAlign w:val="center"/>
            <w:hideMark/>
          </w:tcPr>
          <w:p w14:paraId="14913453"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24/07/2022</w:t>
            </w:r>
          </w:p>
        </w:tc>
        <w:tc>
          <w:tcPr>
            <w:tcW w:w="971" w:type="dxa"/>
            <w:tcBorders>
              <w:top w:val="nil"/>
              <w:left w:val="nil"/>
              <w:bottom w:val="nil"/>
              <w:right w:val="nil"/>
            </w:tcBorders>
            <w:shd w:val="clear" w:color="000000" w:fill="F5F5F5"/>
            <w:vAlign w:val="center"/>
            <w:hideMark/>
          </w:tcPr>
          <w:p w14:paraId="2191230E"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2.19E+07</w:t>
            </w:r>
          </w:p>
        </w:tc>
        <w:tc>
          <w:tcPr>
            <w:tcW w:w="1001" w:type="dxa"/>
            <w:tcBorders>
              <w:top w:val="nil"/>
              <w:left w:val="nil"/>
              <w:bottom w:val="nil"/>
              <w:right w:val="nil"/>
            </w:tcBorders>
            <w:shd w:val="clear" w:color="000000" w:fill="F5F5F5"/>
            <w:vAlign w:val="center"/>
            <w:hideMark/>
          </w:tcPr>
          <w:p w14:paraId="57FA8DD3"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2.16E+07</w:t>
            </w:r>
          </w:p>
        </w:tc>
        <w:tc>
          <w:tcPr>
            <w:tcW w:w="951" w:type="dxa"/>
            <w:tcBorders>
              <w:top w:val="nil"/>
              <w:left w:val="nil"/>
              <w:bottom w:val="nil"/>
              <w:right w:val="nil"/>
            </w:tcBorders>
            <w:shd w:val="clear" w:color="000000" w:fill="F5F5F5"/>
            <w:vAlign w:val="center"/>
            <w:hideMark/>
          </w:tcPr>
          <w:p w14:paraId="421FCB44"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2.22E+07</w:t>
            </w:r>
          </w:p>
        </w:tc>
        <w:tc>
          <w:tcPr>
            <w:tcW w:w="960" w:type="dxa"/>
            <w:tcBorders>
              <w:top w:val="nil"/>
              <w:left w:val="nil"/>
              <w:bottom w:val="nil"/>
              <w:right w:val="nil"/>
            </w:tcBorders>
            <w:shd w:val="clear" w:color="000000" w:fill="F5F5F5"/>
            <w:vAlign w:val="center"/>
            <w:hideMark/>
          </w:tcPr>
          <w:p w14:paraId="58C5D3F5"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21694468</w:t>
            </w:r>
          </w:p>
        </w:tc>
      </w:tr>
      <w:tr w:rsidR="00D5546D" w:rsidRPr="00D5546D" w14:paraId="453F92BE" w14:textId="77777777" w:rsidTr="00D5546D">
        <w:trPr>
          <w:trHeight w:val="300"/>
        </w:trPr>
        <w:tc>
          <w:tcPr>
            <w:tcW w:w="923" w:type="dxa"/>
            <w:tcBorders>
              <w:top w:val="nil"/>
              <w:left w:val="nil"/>
              <w:bottom w:val="nil"/>
              <w:right w:val="nil"/>
            </w:tcBorders>
            <w:shd w:val="clear" w:color="000000" w:fill="FFFFFF"/>
            <w:vAlign w:val="center"/>
            <w:hideMark/>
          </w:tcPr>
          <w:p w14:paraId="04DBE8D1"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9</w:t>
            </w:r>
          </w:p>
        </w:tc>
        <w:tc>
          <w:tcPr>
            <w:tcW w:w="1034" w:type="dxa"/>
            <w:tcBorders>
              <w:top w:val="nil"/>
              <w:left w:val="nil"/>
              <w:bottom w:val="nil"/>
              <w:right w:val="nil"/>
            </w:tcBorders>
            <w:shd w:val="clear" w:color="000000" w:fill="FFFFFF"/>
            <w:vAlign w:val="center"/>
            <w:hideMark/>
          </w:tcPr>
          <w:p w14:paraId="037F4F81"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25/07/2022</w:t>
            </w:r>
          </w:p>
        </w:tc>
        <w:tc>
          <w:tcPr>
            <w:tcW w:w="971" w:type="dxa"/>
            <w:tcBorders>
              <w:top w:val="nil"/>
              <w:left w:val="nil"/>
              <w:bottom w:val="nil"/>
              <w:right w:val="nil"/>
            </w:tcBorders>
            <w:shd w:val="clear" w:color="000000" w:fill="FFFFFF"/>
            <w:vAlign w:val="center"/>
            <w:hideMark/>
          </w:tcPr>
          <w:p w14:paraId="4619B678"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2.19E+07</w:t>
            </w:r>
          </w:p>
        </w:tc>
        <w:tc>
          <w:tcPr>
            <w:tcW w:w="1001" w:type="dxa"/>
            <w:tcBorders>
              <w:top w:val="nil"/>
              <w:left w:val="nil"/>
              <w:bottom w:val="nil"/>
              <w:right w:val="nil"/>
            </w:tcBorders>
            <w:shd w:val="clear" w:color="000000" w:fill="FFFFFF"/>
            <w:vAlign w:val="center"/>
            <w:hideMark/>
          </w:tcPr>
          <w:p w14:paraId="6379F2AF"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2.16E+07</w:t>
            </w:r>
          </w:p>
        </w:tc>
        <w:tc>
          <w:tcPr>
            <w:tcW w:w="951" w:type="dxa"/>
            <w:tcBorders>
              <w:top w:val="nil"/>
              <w:left w:val="nil"/>
              <w:bottom w:val="nil"/>
              <w:right w:val="nil"/>
            </w:tcBorders>
            <w:shd w:val="clear" w:color="000000" w:fill="FFFFFF"/>
            <w:vAlign w:val="center"/>
            <w:hideMark/>
          </w:tcPr>
          <w:p w14:paraId="585FFC4A"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2.23E+07</w:t>
            </w:r>
          </w:p>
        </w:tc>
        <w:tc>
          <w:tcPr>
            <w:tcW w:w="960" w:type="dxa"/>
            <w:tcBorders>
              <w:top w:val="nil"/>
              <w:left w:val="nil"/>
              <w:bottom w:val="nil"/>
              <w:right w:val="nil"/>
            </w:tcBorders>
            <w:shd w:val="clear" w:color="000000" w:fill="FFFFFF"/>
            <w:vAlign w:val="center"/>
            <w:hideMark/>
          </w:tcPr>
          <w:p w14:paraId="755E7F1E"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21707640</w:t>
            </w:r>
          </w:p>
        </w:tc>
      </w:tr>
      <w:tr w:rsidR="00D5546D" w:rsidRPr="00D5546D" w14:paraId="3CCA869D" w14:textId="77777777" w:rsidTr="00D5546D">
        <w:trPr>
          <w:trHeight w:val="300"/>
        </w:trPr>
        <w:tc>
          <w:tcPr>
            <w:tcW w:w="923" w:type="dxa"/>
            <w:tcBorders>
              <w:top w:val="nil"/>
              <w:left w:val="nil"/>
              <w:bottom w:val="nil"/>
              <w:right w:val="nil"/>
            </w:tcBorders>
            <w:shd w:val="clear" w:color="000000" w:fill="F5F5F5"/>
            <w:vAlign w:val="center"/>
            <w:hideMark/>
          </w:tcPr>
          <w:p w14:paraId="32ED4BC8"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10</w:t>
            </w:r>
          </w:p>
        </w:tc>
        <w:tc>
          <w:tcPr>
            <w:tcW w:w="1034" w:type="dxa"/>
            <w:tcBorders>
              <w:top w:val="nil"/>
              <w:left w:val="nil"/>
              <w:bottom w:val="nil"/>
              <w:right w:val="nil"/>
            </w:tcBorders>
            <w:shd w:val="clear" w:color="000000" w:fill="F5F5F5"/>
            <w:vAlign w:val="center"/>
            <w:hideMark/>
          </w:tcPr>
          <w:p w14:paraId="5480F971"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26/07/2022</w:t>
            </w:r>
          </w:p>
        </w:tc>
        <w:tc>
          <w:tcPr>
            <w:tcW w:w="971" w:type="dxa"/>
            <w:tcBorders>
              <w:top w:val="nil"/>
              <w:left w:val="nil"/>
              <w:bottom w:val="nil"/>
              <w:right w:val="nil"/>
            </w:tcBorders>
            <w:shd w:val="clear" w:color="000000" w:fill="F5F5F5"/>
            <w:vAlign w:val="center"/>
            <w:hideMark/>
          </w:tcPr>
          <w:p w14:paraId="72EE5052"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2.19E+07</w:t>
            </w:r>
          </w:p>
        </w:tc>
        <w:tc>
          <w:tcPr>
            <w:tcW w:w="1001" w:type="dxa"/>
            <w:tcBorders>
              <w:top w:val="nil"/>
              <w:left w:val="nil"/>
              <w:bottom w:val="nil"/>
              <w:right w:val="nil"/>
            </w:tcBorders>
            <w:shd w:val="clear" w:color="000000" w:fill="F5F5F5"/>
            <w:vAlign w:val="center"/>
            <w:hideMark/>
          </w:tcPr>
          <w:p w14:paraId="3B8C45B0"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2.16E+07</w:t>
            </w:r>
          </w:p>
        </w:tc>
        <w:tc>
          <w:tcPr>
            <w:tcW w:w="951" w:type="dxa"/>
            <w:tcBorders>
              <w:top w:val="nil"/>
              <w:left w:val="nil"/>
              <w:bottom w:val="nil"/>
              <w:right w:val="nil"/>
            </w:tcBorders>
            <w:shd w:val="clear" w:color="000000" w:fill="F5F5F5"/>
            <w:vAlign w:val="center"/>
            <w:hideMark/>
          </w:tcPr>
          <w:p w14:paraId="0F5A39FF"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2.22E+07</w:t>
            </w:r>
          </w:p>
        </w:tc>
        <w:tc>
          <w:tcPr>
            <w:tcW w:w="960" w:type="dxa"/>
            <w:tcBorders>
              <w:top w:val="nil"/>
              <w:left w:val="nil"/>
              <w:bottom w:val="nil"/>
              <w:right w:val="nil"/>
            </w:tcBorders>
            <w:shd w:val="clear" w:color="000000" w:fill="F5F5F5"/>
            <w:vAlign w:val="center"/>
            <w:hideMark/>
          </w:tcPr>
          <w:p w14:paraId="136FA2F0"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21719275</w:t>
            </w:r>
          </w:p>
        </w:tc>
      </w:tr>
      <w:tr w:rsidR="00D5546D" w:rsidRPr="00D5546D" w14:paraId="0415155B" w14:textId="77777777" w:rsidTr="00D5546D">
        <w:trPr>
          <w:trHeight w:val="300"/>
        </w:trPr>
        <w:tc>
          <w:tcPr>
            <w:tcW w:w="923" w:type="dxa"/>
            <w:tcBorders>
              <w:top w:val="nil"/>
              <w:left w:val="nil"/>
              <w:bottom w:val="nil"/>
              <w:right w:val="nil"/>
            </w:tcBorders>
            <w:shd w:val="clear" w:color="000000" w:fill="FFFFFF"/>
            <w:vAlign w:val="center"/>
            <w:hideMark/>
          </w:tcPr>
          <w:p w14:paraId="409AFC11"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11</w:t>
            </w:r>
          </w:p>
        </w:tc>
        <w:tc>
          <w:tcPr>
            <w:tcW w:w="1034" w:type="dxa"/>
            <w:tcBorders>
              <w:top w:val="nil"/>
              <w:left w:val="nil"/>
              <w:bottom w:val="nil"/>
              <w:right w:val="nil"/>
            </w:tcBorders>
            <w:shd w:val="clear" w:color="000000" w:fill="FFFFFF"/>
            <w:vAlign w:val="center"/>
            <w:hideMark/>
          </w:tcPr>
          <w:p w14:paraId="14C4F983"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27/07/2022</w:t>
            </w:r>
          </w:p>
        </w:tc>
        <w:tc>
          <w:tcPr>
            <w:tcW w:w="971" w:type="dxa"/>
            <w:tcBorders>
              <w:top w:val="nil"/>
              <w:left w:val="nil"/>
              <w:bottom w:val="nil"/>
              <w:right w:val="nil"/>
            </w:tcBorders>
            <w:shd w:val="clear" w:color="000000" w:fill="FFFFFF"/>
            <w:vAlign w:val="center"/>
            <w:hideMark/>
          </w:tcPr>
          <w:p w14:paraId="63A4C831"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2.20E+07</w:t>
            </w:r>
          </w:p>
        </w:tc>
        <w:tc>
          <w:tcPr>
            <w:tcW w:w="1001" w:type="dxa"/>
            <w:tcBorders>
              <w:top w:val="nil"/>
              <w:left w:val="nil"/>
              <w:bottom w:val="nil"/>
              <w:right w:val="nil"/>
            </w:tcBorders>
            <w:shd w:val="clear" w:color="000000" w:fill="FFFFFF"/>
            <w:vAlign w:val="center"/>
            <w:hideMark/>
          </w:tcPr>
          <w:p w14:paraId="43A0E315"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2.16E+07</w:t>
            </w:r>
          </w:p>
        </w:tc>
        <w:tc>
          <w:tcPr>
            <w:tcW w:w="951" w:type="dxa"/>
            <w:tcBorders>
              <w:top w:val="nil"/>
              <w:left w:val="nil"/>
              <w:bottom w:val="nil"/>
              <w:right w:val="nil"/>
            </w:tcBorders>
            <w:shd w:val="clear" w:color="000000" w:fill="FFFFFF"/>
            <w:vAlign w:val="center"/>
            <w:hideMark/>
          </w:tcPr>
          <w:p w14:paraId="0E3469F5"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2.23E+07</w:t>
            </w:r>
          </w:p>
        </w:tc>
        <w:tc>
          <w:tcPr>
            <w:tcW w:w="960" w:type="dxa"/>
            <w:tcBorders>
              <w:top w:val="nil"/>
              <w:left w:val="nil"/>
              <w:bottom w:val="nil"/>
              <w:right w:val="nil"/>
            </w:tcBorders>
            <w:shd w:val="clear" w:color="000000" w:fill="FFFFFF"/>
            <w:vAlign w:val="center"/>
            <w:hideMark/>
          </w:tcPr>
          <w:p w14:paraId="0BD1A0DE"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21729746</w:t>
            </w:r>
          </w:p>
        </w:tc>
      </w:tr>
      <w:tr w:rsidR="00D5546D" w:rsidRPr="00D5546D" w14:paraId="08D909E1" w14:textId="77777777" w:rsidTr="00D5546D">
        <w:trPr>
          <w:trHeight w:val="300"/>
        </w:trPr>
        <w:tc>
          <w:tcPr>
            <w:tcW w:w="923" w:type="dxa"/>
            <w:tcBorders>
              <w:top w:val="nil"/>
              <w:left w:val="nil"/>
              <w:bottom w:val="nil"/>
              <w:right w:val="nil"/>
            </w:tcBorders>
            <w:shd w:val="clear" w:color="000000" w:fill="F5F5F5"/>
            <w:vAlign w:val="center"/>
            <w:hideMark/>
          </w:tcPr>
          <w:p w14:paraId="37E0FA15"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12</w:t>
            </w:r>
          </w:p>
        </w:tc>
        <w:tc>
          <w:tcPr>
            <w:tcW w:w="1034" w:type="dxa"/>
            <w:tcBorders>
              <w:top w:val="nil"/>
              <w:left w:val="nil"/>
              <w:bottom w:val="nil"/>
              <w:right w:val="nil"/>
            </w:tcBorders>
            <w:shd w:val="clear" w:color="000000" w:fill="F5F5F5"/>
            <w:vAlign w:val="center"/>
            <w:hideMark/>
          </w:tcPr>
          <w:p w14:paraId="4CE6D00B"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28/07/2022</w:t>
            </w:r>
          </w:p>
        </w:tc>
        <w:tc>
          <w:tcPr>
            <w:tcW w:w="971" w:type="dxa"/>
            <w:tcBorders>
              <w:top w:val="nil"/>
              <w:left w:val="nil"/>
              <w:bottom w:val="nil"/>
              <w:right w:val="nil"/>
            </w:tcBorders>
            <w:shd w:val="clear" w:color="000000" w:fill="F5F5F5"/>
            <w:vAlign w:val="center"/>
            <w:hideMark/>
          </w:tcPr>
          <w:p w14:paraId="4DC81CB9"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2.20E+07</w:t>
            </w:r>
          </w:p>
        </w:tc>
        <w:tc>
          <w:tcPr>
            <w:tcW w:w="1001" w:type="dxa"/>
            <w:tcBorders>
              <w:top w:val="nil"/>
              <w:left w:val="nil"/>
              <w:bottom w:val="nil"/>
              <w:right w:val="nil"/>
            </w:tcBorders>
            <w:shd w:val="clear" w:color="000000" w:fill="F5F5F5"/>
            <w:vAlign w:val="center"/>
            <w:hideMark/>
          </w:tcPr>
          <w:p w14:paraId="1102C02C"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2.16E+07</w:t>
            </w:r>
          </w:p>
        </w:tc>
        <w:tc>
          <w:tcPr>
            <w:tcW w:w="951" w:type="dxa"/>
            <w:tcBorders>
              <w:top w:val="nil"/>
              <w:left w:val="nil"/>
              <w:bottom w:val="nil"/>
              <w:right w:val="nil"/>
            </w:tcBorders>
            <w:shd w:val="clear" w:color="000000" w:fill="F5F5F5"/>
            <w:vAlign w:val="center"/>
            <w:hideMark/>
          </w:tcPr>
          <w:p w14:paraId="31931F18"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2.23E+07</w:t>
            </w:r>
          </w:p>
        </w:tc>
        <w:tc>
          <w:tcPr>
            <w:tcW w:w="960" w:type="dxa"/>
            <w:tcBorders>
              <w:top w:val="nil"/>
              <w:left w:val="nil"/>
              <w:bottom w:val="nil"/>
              <w:right w:val="nil"/>
            </w:tcBorders>
            <w:shd w:val="clear" w:color="000000" w:fill="F5F5F5"/>
            <w:vAlign w:val="center"/>
            <w:hideMark/>
          </w:tcPr>
          <w:p w14:paraId="741C9DA7"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21738996</w:t>
            </w:r>
          </w:p>
        </w:tc>
      </w:tr>
      <w:tr w:rsidR="00D5546D" w:rsidRPr="00D5546D" w14:paraId="3C55E1E0" w14:textId="77777777" w:rsidTr="00D5546D">
        <w:trPr>
          <w:trHeight w:val="300"/>
        </w:trPr>
        <w:tc>
          <w:tcPr>
            <w:tcW w:w="923" w:type="dxa"/>
            <w:tcBorders>
              <w:top w:val="nil"/>
              <w:left w:val="nil"/>
              <w:bottom w:val="nil"/>
              <w:right w:val="nil"/>
            </w:tcBorders>
            <w:shd w:val="clear" w:color="000000" w:fill="FFFFFF"/>
            <w:vAlign w:val="center"/>
            <w:hideMark/>
          </w:tcPr>
          <w:p w14:paraId="095CBA1C"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13</w:t>
            </w:r>
          </w:p>
        </w:tc>
        <w:tc>
          <w:tcPr>
            <w:tcW w:w="1034" w:type="dxa"/>
            <w:tcBorders>
              <w:top w:val="nil"/>
              <w:left w:val="nil"/>
              <w:bottom w:val="nil"/>
              <w:right w:val="nil"/>
            </w:tcBorders>
            <w:shd w:val="clear" w:color="000000" w:fill="FFFFFF"/>
            <w:vAlign w:val="center"/>
            <w:hideMark/>
          </w:tcPr>
          <w:p w14:paraId="455C6E95"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29/07/2022</w:t>
            </w:r>
          </w:p>
        </w:tc>
        <w:tc>
          <w:tcPr>
            <w:tcW w:w="971" w:type="dxa"/>
            <w:tcBorders>
              <w:top w:val="nil"/>
              <w:left w:val="nil"/>
              <w:bottom w:val="nil"/>
              <w:right w:val="nil"/>
            </w:tcBorders>
            <w:shd w:val="clear" w:color="000000" w:fill="FFFFFF"/>
            <w:vAlign w:val="center"/>
            <w:hideMark/>
          </w:tcPr>
          <w:p w14:paraId="060B1CA1"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2.20E+07</w:t>
            </w:r>
          </w:p>
        </w:tc>
        <w:tc>
          <w:tcPr>
            <w:tcW w:w="1001" w:type="dxa"/>
            <w:tcBorders>
              <w:top w:val="nil"/>
              <w:left w:val="nil"/>
              <w:bottom w:val="nil"/>
              <w:right w:val="nil"/>
            </w:tcBorders>
            <w:shd w:val="clear" w:color="000000" w:fill="FFFFFF"/>
            <w:vAlign w:val="center"/>
            <w:hideMark/>
          </w:tcPr>
          <w:p w14:paraId="7355FF70"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2.17E+07</w:t>
            </w:r>
          </w:p>
        </w:tc>
        <w:tc>
          <w:tcPr>
            <w:tcW w:w="951" w:type="dxa"/>
            <w:tcBorders>
              <w:top w:val="nil"/>
              <w:left w:val="nil"/>
              <w:bottom w:val="nil"/>
              <w:right w:val="nil"/>
            </w:tcBorders>
            <w:shd w:val="clear" w:color="000000" w:fill="FFFFFF"/>
            <w:vAlign w:val="center"/>
            <w:hideMark/>
          </w:tcPr>
          <w:p w14:paraId="4535594F"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2.23E+07</w:t>
            </w:r>
          </w:p>
        </w:tc>
        <w:tc>
          <w:tcPr>
            <w:tcW w:w="960" w:type="dxa"/>
            <w:tcBorders>
              <w:top w:val="nil"/>
              <w:left w:val="nil"/>
              <w:bottom w:val="nil"/>
              <w:right w:val="nil"/>
            </w:tcBorders>
            <w:shd w:val="clear" w:color="000000" w:fill="FFFFFF"/>
            <w:vAlign w:val="center"/>
            <w:hideMark/>
          </w:tcPr>
          <w:p w14:paraId="2AAFFBA6"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21747422</w:t>
            </w:r>
          </w:p>
        </w:tc>
      </w:tr>
      <w:tr w:rsidR="00D5546D" w:rsidRPr="00D5546D" w14:paraId="5E7E32E6" w14:textId="77777777" w:rsidTr="00D5546D">
        <w:trPr>
          <w:trHeight w:val="300"/>
        </w:trPr>
        <w:tc>
          <w:tcPr>
            <w:tcW w:w="923" w:type="dxa"/>
            <w:tcBorders>
              <w:top w:val="nil"/>
              <w:left w:val="nil"/>
              <w:bottom w:val="nil"/>
              <w:right w:val="nil"/>
            </w:tcBorders>
            <w:shd w:val="clear" w:color="000000" w:fill="F5F5F5"/>
            <w:vAlign w:val="center"/>
            <w:hideMark/>
          </w:tcPr>
          <w:p w14:paraId="45C72EA8"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14</w:t>
            </w:r>
          </w:p>
        </w:tc>
        <w:tc>
          <w:tcPr>
            <w:tcW w:w="1034" w:type="dxa"/>
            <w:tcBorders>
              <w:top w:val="nil"/>
              <w:left w:val="nil"/>
              <w:bottom w:val="nil"/>
              <w:right w:val="nil"/>
            </w:tcBorders>
            <w:shd w:val="clear" w:color="000000" w:fill="F5F5F5"/>
            <w:vAlign w:val="center"/>
            <w:hideMark/>
          </w:tcPr>
          <w:p w14:paraId="0555CC89"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30/07/2022</w:t>
            </w:r>
          </w:p>
        </w:tc>
        <w:tc>
          <w:tcPr>
            <w:tcW w:w="971" w:type="dxa"/>
            <w:tcBorders>
              <w:top w:val="nil"/>
              <w:left w:val="nil"/>
              <w:bottom w:val="nil"/>
              <w:right w:val="nil"/>
            </w:tcBorders>
            <w:shd w:val="clear" w:color="000000" w:fill="F5F5F5"/>
            <w:vAlign w:val="center"/>
            <w:hideMark/>
          </w:tcPr>
          <w:p w14:paraId="47944DA8"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2.20E+07</w:t>
            </w:r>
          </w:p>
        </w:tc>
        <w:tc>
          <w:tcPr>
            <w:tcW w:w="1001" w:type="dxa"/>
            <w:tcBorders>
              <w:top w:val="nil"/>
              <w:left w:val="nil"/>
              <w:bottom w:val="nil"/>
              <w:right w:val="nil"/>
            </w:tcBorders>
            <w:shd w:val="clear" w:color="000000" w:fill="F5F5F5"/>
            <w:vAlign w:val="center"/>
            <w:hideMark/>
          </w:tcPr>
          <w:p w14:paraId="1F73EE1D"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2.17E+07</w:t>
            </w:r>
          </w:p>
        </w:tc>
        <w:tc>
          <w:tcPr>
            <w:tcW w:w="951" w:type="dxa"/>
            <w:tcBorders>
              <w:top w:val="nil"/>
              <w:left w:val="nil"/>
              <w:bottom w:val="nil"/>
              <w:right w:val="nil"/>
            </w:tcBorders>
            <w:shd w:val="clear" w:color="000000" w:fill="F5F5F5"/>
            <w:vAlign w:val="center"/>
            <w:hideMark/>
          </w:tcPr>
          <w:p w14:paraId="3D829E56"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2.24E+07</w:t>
            </w:r>
          </w:p>
        </w:tc>
        <w:tc>
          <w:tcPr>
            <w:tcW w:w="960" w:type="dxa"/>
            <w:tcBorders>
              <w:top w:val="nil"/>
              <w:left w:val="nil"/>
              <w:bottom w:val="nil"/>
              <w:right w:val="nil"/>
            </w:tcBorders>
            <w:shd w:val="clear" w:color="000000" w:fill="F5F5F5"/>
            <w:vAlign w:val="center"/>
            <w:hideMark/>
          </w:tcPr>
          <w:p w14:paraId="57010DE0"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21754679</w:t>
            </w:r>
          </w:p>
        </w:tc>
      </w:tr>
      <w:tr w:rsidR="00D5546D" w:rsidRPr="00D5546D" w14:paraId="69F683EB" w14:textId="77777777" w:rsidTr="00D5546D">
        <w:trPr>
          <w:trHeight w:val="300"/>
        </w:trPr>
        <w:tc>
          <w:tcPr>
            <w:tcW w:w="923" w:type="dxa"/>
            <w:tcBorders>
              <w:top w:val="nil"/>
              <w:left w:val="nil"/>
              <w:bottom w:val="nil"/>
              <w:right w:val="nil"/>
            </w:tcBorders>
            <w:shd w:val="clear" w:color="000000" w:fill="FFFFFF"/>
            <w:vAlign w:val="center"/>
            <w:hideMark/>
          </w:tcPr>
          <w:p w14:paraId="2A738A4E"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15</w:t>
            </w:r>
          </w:p>
        </w:tc>
        <w:tc>
          <w:tcPr>
            <w:tcW w:w="1034" w:type="dxa"/>
            <w:tcBorders>
              <w:top w:val="nil"/>
              <w:left w:val="nil"/>
              <w:bottom w:val="nil"/>
              <w:right w:val="nil"/>
            </w:tcBorders>
            <w:shd w:val="clear" w:color="000000" w:fill="FFFFFF"/>
            <w:vAlign w:val="center"/>
            <w:hideMark/>
          </w:tcPr>
          <w:p w14:paraId="2D8DA9A1"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31/07/2022</w:t>
            </w:r>
          </w:p>
        </w:tc>
        <w:tc>
          <w:tcPr>
            <w:tcW w:w="971" w:type="dxa"/>
            <w:tcBorders>
              <w:top w:val="nil"/>
              <w:left w:val="nil"/>
              <w:bottom w:val="nil"/>
              <w:right w:val="nil"/>
            </w:tcBorders>
            <w:shd w:val="clear" w:color="000000" w:fill="FFFFFF"/>
            <w:vAlign w:val="center"/>
            <w:hideMark/>
          </w:tcPr>
          <w:p w14:paraId="2EB1506B"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2.20E+07</w:t>
            </w:r>
          </w:p>
        </w:tc>
        <w:tc>
          <w:tcPr>
            <w:tcW w:w="1001" w:type="dxa"/>
            <w:tcBorders>
              <w:top w:val="nil"/>
              <w:left w:val="nil"/>
              <w:bottom w:val="nil"/>
              <w:right w:val="nil"/>
            </w:tcBorders>
            <w:shd w:val="clear" w:color="000000" w:fill="FFFFFF"/>
            <w:vAlign w:val="center"/>
            <w:hideMark/>
          </w:tcPr>
          <w:p w14:paraId="6366E4EC"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2.17E+07</w:t>
            </w:r>
          </w:p>
        </w:tc>
        <w:tc>
          <w:tcPr>
            <w:tcW w:w="951" w:type="dxa"/>
            <w:tcBorders>
              <w:top w:val="nil"/>
              <w:left w:val="nil"/>
              <w:bottom w:val="nil"/>
              <w:right w:val="nil"/>
            </w:tcBorders>
            <w:shd w:val="clear" w:color="000000" w:fill="FFFFFF"/>
            <w:vAlign w:val="center"/>
            <w:hideMark/>
          </w:tcPr>
          <w:p w14:paraId="7D691995"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2.23E+07</w:t>
            </w:r>
          </w:p>
        </w:tc>
        <w:tc>
          <w:tcPr>
            <w:tcW w:w="960" w:type="dxa"/>
            <w:tcBorders>
              <w:top w:val="nil"/>
              <w:left w:val="nil"/>
              <w:bottom w:val="nil"/>
              <w:right w:val="nil"/>
            </w:tcBorders>
            <w:shd w:val="clear" w:color="000000" w:fill="FFFFFF"/>
            <w:vAlign w:val="center"/>
            <w:hideMark/>
          </w:tcPr>
          <w:p w14:paraId="44075FE4"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21763059</w:t>
            </w:r>
          </w:p>
        </w:tc>
      </w:tr>
      <w:tr w:rsidR="00D5546D" w:rsidRPr="00D5546D" w14:paraId="2E774D5B" w14:textId="77777777" w:rsidTr="00D5546D">
        <w:trPr>
          <w:trHeight w:val="300"/>
        </w:trPr>
        <w:tc>
          <w:tcPr>
            <w:tcW w:w="923" w:type="dxa"/>
            <w:tcBorders>
              <w:top w:val="nil"/>
              <w:left w:val="nil"/>
              <w:bottom w:val="nil"/>
              <w:right w:val="nil"/>
            </w:tcBorders>
            <w:shd w:val="clear" w:color="000000" w:fill="F5F5F5"/>
            <w:vAlign w:val="center"/>
            <w:hideMark/>
          </w:tcPr>
          <w:p w14:paraId="312FC343"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16</w:t>
            </w:r>
          </w:p>
        </w:tc>
        <w:tc>
          <w:tcPr>
            <w:tcW w:w="1034" w:type="dxa"/>
            <w:tcBorders>
              <w:top w:val="nil"/>
              <w:left w:val="nil"/>
              <w:bottom w:val="nil"/>
              <w:right w:val="nil"/>
            </w:tcBorders>
            <w:shd w:val="clear" w:color="000000" w:fill="F5F5F5"/>
            <w:vAlign w:val="center"/>
            <w:hideMark/>
          </w:tcPr>
          <w:p w14:paraId="1062A29B"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01/08/2022</w:t>
            </w:r>
          </w:p>
        </w:tc>
        <w:tc>
          <w:tcPr>
            <w:tcW w:w="971" w:type="dxa"/>
            <w:tcBorders>
              <w:top w:val="nil"/>
              <w:left w:val="nil"/>
              <w:bottom w:val="nil"/>
              <w:right w:val="nil"/>
            </w:tcBorders>
            <w:shd w:val="clear" w:color="000000" w:fill="F5F5F5"/>
            <w:vAlign w:val="center"/>
            <w:hideMark/>
          </w:tcPr>
          <w:p w14:paraId="3304CFCE"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2.20E+07</w:t>
            </w:r>
          </w:p>
        </w:tc>
        <w:tc>
          <w:tcPr>
            <w:tcW w:w="1001" w:type="dxa"/>
            <w:tcBorders>
              <w:top w:val="nil"/>
              <w:left w:val="nil"/>
              <w:bottom w:val="nil"/>
              <w:right w:val="nil"/>
            </w:tcBorders>
            <w:shd w:val="clear" w:color="000000" w:fill="F5F5F5"/>
            <w:vAlign w:val="center"/>
            <w:hideMark/>
          </w:tcPr>
          <w:p w14:paraId="5AA4CDDA"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2.17E+07</w:t>
            </w:r>
          </w:p>
        </w:tc>
        <w:tc>
          <w:tcPr>
            <w:tcW w:w="951" w:type="dxa"/>
            <w:tcBorders>
              <w:top w:val="nil"/>
              <w:left w:val="nil"/>
              <w:bottom w:val="nil"/>
              <w:right w:val="nil"/>
            </w:tcBorders>
            <w:shd w:val="clear" w:color="000000" w:fill="F5F5F5"/>
            <w:vAlign w:val="center"/>
            <w:hideMark/>
          </w:tcPr>
          <w:p w14:paraId="7F7A10FD"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2.24E+07</w:t>
            </w:r>
          </w:p>
        </w:tc>
        <w:tc>
          <w:tcPr>
            <w:tcW w:w="960" w:type="dxa"/>
            <w:tcBorders>
              <w:top w:val="nil"/>
              <w:left w:val="nil"/>
              <w:bottom w:val="nil"/>
              <w:right w:val="nil"/>
            </w:tcBorders>
            <w:shd w:val="clear" w:color="000000" w:fill="F5F5F5"/>
            <w:vAlign w:val="center"/>
            <w:hideMark/>
          </w:tcPr>
          <w:p w14:paraId="08EAB03A"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21772788</w:t>
            </w:r>
          </w:p>
        </w:tc>
      </w:tr>
      <w:tr w:rsidR="00D5546D" w:rsidRPr="00D5546D" w14:paraId="7736E229" w14:textId="77777777" w:rsidTr="00D5546D">
        <w:trPr>
          <w:trHeight w:val="300"/>
        </w:trPr>
        <w:tc>
          <w:tcPr>
            <w:tcW w:w="923" w:type="dxa"/>
            <w:tcBorders>
              <w:top w:val="nil"/>
              <w:left w:val="nil"/>
              <w:bottom w:val="nil"/>
              <w:right w:val="nil"/>
            </w:tcBorders>
            <w:shd w:val="clear" w:color="000000" w:fill="FFFFFF"/>
            <w:vAlign w:val="center"/>
            <w:hideMark/>
          </w:tcPr>
          <w:p w14:paraId="31DF5CF3"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17</w:t>
            </w:r>
          </w:p>
        </w:tc>
        <w:tc>
          <w:tcPr>
            <w:tcW w:w="1034" w:type="dxa"/>
            <w:tcBorders>
              <w:top w:val="nil"/>
              <w:left w:val="nil"/>
              <w:bottom w:val="nil"/>
              <w:right w:val="nil"/>
            </w:tcBorders>
            <w:shd w:val="clear" w:color="000000" w:fill="FFFFFF"/>
            <w:vAlign w:val="center"/>
            <w:hideMark/>
          </w:tcPr>
          <w:p w14:paraId="60FD954A"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02/08/2022</w:t>
            </w:r>
          </w:p>
        </w:tc>
        <w:tc>
          <w:tcPr>
            <w:tcW w:w="971" w:type="dxa"/>
            <w:tcBorders>
              <w:top w:val="nil"/>
              <w:left w:val="nil"/>
              <w:bottom w:val="nil"/>
              <w:right w:val="nil"/>
            </w:tcBorders>
            <w:shd w:val="clear" w:color="000000" w:fill="FFFFFF"/>
            <w:vAlign w:val="center"/>
            <w:hideMark/>
          </w:tcPr>
          <w:p w14:paraId="7B552EDE"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2.20E+07</w:t>
            </w:r>
          </w:p>
        </w:tc>
        <w:tc>
          <w:tcPr>
            <w:tcW w:w="1001" w:type="dxa"/>
            <w:tcBorders>
              <w:top w:val="nil"/>
              <w:left w:val="nil"/>
              <w:bottom w:val="nil"/>
              <w:right w:val="nil"/>
            </w:tcBorders>
            <w:shd w:val="clear" w:color="000000" w:fill="FFFFFF"/>
            <w:vAlign w:val="center"/>
            <w:hideMark/>
          </w:tcPr>
          <w:p w14:paraId="0DF3E593"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2.17E+07</w:t>
            </w:r>
          </w:p>
        </w:tc>
        <w:tc>
          <w:tcPr>
            <w:tcW w:w="951" w:type="dxa"/>
            <w:tcBorders>
              <w:top w:val="nil"/>
              <w:left w:val="nil"/>
              <w:bottom w:val="nil"/>
              <w:right w:val="nil"/>
            </w:tcBorders>
            <w:shd w:val="clear" w:color="000000" w:fill="FFFFFF"/>
            <w:vAlign w:val="center"/>
            <w:hideMark/>
          </w:tcPr>
          <w:p w14:paraId="60BAF3AB"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2.24E+07</w:t>
            </w:r>
          </w:p>
        </w:tc>
        <w:tc>
          <w:tcPr>
            <w:tcW w:w="960" w:type="dxa"/>
            <w:tcBorders>
              <w:top w:val="nil"/>
              <w:left w:val="nil"/>
              <w:bottom w:val="nil"/>
              <w:right w:val="nil"/>
            </w:tcBorders>
            <w:shd w:val="clear" w:color="000000" w:fill="FFFFFF"/>
            <w:vAlign w:val="center"/>
            <w:hideMark/>
          </w:tcPr>
          <w:p w14:paraId="7F22DAF5"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21781865</w:t>
            </w:r>
          </w:p>
        </w:tc>
      </w:tr>
      <w:tr w:rsidR="00D5546D" w:rsidRPr="00D5546D" w14:paraId="4CE89815" w14:textId="77777777" w:rsidTr="00D5546D">
        <w:trPr>
          <w:trHeight w:val="300"/>
        </w:trPr>
        <w:tc>
          <w:tcPr>
            <w:tcW w:w="923" w:type="dxa"/>
            <w:tcBorders>
              <w:top w:val="nil"/>
              <w:left w:val="nil"/>
              <w:bottom w:val="nil"/>
              <w:right w:val="nil"/>
            </w:tcBorders>
            <w:shd w:val="clear" w:color="000000" w:fill="F5F5F5"/>
            <w:vAlign w:val="center"/>
            <w:hideMark/>
          </w:tcPr>
          <w:p w14:paraId="0F8F3429"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18</w:t>
            </w:r>
          </w:p>
        </w:tc>
        <w:tc>
          <w:tcPr>
            <w:tcW w:w="1034" w:type="dxa"/>
            <w:tcBorders>
              <w:top w:val="nil"/>
              <w:left w:val="nil"/>
              <w:bottom w:val="nil"/>
              <w:right w:val="nil"/>
            </w:tcBorders>
            <w:shd w:val="clear" w:color="000000" w:fill="F5F5F5"/>
            <w:vAlign w:val="center"/>
            <w:hideMark/>
          </w:tcPr>
          <w:p w14:paraId="03D0C6B7"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03/08/2022</w:t>
            </w:r>
          </w:p>
        </w:tc>
        <w:tc>
          <w:tcPr>
            <w:tcW w:w="971" w:type="dxa"/>
            <w:tcBorders>
              <w:top w:val="nil"/>
              <w:left w:val="nil"/>
              <w:bottom w:val="nil"/>
              <w:right w:val="nil"/>
            </w:tcBorders>
            <w:shd w:val="clear" w:color="000000" w:fill="F5F5F5"/>
            <w:vAlign w:val="center"/>
            <w:hideMark/>
          </w:tcPr>
          <w:p w14:paraId="7B640855"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2.21E+07</w:t>
            </w:r>
          </w:p>
        </w:tc>
        <w:tc>
          <w:tcPr>
            <w:tcW w:w="1001" w:type="dxa"/>
            <w:tcBorders>
              <w:top w:val="nil"/>
              <w:left w:val="nil"/>
              <w:bottom w:val="nil"/>
              <w:right w:val="nil"/>
            </w:tcBorders>
            <w:shd w:val="clear" w:color="000000" w:fill="F5F5F5"/>
            <w:vAlign w:val="center"/>
            <w:hideMark/>
          </w:tcPr>
          <w:p w14:paraId="47A0AB60"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2.17E+07</w:t>
            </w:r>
          </w:p>
        </w:tc>
        <w:tc>
          <w:tcPr>
            <w:tcW w:w="951" w:type="dxa"/>
            <w:tcBorders>
              <w:top w:val="nil"/>
              <w:left w:val="nil"/>
              <w:bottom w:val="nil"/>
              <w:right w:val="nil"/>
            </w:tcBorders>
            <w:shd w:val="clear" w:color="000000" w:fill="F5F5F5"/>
            <w:vAlign w:val="center"/>
            <w:hideMark/>
          </w:tcPr>
          <w:p w14:paraId="79DB5D82"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2.24E+07</w:t>
            </w:r>
          </w:p>
        </w:tc>
        <w:tc>
          <w:tcPr>
            <w:tcW w:w="960" w:type="dxa"/>
            <w:tcBorders>
              <w:top w:val="nil"/>
              <w:left w:val="nil"/>
              <w:bottom w:val="nil"/>
              <w:right w:val="nil"/>
            </w:tcBorders>
            <w:shd w:val="clear" w:color="000000" w:fill="F5F5F5"/>
            <w:vAlign w:val="center"/>
            <w:hideMark/>
          </w:tcPr>
          <w:p w14:paraId="6F9F4A0C"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21790157</w:t>
            </w:r>
          </w:p>
        </w:tc>
      </w:tr>
      <w:tr w:rsidR="00D5546D" w:rsidRPr="00D5546D" w14:paraId="539B0A71" w14:textId="77777777" w:rsidTr="00D5546D">
        <w:trPr>
          <w:trHeight w:val="300"/>
        </w:trPr>
        <w:tc>
          <w:tcPr>
            <w:tcW w:w="923" w:type="dxa"/>
            <w:tcBorders>
              <w:top w:val="nil"/>
              <w:left w:val="nil"/>
              <w:bottom w:val="nil"/>
              <w:right w:val="nil"/>
            </w:tcBorders>
            <w:shd w:val="clear" w:color="000000" w:fill="FFFFFF"/>
            <w:vAlign w:val="center"/>
            <w:hideMark/>
          </w:tcPr>
          <w:p w14:paraId="121F42DC"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19</w:t>
            </w:r>
          </w:p>
        </w:tc>
        <w:tc>
          <w:tcPr>
            <w:tcW w:w="1034" w:type="dxa"/>
            <w:tcBorders>
              <w:top w:val="nil"/>
              <w:left w:val="nil"/>
              <w:bottom w:val="nil"/>
              <w:right w:val="nil"/>
            </w:tcBorders>
            <w:shd w:val="clear" w:color="000000" w:fill="FFFFFF"/>
            <w:vAlign w:val="center"/>
            <w:hideMark/>
          </w:tcPr>
          <w:p w14:paraId="5454B49B"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04/08/2022</w:t>
            </w:r>
          </w:p>
        </w:tc>
        <w:tc>
          <w:tcPr>
            <w:tcW w:w="971" w:type="dxa"/>
            <w:tcBorders>
              <w:top w:val="nil"/>
              <w:left w:val="nil"/>
              <w:bottom w:val="nil"/>
              <w:right w:val="nil"/>
            </w:tcBorders>
            <w:shd w:val="clear" w:color="000000" w:fill="FFFFFF"/>
            <w:vAlign w:val="center"/>
            <w:hideMark/>
          </w:tcPr>
          <w:p w14:paraId="50A19179"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2.21E+07</w:t>
            </w:r>
          </w:p>
        </w:tc>
        <w:tc>
          <w:tcPr>
            <w:tcW w:w="1001" w:type="dxa"/>
            <w:tcBorders>
              <w:top w:val="nil"/>
              <w:left w:val="nil"/>
              <w:bottom w:val="nil"/>
              <w:right w:val="nil"/>
            </w:tcBorders>
            <w:shd w:val="clear" w:color="000000" w:fill="FFFFFF"/>
            <w:vAlign w:val="center"/>
            <w:hideMark/>
          </w:tcPr>
          <w:p w14:paraId="6156AFC3"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2.17E+07</w:t>
            </w:r>
          </w:p>
        </w:tc>
        <w:tc>
          <w:tcPr>
            <w:tcW w:w="951" w:type="dxa"/>
            <w:tcBorders>
              <w:top w:val="nil"/>
              <w:left w:val="nil"/>
              <w:bottom w:val="nil"/>
              <w:right w:val="nil"/>
            </w:tcBorders>
            <w:shd w:val="clear" w:color="000000" w:fill="FFFFFF"/>
            <w:vAlign w:val="center"/>
            <w:hideMark/>
          </w:tcPr>
          <w:p w14:paraId="55A1BFC1"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2.24E+07</w:t>
            </w:r>
          </w:p>
        </w:tc>
        <w:tc>
          <w:tcPr>
            <w:tcW w:w="960" w:type="dxa"/>
            <w:tcBorders>
              <w:top w:val="nil"/>
              <w:left w:val="nil"/>
              <w:bottom w:val="nil"/>
              <w:right w:val="nil"/>
            </w:tcBorders>
            <w:shd w:val="clear" w:color="000000" w:fill="FFFFFF"/>
            <w:vAlign w:val="center"/>
            <w:hideMark/>
          </w:tcPr>
          <w:p w14:paraId="394628E1"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21797381</w:t>
            </w:r>
          </w:p>
        </w:tc>
      </w:tr>
      <w:tr w:rsidR="00D5546D" w:rsidRPr="00D5546D" w14:paraId="60226777" w14:textId="77777777" w:rsidTr="00D5546D">
        <w:trPr>
          <w:trHeight w:val="300"/>
        </w:trPr>
        <w:tc>
          <w:tcPr>
            <w:tcW w:w="923" w:type="dxa"/>
            <w:tcBorders>
              <w:top w:val="nil"/>
              <w:left w:val="nil"/>
              <w:bottom w:val="nil"/>
              <w:right w:val="nil"/>
            </w:tcBorders>
            <w:shd w:val="clear" w:color="000000" w:fill="F5F5F5"/>
            <w:vAlign w:val="center"/>
            <w:hideMark/>
          </w:tcPr>
          <w:p w14:paraId="7DEC6E8F"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20</w:t>
            </w:r>
          </w:p>
        </w:tc>
        <w:tc>
          <w:tcPr>
            <w:tcW w:w="1034" w:type="dxa"/>
            <w:tcBorders>
              <w:top w:val="nil"/>
              <w:left w:val="nil"/>
              <w:bottom w:val="nil"/>
              <w:right w:val="nil"/>
            </w:tcBorders>
            <w:shd w:val="clear" w:color="000000" w:fill="F5F5F5"/>
            <w:vAlign w:val="center"/>
            <w:hideMark/>
          </w:tcPr>
          <w:p w14:paraId="725A5829"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15/08/2022</w:t>
            </w:r>
          </w:p>
        </w:tc>
        <w:tc>
          <w:tcPr>
            <w:tcW w:w="971" w:type="dxa"/>
            <w:tcBorders>
              <w:top w:val="nil"/>
              <w:left w:val="nil"/>
              <w:bottom w:val="nil"/>
              <w:right w:val="nil"/>
            </w:tcBorders>
            <w:shd w:val="clear" w:color="000000" w:fill="F5F5F5"/>
            <w:vAlign w:val="center"/>
            <w:hideMark/>
          </w:tcPr>
          <w:p w14:paraId="0EF5129C"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2.20E+07</w:t>
            </w:r>
          </w:p>
        </w:tc>
        <w:tc>
          <w:tcPr>
            <w:tcW w:w="1001" w:type="dxa"/>
            <w:tcBorders>
              <w:top w:val="nil"/>
              <w:left w:val="nil"/>
              <w:bottom w:val="nil"/>
              <w:right w:val="nil"/>
            </w:tcBorders>
            <w:shd w:val="clear" w:color="000000" w:fill="F5F5F5"/>
            <w:vAlign w:val="center"/>
            <w:hideMark/>
          </w:tcPr>
          <w:p w14:paraId="6AD7ABEF"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2.17E+07</w:t>
            </w:r>
          </w:p>
        </w:tc>
        <w:tc>
          <w:tcPr>
            <w:tcW w:w="951" w:type="dxa"/>
            <w:tcBorders>
              <w:top w:val="nil"/>
              <w:left w:val="nil"/>
              <w:bottom w:val="nil"/>
              <w:right w:val="nil"/>
            </w:tcBorders>
            <w:shd w:val="clear" w:color="000000" w:fill="F5F5F5"/>
            <w:vAlign w:val="center"/>
            <w:hideMark/>
          </w:tcPr>
          <w:p w14:paraId="6EEBD1AE"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2.24E+07</w:t>
            </w:r>
          </w:p>
        </w:tc>
        <w:tc>
          <w:tcPr>
            <w:tcW w:w="960" w:type="dxa"/>
            <w:tcBorders>
              <w:top w:val="nil"/>
              <w:left w:val="nil"/>
              <w:bottom w:val="nil"/>
              <w:right w:val="nil"/>
            </w:tcBorders>
            <w:shd w:val="clear" w:color="000000" w:fill="F5F5F5"/>
            <w:vAlign w:val="center"/>
            <w:hideMark/>
          </w:tcPr>
          <w:p w14:paraId="67D7E2BD"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21865083</w:t>
            </w:r>
          </w:p>
        </w:tc>
      </w:tr>
      <w:tr w:rsidR="00D5546D" w:rsidRPr="00D5546D" w14:paraId="1372AC13" w14:textId="77777777" w:rsidTr="00D5546D">
        <w:trPr>
          <w:trHeight w:val="300"/>
        </w:trPr>
        <w:tc>
          <w:tcPr>
            <w:tcW w:w="923" w:type="dxa"/>
            <w:tcBorders>
              <w:top w:val="nil"/>
              <w:left w:val="nil"/>
              <w:bottom w:val="nil"/>
              <w:right w:val="nil"/>
            </w:tcBorders>
            <w:shd w:val="clear" w:color="000000" w:fill="FFFFFF"/>
            <w:vAlign w:val="center"/>
            <w:hideMark/>
          </w:tcPr>
          <w:p w14:paraId="22E83545"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21</w:t>
            </w:r>
          </w:p>
        </w:tc>
        <w:tc>
          <w:tcPr>
            <w:tcW w:w="1034" w:type="dxa"/>
            <w:tcBorders>
              <w:top w:val="nil"/>
              <w:left w:val="nil"/>
              <w:bottom w:val="nil"/>
              <w:right w:val="nil"/>
            </w:tcBorders>
            <w:shd w:val="clear" w:color="000000" w:fill="FFFFFF"/>
            <w:vAlign w:val="center"/>
            <w:hideMark/>
          </w:tcPr>
          <w:p w14:paraId="41506744"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16/08/2022</w:t>
            </w:r>
          </w:p>
        </w:tc>
        <w:tc>
          <w:tcPr>
            <w:tcW w:w="971" w:type="dxa"/>
            <w:tcBorders>
              <w:top w:val="nil"/>
              <w:left w:val="nil"/>
              <w:bottom w:val="nil"/>
              <w:right w:val="nil"/>
            </w:tcBorders>
            <w:shd w:val="clear" w:color="000000" w:fill="FFFFFF"/>
            <w:vAlign w:val="center"/>
            <w:hideMark/>
          </w:tcPr>
          <w:p w14:paraId="44967551"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2.21E+07</w:t>
            </w:r>
          </w:p>
        </w:tc>
        <w:tc>
          <w:tcPr>
            <w:tcW w:w="1001" w:type="dxa"/>
            <w:tcBorders>
              <w:top w:val="nil"/>
              <w:left w:val="nil"/>
              <w:bottom w:val="nil"/>
              <w:right w:val="nil"/>
            </w:tcBorders>
            <w:shd w:val="clear" w:color="000000" w:fill="FFFFFF"/>
            <w:vAlign w:val="center"/>
            <w:hideMark/>
          </w:tcPr>
          <w:p w14:paraId="5B1F878E"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2.17E+07</w:t>
            </w:r>
          </w:p>
        </w:tc>
        <w:tc>
          <w:tcPr>
            <w:tcW w:w="951" w:type="dxa"/>
            <w:tcBorders>
              <w:top w:val="nil"/>
              <w:left w:val="nil"/>
              <w:bottom w:val="nil"/>
              <w:right w:val="nil"/>
            </w:tcBorders>
            <w:shd w:val="clear" w:color="000000" w:fill="FFFFFF"/>
            <w:vAlign w:val="center"/>
            <w:hideMark/>
          </w:tcPr>
          <w:p w14:paraId="63A03856"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2.24E+07</w:t>
            </w:r>
          </w:p>
        </w:tc>
        <w:tc>
          <w:tcPr>
            <w:tcW w:w="960" w:type="dxa"/>
            <w:tcBorders>
              <w:top w:val="nil"/>
              <w:left w:val="nil"/>
              <w:bottom w:val="nil"/>
              <w:right w:val="nil"/>
            </w:tcBorders>
            <w:shd w:val="clear" w:color="000000" w:fill="FFFFFF"/>
            <w:vAlign w:val="center"/>
            <w:hideMark/>
          </w:tcPr>
          <w:p w14:paraId="149E2EB6"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21870549</w:t>
            </w:r>
          </w:p>
        </w:tc>
      </w:tr>
      <w:tr w:rsidR="00D5546D" w:rsidRPr="00D5546D" w14:paraId="711E79A9" w14:textId="77777777" w:rsidTr="00D5546D">
        <w:trPr>
          <w:trHeight w:val="300"/>
        </w:trPr>
        <w:tc>
          <w:tcPr>
            <w:tcW w:w="923" w:type="dxa"/>
            <w:tcBorders>
              <w:top w:val="nil"/>
              <w:left w:val="nil"/>
              <w:bottom w:val="nil"/>
              <w:right w:val="nil"/>
            </w:tcBorders>
            <w:shd w:val="clear" w:color="000000" w:fill="F5F5F5"/>
            <w:vAlign w:val="center"/>
            <w:hideMark/>
          </w:tcPr>
          <w:p w14:paraId="314011F8"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22</w:t>
            </w:r>
          </w:p>
        </w:tc>
        <w:tc>
          <w:tcPr>
            <w:tcW w:w="1034" w:type="dxa"/>
            <w:tcBorders>
              <w:top w:val="nil"/>
              <w:left w:val="nil"/>
              <w:bottom w:val="nil"/>
              <w:right w:val="nil"/>
            </w:tcBorders>
            <w:shd w:val="clear" w:color="000000" w:fill="F5F5F5"/>
            <w:vAlign w:val="center"/>
            <w:hideMark/>
          </w:tcPr>
          <w:p w14:paraId="01FE325C"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17/08/2022</w:t>
            </w:r>
          </w:p>
        </w:tc>
        <w:tc>
          <w:tcPr>
            <w:tcW w:w="971" w:type="dxa"/>
            <w:tcBorders>
              <w:top w:val="nil"/>
              <w:left w:val="nil"/>
              <w:bottom w:val="nil"/>
              <w:right w:val="nil"/>
            </w:tcBorders>
            <w:shd w:val="clear" w:color="000000" w:fill="F5F5F5"/>
            <w:vAlign w:val="center"/>
            <w:hideMark/>
          </w:tcPr>
          <w:p w14:paraId="0FDEB00B"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2.21E+07</w:t>
            </w:r>
          </w:p>
        </w:tc>
        <w:tc>
          <w:tcPr>
            <w:tcW w:w="1001" w:type="dxa"/>
            <w:tcBorders>
              <w:top w:val="nil"/>
              <w:left w:val="nil"/>
              <w:bottom w:val="nil"/>
              <w:right w:val="nil"/>
            </w:tcBorders>
            <w:shd w:val="clear" w:color="000000" w:fill="F5F5F5"/>
            <w:vAlign w:val="center"/>
            <w:hideMark/>
          </w:tcPr>
          <w:p w14:paraId="6D144773"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2.18E+07</w:t>
            </w:r>
          </w:p>
        </w:tc>
        <w:tc>
          <w:tcPr>
            <w:tcW w:w="951" w:type="dxa"/>
            <w:tcBorders>
              <w:top w:val="nil"/>
              <w:left w:val="nil"/>
              <w:bottom w:val="nil"/>
              <w:right w:val="nil"/>
            </w:tcBorders>
            <w:shd w:val="clear" w:color="000000" w:fill="F5F5F5"/>
            <w:vAlign w:val="center"/>
            <w:hideMark/>
          </w:tcPr>
          <w:p w14:paraId="3E05F320"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2.24E+07</w:t>
            </w:r>
          </w:p>
        </w:tc>
        <w:tc>
          <w:tcPr>
            <w:tcW w:w="960" w:type="dxa"/>
            <w:tcBorders>
              <w:top w:val="nil"/>
              <w:left w:val="nil"/>
              <w:bottom w:val="nil"/>
              <w:right w:val="nil"/>
            </w:tcBorders>
            <w:shd w:val="clear" w:color="000000" w:fill="F5F5F5"/>
            <w:vAlign w:val="center"/>
            <w:hideMark/>
          </w:tcPr>
          <w:p w14:paraId="054CDF48"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21875539</w:t>
            </w:r>
          </w:p>
        </w:tc>
      </w:tr>
      <w:tr w:rsidR="00D5546D" w:rsidRPr="00D5546D" w14:paraId="51D729C1" w14:textId="77777777" w:rsidTr="00D5546D">
        <w:trPr>
          <w:trHeight w:val="300"/>
        </w:trPr>
        <w:tc>
          <w:tcPr>
            <w:tcW w:w="923" w:type="dxa"/>
            <w:tcBorders>
              <w:top w:val="nil"/>
              <w:left w:val="nil"/>
              <w:bottom w:val="nil"/>
              <w:right w:val="nil"/>
            </w:tcBorders>
            <w:shd w:val="clear" w:color="000000" w:fill="FFFFFF"/>
            <w:vAlign w:val="center"/>
            <w:hideMark/>
          </w:tcPr>
          <w:p w14:paraId="392E448D"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23</w:t>
            </w:r>
          </w:p>
        </w:tc>
        <w:tc>
          <w:tcPr>
            <w:tcW w:w="1034" w:type="dxa"/>
            <w:tcBorders>
              <w:top w:val="nil"/>
              <w:left w:val="nil"/>
              <w:bottom w:val="nil"/>
              <w:right w:val="nil"/>
            </w:tcBorders>
            <w:shd w:val="clear" w:color="000000" w:fill="FFFFFF"/>
            <w:vAlign w:val="center"/>
            <w:hideMark/>
          </w:tcPr>
          <w:p w14:paraId="3F08AE50"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18/08/2022</w:t>
            </w:r>
          </w:p>
        </w:tc>
        <w:tc>
          <w:tcPr>
            <w:tcW w:w="971" w:type="dxa"/>
            <w:tcBorders>
              <w:top w:val="nil"/>
              <w:left w:val="nil"/>
              <w:bottom w:val="nil"/>
              <w:right w:val="nil"/>
            </w:tcBorders>
            <w:shd w:val="clear" w:color="000000" w:fill="FFFFFF"/>
            <w:vAlign w:val="center"/>
            <w:hideMark/>
          </w:tcPr>
          <w:p w14:paraId="4B140BC7"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2.21E+07</w:t>
            </w:r>
          </w:p>
        </w:tc>
        <w:tc>
          <w:tcPr>
            <w:tcW w:w="1001" w:type="dxa"/>
            <w:tcBorders>
              <w:top w:val="nil"/>
              <w:left w:val="nil"/>
              <w:bottom w:val="nil"/>
              <w:right w:val="nil"/>
            </w:tcBorders>
            <w:shd w:val="clear" w:color="000000" w:fill="FFFFFF"/>
            <w:vAlign w:val="center"/>
            <w:hideMark/>
          </w:tcPr>
          <w:p w14:paraId="5B14AD87"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2.17E+07</w:t>
            </w:r>
          </w:p>
        </w:tc>
        <w:tc>
          <w:tcPr>
            <w:tcW w:w="951" w:type="dxa"/>
            <w:tcBorders>
              <w:top w:val="nil"/>
              <w:left w:val="nil"/>
              <w:bottom w:val="nil"/>
              <w:right w:val="nil"/>
            </w:tcBorders>
            <w:shd w:val="clear" w:color="000000" w:fill="FFFFFF"/>
            <w:vAlign w:val="center"/>
            <w:hideMark/>
          </w:tcPr>
          <w:p w14:paraId="435204E3"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2.24E+07</w:t>
            </w:r>
          </w:p>
        </w:tc>
        <w:tc>
          <w:tcPr>
            <w:tcW w:w="960" w:type="dxa"/>
            <w:tcBorders>
              <w:top w:val="nil"/>
              <w:left w:val="nil"/>
              <w:bottom w:val="nil"/>
              <w:right w:val="nil"/>
            </w:tcBorders>
            <w:shd w:val="clear" w:color="000000" w:fill="FFFFFF"/>
            <w:vAlign w:val="center"/>
            <w:hideMark/>
          </w:tcPr>
          <w:p w14:paraId="3C924112"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21880060</w:t>
            </w:r>
          </w:p>
        </w:tc>
      </w:tr>
      <w:tr w:rsidR="00D5546D" w:rsidRPr="00D5546D" w14:paraId="2729E1FB" w14:textId="77777777" w:rsidTr="00D5546D">
        <w:trPr>
          <w:trHeight w:val="300"/>
        </w:trPr>
        <w:tc>
          <w:tcPr>
            <w:tcW w:w="923" w:type="dxa"/>
            <w:tcBorders>
              <w:top w:val="nil"/>
              <w:left w:val="nil"/>
              <w:bottom w:val="nil"/>
              <w:right w:val="nil"/>
            </w:tcBorders>
            <w:shd w:val="clear" w:color="000000" w:fill="F5F5F5"/>
            <w:vAlign w:val="center"/>
            <w:hideMark/>
          </w:tcPr>
          <w:p w14:paraId="46699F43"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24</w:t>
            </w:r>
          </w:p>
        </w:tc>
        <w:tc>
          <w:tcPr>
            <w:tcW w:w="1034" w:type="dxa"/>
            <w:tcBorders>
              <w:top w:val="nil"/>
              <w:left w:val="nil"/>
              <w:bottom w:val="nil"/>
              <w:right w:val="nil"/>
            </w:tcBorders>
            <w:shd w:val="clear" w:color="000000" w:fill="F5F5F5"/>
            <w:vAlign w:val="center"/>
            <w:hideMark/>
          </w:tcPr>
          <w:p w14:paraId="5D0FB87C"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19/08/2022</w:t>
            </w:r>
          </w:p>
        </w:tc>
        <w:tc>
          <w:tcPr>
            <w:tcW w:w="971" w:type="dxa"/>
            <w:tcBorders>
              <w:top w:val="nil"/>
              <w:left w:val="nil"/>
              <w:bottom w:val="nil"/>
              <w:right w:val="nil"/>
            </w:tcBorders>
            <w:shd w:val="clear" w:color="000000" w:fill="F5F5F5"/>
            <w:vAlign w:val="center"/>
            <w:hideMark/>
          </w:tcPr>
          <w:p w14:paraId="3F256382"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2.21E+07</w:t>
            </w:r>
          </w:p>
        </w:tc>
        <w:tc>
          <w:tcPr>
            <w:tcW w:w="1001" w:type="dxa"/>
            <w:tcBorders>
              <w:top w:val="nil"/>
              <w:left w:val="nil"/>
              <w:bottom w:val="nil"/>
              <w:right w:val="nil"/>
            </w:tcBorders>
            <w:shd w:val="clear" w:color="000000" w:fill="F5F5F5"/>
            <w:vAlign w:val="center"/>
            <w:hideMark/>
          </w:tcPr>
          <w:p w14:paraId="186752BD"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2.18E+07</w:t>
            </w:r>
          </w:p>
        </w:tc>
        <w:tc>
          <w:tcPr>
            <w:tcW w:w="951" w:type="dxa"/>
            <w:tcBorders>
              <w:top w:val="nil"/>
              <w:left w:val="nil"/>
              <w:bottom w:val="nil"/>
              <w:right w:val="nil"/>
            </w:tcBorders>
            <w:shd w:val="clear" w:color="000000" w:fill="F5F5F5"/>
            <w:vAlign w:val="center"/>
            <w:hideMark/>
          </w:tcPr>
          <w:p w14:paraId="4EDDCE56"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2.24E+07</w:t>
            </w:r>
          </w:p>
        </w:tc>
        <w:tc>
          <w:tcPr>
            <w:tcW w:w="960" w:type="dxa"/>
            <w:tcBorders>
              <w:top w:val="nil"/>
              <w:left w:val="nil"/>
              <w:bottom w:val="nil"/>
              <w:right w:val="nil"/>
            </w:tcBorders>
            <w:shd w:val="clear" w:color="000000" w:fill="F5F5F5"/>
            <w:vAlign w:val="center"/>
            <w:hideMark/>
          </w:tcPr>
          <w:p w14:paraId="2E41A37E"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21884016</w:t>
            </w:r>
          </w:p>
        </w:tc>
      </w:tr>
      <w:tr w:rsidR="00D5546D" w:rsidRPr="00D5546D" w14:paraId="463CDBA1" w14:textId="77777777" w:rsidTr="00D5546D">
        <w:trPr>
          <w:trHeight w:val="300"/>
        </w:trPr>
        <w:tc>
          <w:tcPr>
            <w:tcW w:w="923" w:type="dxa"/>
            <w:tcBorders>
              <w:top w:val="nil"/>
              <w:left w:val="nil"/>
              <w:bottom w:val="nil"/>
              <w:right w:val="nil"/>
            </w:tcBorders>
            <w:shd w:val="clear" w:color="000000" w:fill="FFFFFF"/>
            <w:vAlign w:val="center"/>
            <w:hideMark/>
          </w:tcPr>
          <w:p w14:paraId="0CCF1F6C"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25</w:t>
            </w:r>
          </w:p>
        </w:tc>
        <w:tc>
          <w:tcPr>
            <w:tcW w:w="1034" w:type="dxa"/>
            <w:tcBorders>
              <w:top w:val="nil"/>
              <w:left w:val="nil"/>
              <w:bottom w:val="nil"/>
              <w:right w:val="nil"/>
            </w:tcBorders>
            <w:shd w:val="clear" w:color="000000" w:fill="FFFFFF"/>
            <w:vAlign w:val="center"/>
            <w:hideMark/>
          </w:tcPr>
          <w:p w14:paraId="00F51F6C"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20/08/2022</w:t>
            </w:r>
          </w:p>
        </w:tc>
        <w:tc>
          <w:tcPr>
            <w:tcW w:w="971" w:type="dxa"/>
            <w:tcBorders>
              <w:top w:val="nil"/>
              <w:left w:val="nil"/>
              <w:bottom w:val="nil"/>
              <w:right w:val="nil"/>
            </w:tcBorders>
            <w:shd w:val="clear" w:color="000000" w:fill="FFFFFF"/>
            <w:vAlign w:val="center"/>
            <w:hideMark/>
          </w:tcPr>
          <w:p w14:paraId="56C313A7"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2.21E+07</w:t>
            </w:r>
          </w:p>
        </w:tc>
        <w:tc>
          <w:tcPr>
            <w:tcW w:w="1001" w:type="dxa"/>
            <w:tcBorders>
              <w:top w:val="nil"/>
              <w:left w:val="nil"/>
              <w:bottom w:val="nil"/>
              <w:right w:val="nil"/>
            </w:tcBorders>
            <w:shd w:val="clear" w:color="000000" w:fill="FFFFFF"/>
            <w:vAlign w:val="center"/>
            <w:hideMark/>
          </w:tcPr>
          <w:p w14:paraId="14D5C7F6"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2.18E+07</w:t>
            </w:r>
          </w:p>
        </w:tc>
        <w:tc>
          <w:tcPr>
            <w:tcW w:w="951" w:type="dxa"/>
            <w:tcBorders>
              <w:top w:val="nil"/>
              <w:left w:val="nil"/>
              <w:bottom w:val="nil"/>
              <w:right w:val="nil"/>
            </w:tcBorders>
            <w:shd w:val="clear" w:color="000000" w:fill="FFFFFF"/>
            <w:vAlign w:val="center"/>
            <w:hideMark/>
          </w:tcPr>
          <w:p w14:paraId="6864E296"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2.25E+07</w:t>
            </w:r>
          </w:p>
        </w:tc>
        <w:tc>
          <w:tcPr>
            <w:tcW w:w="960" w:type="dxa"/>
            <w:tcBorders>
              <w:top w:val="nil"/>
              <w:left w:val="nil"/>
              <w:bottom w:val="nil"/>
              <w:right w:val="nil"/>
            </w:tcBorders>
            <w:shd w:val="clear" w:color="000000" w:fill="FFFFFF"/>
            <w:vAlign w:val="center"/>
            <w:hideMark/>
          </w:tcPr>
          <w:p w14:paraId="01557381"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21887489</w:t>
            </w:r>
          </w:p>
        </w:tc>
      </w:tr>
      <w:tr w:rsidR="00D5546D" w:rsidRPr="00D5546D" w14:paraId="5691CC9E" w14:textId="77777777" w:rsidTr="00D5546D">
        <w:trPr>
          <w:trHeight w:val="300"/>
        </w:trPr>
        <w:tc>
          <w:tcPr>
            <w:tcW w:w="923" w:type="dxa"/>
            <w:tcBorders>
              <w:top w:val="nil"/>
              <w:left w:val="nil"/>
              <w:bottom w:val="nil"/>
              <w:right w:val="nil"/>
            </w:tcBorders>
            <w:shd w:val="clear" w:color="000000" w:fill="F5F5F5"/>
            <w:vAlign w:val="center"/>
            <w:hideMark/>
          </w:tcPr>
          <w:p w14:paraId="27C27912"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26</w:t>
            </w:r>
          </w:p>
        </w:tc>
        <w:tc>
          <w:tcPr>
            <w:tcW w:w="1034" w:type="dxa"/>
            <w:tcBorders>
              <w:top w:val="nil"/>
              <w:left w:val="nil"/>
              <w:bottom w:val="nil"/>
              <w:right w:val="nil"/>
            </w:tcBorders>
            <w:shd w:val="clear" w:color="000000" w:fill="F5F5F5"/>
            <w:vAlign w:val="center"/>
            <w:hideMark/>
          </w:tcPr>
          <w:p w14:paraId="6AAB74B7"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21/08/2022</w:t>
            </w:r>
          </w:p>
        </w:tc>
        <w:tc>
          <w:tcPr>
            <w:tcW w:w="971" w:type="dxa"/>
            <w:tcBorders>
              <w:top w:val="nil"/>
              <w:left w:val="nil"/>
              <w:bottom w:val="nil"/>
              <w:right w:val="nil"/>
            </w:tcBorders>
            <w:shd w:val="clear" w:color="000000" w:fill="F5F5F5"/>
            <w:vAlign w:val="center"/>
            <w:hideMark/>
          </w:tcPr>
          <w:p w14:paraId="4EA96DC4"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2.21E+07</w:t>
            </w:r>
          </w:p>
        </w:tc>
        <w:tc>
          <w:tcPr>
            <w:tcW w:w="1001" w:type="dxa"/>
            <w:tcBorders>
              <w:top w:val="nil"/>
              <w:left w:val="nil"/>
              <w:bottom w:val="nil"/>
              <w:right w:val="nil"/>
            </w:tcBorders>
            <w:shd w:val="clear" w:color="000000" w:fill="F5F5F5"/>
            <w:vAlign w:val="center"/>
            <w:hideMark/>
          </w:tcPr>
          <w:p w14:paraId="54E4D783"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2.18E+07</w:t>
            </w:r>
          </w:p>
        </w:tc>
        <w:tc>
          <w:tcPr>
            <w:tcW w:w="951" w:type="dxa"/>
            <w:tcBorders>
              <w:top w:val="nil"/>
              <w:left w:val="nil"/>
              <w:bottom w:val="nil"/>
              <w:right w:val="nil"/>
            </w:tcBorders>
            <w:shd w:val="clear" w:color="000000" w:fill="F5F5F5"/>
            <w:vAlign w:val="center"/>
            <w:hideMark/>
          </w:tcPr>
          <w:p w14:paraId="6A2C983A"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2.24E+07</w:t>
            </w:r>
          </w:p>
        </w:tc>
        <w:tc>
          <w:tcPr>
            <w:tcW w:w="960" w:type="dxa"/>
            <w:tcBorders>
              <w:top w:val="nil"/>
              <w:left w:val="nil"/>
              <w:bottom w:val="nil"/>
              <w:right w:val="nil"/>
            </w:tcBorders>
            <w:shd w:val="clear" w:color="000000" w:fill="F5F5F5"/>
            <w:vAlign w:val="center"/>
            <w:hideMark/>
          </w:tcPr>
          <w:p w14:paraId="4BD8C887"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21891529</w:t>
            </w:r>
          </w:p>
        </w:tc>
      </w:tr>
      <w:tr w:rsidR="00D5546D" w:rsidRPr="00D5546D" w14:paraId="230A43CC" w14:textId="77777777" w:rsidTr="00D5546D">
        <w:trPr>
          <w:trHeight w:val="300"/>
        </w:trPr>
        <w:tc>
          <w:tcPr>
            <w:tcW w:w="923" w:type="dxa"/>
            <w:tcBorders>
              <w:top w:val="nil"/>
              <w:left w:val="nil"/>
              <w:bottom w:val="nil"/>
              <w:right w:val="nil"/>
            </w:tcBorders>
            <w:shd w:val="clear" w:color="000000" w:fill="FFFFFF"/>
            <w:vAlign w:val="center"/>
            <w:hideMark/>
          </w:tcPr>
          <w:p w14:paraId="3263A09E"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27</w:t>
            </w:r>
          </w:p>
        </w:tc>
        <w:tc>
          <w:tcPr>
            <w:tcW w:w="1034" w:type="dxa"/>
            <w:tcBorders>
              <w:top w:val="nil"/>
              <w:left w:val="nil"/>
              <w:bottom w:val="nil"/>
              <w:right w:val="nil"/>
            </w:tcBorders>
            <w:shd w:val="clear" w:color="000000" w:fill="FFFFFF"/>
            <w:vAlign w:val="center"/>
            <w:hideMark/>
          </w:tcPr>
          <w:p w14:paraId="3315915C"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22/08/2022</w:t>
            </w:r>
          </w:p>
        </w:tc>
        <w:tc>
          <w:tcPr>
            <w:tcW w:w="971" w:type="dxa"/>
            <w:tcBorders>
              <w:top w:val="nil"/>
              <w:left w:val="nil"/>
              <w:bottom w:val="nil"/>
              <w:right w:val="nil"/>
            </w:tcBorders>
            <w:shd w:val="clear" w:color="000000" w:fill="FFFFFF"/>
            <w:vAlign w:val="center"/>
            <w:hideMark/>
          </w:tcPr>
          <w:p w14:paraId="5D764698"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2.22E+07</w:t>
            </w:r>
          </w:p>
        </w:tc>
        <w:tc>
          <w:tcPr>
            <w:tcW w:w="1001" w:type="dxa"/>
            <w:tcBorders>
              <w:top w:val="nil"/>
              <w:left w:val="nil"/>
              <w:bottom w:val="nil"/>
              <w:right w:val="nil"/>
            </w:tcBorders>
            <w:shd w:val="clear" w:color="000000" w:fill="FFFFFF"/>
            <w:vAlign w:val="center"/>
            <w:hideMark/>
          </w:tcPr>
          <w:p w14:paraId="1D7F1CB2"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2.19E+07</w:t>
            </w:r>
          </w:p>
        </w:tc>
        <w:tc>
          <w:tcPr>
            <w:tcW w:w="951" w:type="dxa"/>
            <w:tcBorders>
              <w:top w:val="nil"/>
              <w:left w:val="nil"/>
              <w:bottom w:val="nil"/>
              <w:right w:val="nil"/>
            </w:tcBorders>
            <w:shd w:val="clear" w:color="000000" w:fill="FFFFFF"/>
            <w:vAlign w:val="center"/>
            <w:hideMark/>
          </w:tcPr>
          <w:p w14:paraId="307CAC96"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2.25E+07</w:t>
            </w:r>
          </w:p>
        </w:tc>
        <w:tc>
          <w:tcPr>
            <w:tcW w:w="960" w:type="dxa"/>
            <w:tcBorders>
              <w:top w:val="nil"/>
              <w:left w:val="nil"/>
              <w:bottom w:val="nil"/>
              <w:right w:val="nil"/>
            </w:tcBorders>
            <w:shd w:val="clear" w:color="000000" w:fill="FFFFFF"/>
            <w:vAlign w:val="center"/>
            <w:hideMark/>
          </w:tcPr>
          <w:p w14:paraId="39F5BAC1"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21896695</w:t>
            </w:r>
          </w:p>
        </w:tc>
      </w:tr>
      <w:tr w:rsidR="00D5546D" w:rsidRPr="00D5546D" w14:paraId="1CC14C50" w14:textId="77777777" w:rsidTr="00D5546D">
        <w:trPr>
          <w:trHeight w:val="300"/>
        </w:trPr>
        <w:tc>
          <w:tcPr>
            <w:tcW w:w="923" w:type="dxa"/>
            <w:tcBorders>
              <w:top w:val="nil"/>
              <w:left w:val="nil"/>
              <w:bottom w:val="nil"/>
              <w:right w:val="nil"/>
            </w:tcBorders>
            <w:shd w:val="clear" w:color="000000" w:fill="F5F5F5"/>
            <w:vAlign w:val="center"/>
            <w:hideMark/>
          </w:tcPr>
          <w:p w14:paraId="5BD7C01A"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28</w:t>
            </w:r>
          </w:p>
        </w:tc>
        <w:tc>
          <w:tcPr>
            <w:tcW w:w="1034" w:type="dxa"/>
            <w:tcBorders>
              <w:top w:val="nil"/>
              <w:left w:val="nil"/>
              <w:bottom w:val="nil"/>
              <w:right w:val="nil"/>
            </w:tcBorders>
            <w:shd w:val="clear" w:color="000000" w:fill="F5F5F5"/>
            <w:vAlign w:val="center"/>
            <w:hideMark/>
          </w:tcPr>
          <w:p w14:paraId="7EF17ADC"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23/08/2022</w:t>
            </w:r>
          </w:p>
        </w:tc>
        <w:tc>
          <w:tcPr>
            <w:tcW w:w="971" w:type="dxa"/>
            <w:tcBorders>
              <w:top w:val="nil"/>
              <w:left w:val="nil"/>
              <w:bottom w:val="nil"/>
              <w:right w:val="nil"/>
            </w:tcBorders>
            <w:shd w:val="clear" w:color="000000" w:fill="F5F5F5"/>
            <w:vAlign w:val="center"/>
            <w:hideMark/>
          </w:tcPr>
          <w:p w14:paraId="11034CD3"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2.22E+07</w:t>
            </w:r>
          </w:p>
        </w:tc>
        <w:tc>
          <w:tcPr>
            <w:tcW w:w="1001" w:type="dxa"/>
            <w:tcBorders>
              <w:top w:val="nil"/>
              <w:left w:val="nil"/>
              <w:bottom w:val="nil"/>
              <w:right w:val="nil"/>
            </w:tcBorders>
            <w:shd w:val="clear" w:color="000000" w:fill="F5F5F5"/>
            <w:vAlign w:val="center"/>
            <w:hideMark/>
          </w:tcPr>
          <w:p w14:paraId="46A6FAB7"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2.19E+07</w:t>
            </w:r>
          </w:p>
        </w:tc>
        <w:tc>
          <w:tcPr>
            <w:tcW w:w="951" w:type="dxa"/>
            <w:tcBorders>
              <w:top w:val="nil"/>
              <w:left w:val="nil"/>
              <w:bottom w:val="nil"/>
              <w:right w:val="nil"/>
            </w:tcBorders>
            <w:shd w:val="clear" w:color="000000" w:fill="F5F5F5"/>
            <w:vAlign w:val="center"/>
            <w:hideMark/>
          </w:tcPr>
          <w:p w14:paraId="0EED23F0"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2.25E+07</w:t>
            </w:r>
          </w:p>
        </w:tc>
        <w:tc>
          <w:tcPr>
            <w:tcW w:w="960" w:type="dxa"/>
            <w:tcBorders>
              <w:top w:val="nil"/>
              <w:left w:val="nil"/>
              <w:bottom w:val="nil"/>
              <w:right w:val="nil"/>
            </w:tcBorders>
            <w:shd w:val="clear" w:color="000000" w:fill="F5F5F5"/>
            <w:vAlign w:val="center"/>
            <w:hideMark/>
          </w:tcPr>
          <w:p w14:paraId="3A885F6B"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21901421</w:t>
            </w:r>
          </w:p>
        </w:tc>
      </w:tr>
      <w:tr w:rsidR="00D5546D" w:rsidRPr="00D5546D" w14:paraId="7F6EB28D" w14:textId="77777777" w:rsidTr="00D5546D">
        <w:trPr>
          <w:trHeight w:val="300"/>
        </w:trPr>
        <w:tc>
          <w:tcPr>
            <w:tcW w:w="923" w:type="dxa"/>
            <w:tcBorders>
              <w:top w:val="nil"/>
              <w:left w:val="nil"/>
              <w:bottom w:val="nil"/>
              <w:right w:val="nil"/>
            </w:tcBorders>
            <w:shd w:val="clear" w:color="000000" w:fill="FFFFFF"/>
            <w:vAlign w:val="center"/>
            <w:hideMark/>
          </w:tcPr>
          <w:p w14:paraId="3E9954A2"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29</w:t>
            </w:r>
          </w:p>
        </w:tc>
        <w:tc>
          <w:tcPr>
            <w:tcW w:w="1034" w:type="dxa"/>
            <w:tcBorders>
              <w:top w:val="nil"/>
              <w:left w:val="nil"/>
              <w:bottom w:val="nil"/>
              <w:right w:val="nil"/>
            </w:tcBorders>
            <w:shd w:val="clear" w:color="000000" w:fill="FFFFFF"/>
            <w:vAlign w:val="center"/>
            <w:hideMark/>
          </w:tcPr>
          <w:p w14:paraId="1B508DD7"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24/08/2022</w:t>
            </w:r>
          </w:p>
        </w:tc>
        <w:tc>
          <w:tcPr>
            <w:tcW w:w="971" w:type="dxa"/>
            <w:tcBorders>
              <w:top w:val="nil"/>
              <w:left w:val="nil"/>
              <w:bottom w:val="nil"/>
              <w:right w:val="nil"/>
            </w:tcBorders>
            <w:shd w:val="clear" w:color="000000" w:fill="FFFFFF"/>
            <w:vAlign w:val="center"/>
            <w:hideMark/>
          </w:tcPr>
          <w:p w14:paraId="7C5E336A"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2.22E+07</w:t>
            </w:r>
          </w:p>
        </w:tc>
        <w:tc>
          <w:tcPr>
            <w:tcW w:w="1001" w:type="dxa"/>
            <w:tcBorders>
              <w:top w:val="nil"/>
              <w:left w:val="nil"/>
              <w:bottom w:val="nil"/>
              <w:right w:val="nil"/>
            </w:tcBorders>
            <w:shd w:val="clear" w:color="000000" w:fill="FFFFFF"/>
            <w:vAlign w:val="center"/>
            <w:hideMark/>
          </w:tcPr>
          <w:p w14:paraId="44E76032"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2.19E+07</w:t>
            </w:r>
          </w:p>
        </w:tc>
        <w:tc>
          <w:tcPr>
            <w:tcW w:w="951" w:type="dxa"/>
            <w:tcBorders>
              <w:top w:val="nil"/>
              <w:left w:val="nil"/>
              <w:bottom w:val="nil"/>
              <w:right w:val="nil"/>
            </w:tcBorders>
            <w:shd w:val="clear" w:color="000000" w:fill="FFFFFF"/>
            <w:vAlign w:val="center"/>
            <w:hideMark/>
          </w:tcPr>
          <w:p w14:paraId="7B622D36"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2.25E+07</w:t>
            </w:r>
          </w:p>
        </w:tc>
        <w:tc>
          <w:tcPr>
            <w:tcW w:w="960" w:type="dxa"/>
            <w:tcBorders>
              <w:top w:val="nil"/>
              <w:left w:val="nil"/>
              <w:bottom w:val="nil"/>
              <w:right w:val="nil"/>
            </w:tcBorders>
            <w:shd w:val="clear" w:color="000000" w:fill="FFFFFF"/>
            <w:vAlign w:val="center"/>
            <w:hideMark/>
          </w:tcPr>
          <w:p w14:paraId="006D62AA"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21905925</w:t>
            </w:r>
          </w:p>
        </w:tc>
      </w:tr>
      <w:tr w:rsidR="00D5546D" w:rsidRPr="00D5546D" w14:paraId="581FDA24" w14:textId="77777777" w:rsidTr="00D5546D">
        <w:trPr>
          <w:trHeight w:val="300"/>
        </w:trPr>
        <w:tc>
          <w:tcPr>
            <w:tcW w:w="923" w:type="dxa"/>
            <w:tcBorders>
              <w:top w:val="nil"/>
              <w:left w:val="nil"/>
              <w:bottom w:val="nil"/>
              <w:right w:val="nil"/>
            </w:tcBorders>
            <w:shd w:val="clear" w:color="000000" w:fill="F5F5F5"/>
            <w:vAlign w:val="center"/>
            <w:hideMark/>
          </w:tcPr>
          <w:p w14:paraId="54C4BE2A"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30</w:t>
            </w:r>
          </w:p>
        </w:tc>
        <w:tc>
          <w:tcPr>
            <w:tcW w:w="1034" w:type="dxa"/>
            <w:tcBorders>
              <w:top w:val="nil"/>
              <w:left w:val="nil"/>
              <w:bottom w:val="nil"/>
              <w:right w:val="nil"/>
            </w:tcBorders>
            <w:shd w:val="clear" w:color="000000" w:fill="F5F5F5"/>
            <w:vAlign w:val="center"/>
            <w:hideMark/>
          </w:tcPr>
          <w:p w14:paraId="1AC028B4"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25/08/2022</w:t>
            </w:r>
          </w:p>
        </w:tc>
        <w:tc>
          <w:tcPr>
            <w:tcW w:w="971" w:type="dxa"/>
            <w:tcBorders>
              <w:top w:val="nil"/>
              <w:left w:val="nil"/>
              <w:bottom w:val="nil"/>
              <w:right w:val="nil"/>
            </w:tcBorders>
            <w:shd w:val="clear" w:color="000000" w:fill="F5F5F5"/>
            <w:vAlign w:val="center"/>
            <w:hideMark/>
          </w:tcPr>
          <w:p w14:paraId="58E633E4"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2.22E+07</w:t>
            </w:r>
          </w:p>
        </w:tc>
        <w:tc>
          <w:tcPr>
            <w:tcW w:w="1001" w:type="dxa"/>
            <w:tcBorders>
              <w:top w:val="nil"/>
              <w:left w:val="nil"/>
              <w:bottom w:val="nil"/>
              <w:right w:val="nil"/>
            </w:tcBorders>
            <w:shd w:val="clear" w:color="000000" w:fill="F5F5F5"/>
            <w:vAlign w:val="center"/>
            <w:hideMark/>
          </w:tcPr>
          <w:p w14:paraId="12619C01"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2.19E+07</w:t>
            </w:r>
          </w:p>
        </w:tc>
        <w:tc>
          <w:tcPr>
            <w:tcW w:w="951" w:type="dxa"/>
            <w:tcBorders>
              <w:top w:val="nil"/>
              <w:left w:val="nil"/>
              <w:bottom w:val="nil"/>
              <w:right w:val="nil"/>
            </w:tcBorders>
            <w:shd w:val="clear" w:color="000000" w:fill="F5F5F5"/>
            <w:vAlign w:val="center"/>
            <w:hideMark/>
          </w:tcPr>
          <w:p w14:paraId="45AA949A"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2.25E+07</w:t>
            </w:r>
          </w:p>
        </w:tc>
        <w:tc>
          <w:tcPr>
            <w:tcW w:w="960" w:type="dxa"/>
            <w:tcBorders>
              <w:top w:val="nil"/>
              <w:left w:val="nil"/>
              <w:bottom w:val="nil"/>
              <w:right w:val="nil"/>
            </w:tcBorders>
            <w:shd w:val="clear" w:color="000000" w:fill="F5F5F5"/>
            <w:vAlign w:val="center"/>
            <w:hideMark/>
          </w:tcPr>
          <w:p w14:paraId="3C13A14D"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21909679</w:t>
            </w:r>
          </w:p>
        </w:tc>
      </w:tr>
      <w:tr w:rsidR="00D5546D" w:rsidRPr="00D5546D" w14:paraId="0A7AB051" w14:textId="77777777" w:rsidTr="00D5546D">
        <w:trPr>
          <w:trHeight w:val="300"/>
        </w:trPr>
        <w:tc>
          <w:tcPr>
            <w:tcW w:w="923" w:type="dxa"/>
            <w:tcBorders>
              <w:top w:val="nil"/>
              <w:left w:val="nil"/>
              <w:bottom w:val="nil"/>
              <w:right w:val="nil"/>
            </w:tcBorders>
            <w:shd w:val="clear" w:color="000000" w:fill="FFFFFF"/>
            <w:vAlign w:val="center"/>
            <w:hideMark/>
          </w:tcPr>
          <w:p w14:paraId="590088BE"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31</w:t>
            </w:r>
          </w:p>
        </w:tc>
        <w:tc>
          <w:tcPr>
            <w:tcW w:w="1034" w:type="dxa"/>
            <w:tcBorders>
              <w:top w:val="nil"/>
              <w:left w:val="nil"/>
              <w:bottom w:val="nil"/>
              <w:right w:val="nil"/>
            </w:tcBorders>
            <w:shd w:val="clear" w:color="000000" w:fill="FFFFFF"/>
            <w:vAlign w:val="center"/>
            <w:hideMark/>
          </w:tcPr>
          <w:p w14:paraId="048ACFEC"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26/08/2022</w:t>
            </w:r>
          </w:p>
        </w:tc>
        <w:tc>
          <w:tcPr>
            <w:tcW w:w="971" w:type="dxa"/>
            <w:tcBorders>
              <w:top w:val="nil"/>
              <w:left w:val="nil"/>
              <w:bottom w:val="nil"/>
              <w:right w:val="nil"/>
            </w:tcBorders>
            <w:shd w:val="clear" w:color="000000" w:fill="FFFFFF"/>
            <w:vAlign w:val="center"/>
            <w:hideMark/>
          </w:tcPr>
          <w:p w14:paraId="5C573D9D"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2.22E+07</w:t>
            </w:r>
          </w:p>
        </w:tc>
        <w:tc>
          <w:tcPr>
            <w:tcW w:w="1001" w:type="dxa"/>
            <w:tcBorders>
              <w:top w:val="nil"/>
              <w:left w:val="nil"/>
              <w:bottom w:val="nil"/>
              <w:right w:val="nil"/>
            </w:tcBorders>
            <w:shd w:val="clear" w:color="000000" w:fill="FFFFFF"/>
            <w:vAlign w:val="center"/>
            <w:hideMark/>
          </w:tcPr>
          <w:p w14:paraId="19E3A8AC"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2.19E+07</w:t>
            </w:r>
          </w:p>
        </w:tc>
        <w:tc>
          <w:tcPr>
            <w:tcW w:w="951" w:type="dxa"/>
            <w:tcBorders>
              <w:top w:val="nil"/>
              <w:left w:val="nil"/>
              <w:bottom w:val="nil"/>
              <w:right w:val="nil"/>
            </w:tcBorders>
            <w:shd w:val="clear" w:color="000000" w:fill="FFFFFF"/>
            <w:vAlign w:val="center"/>
            <w:hideMark/>
          </w:tcPr>
          <w:p w14:paraId="4DCA92E5"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2.26E+07</w:t>
            </w:r>
          </w:p>
        </w:tc>
        <w:tc>
          <w:tcPr>
            <w:tcW w:w="960" w:type="dxa"/>
            <w:tcBorders>
              <w:top w:val="nil"/>
              <w:left w:val="nil"/>
              <w:bottom w:val="nil"/>
              <w:right w:val="nil"/>
            </w:tcBorders>
            <w:shd w:val="clear" w:color="000000" w:fill="FFFFFF"/>
            <w:vAlign w:val="center"/>
            <w:hideMark/>
          </w:tcPr>
          <w:p w14:paraId="6F722ECF"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21913099</w:t>
            </w:r>
          </w:p>
        </w:tc>
      </w:tr>
      <w:tr w:rsidR="00D5546D" w:rsidRPr="00D5546D" w14:paraId="5E5B1D64" w14:textId="77777777" w:rsidTr="00D5546D">
        <w:trPr>
          <w:trHeight w:val="300"/>
        </w:trPr>
        <w:tc>
          <w:tcPr>
            <w:tcW w:w="923" w:type="dxa"/>
            <w:tcBorders>
              <w:top w:val="nil"/>
              <w:left w:val="nil"/>
              <w:bottom w:val="nil"/>
              <w:right w:val="nil"/>
            </w:tcBorders>
            <w:shd w:val="clear" w:color="000000" w:fill="F5F5F5"/>
            <w:vAlign w:val="center"/>
            <w:hideMark/>
          </w:tcPr>
          <w:p w14:paraId="1FCAC34F"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32</w:t>
            </w:r>
          </w:p>
        </w:tc>
        <w:tc>
          <w:tcPr>
            <w:tcW w:w="1034" w:type="dxa"/>
            <w:tcBorders>
              <w:top w:val="nil"/>
              <w:left w:val="nil"/>
              <w:bottom w:val="nil"/>
              <w:right w:val="nil"/>
            </w:tcBorders>
            <w:shd w:val="clear" w:color="000000" w:fill="F5F5F5"/>
            <w:vAlign w:val="center"/>
            <w:hideMark/>
          </w:tcPr>
          <w:p w14:paraId="40B363CC"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27/08/2022</w:t>
            </w:r>
          </w:p>
        </w:tc>
        <w:tc>
          <w:tcPr>
            <w:tcW w:w="971" w:type="dxa"/>
            <w:tcBorders>
              <w:top w:val="nil"/>
              <w:left w:val="nil"/>
              <w:bottom w:val="nil"/>
              <w:right w:val="nil"/>
            </w:tcBorders>
            <w:shd w:val="clear" w:color="000000" w:fill="F5F5F5"/>
            <w:vAlign w:val="center"/>
            <w:hideMark/>
          </w:tcPr>
          <w:p w14:paraId="3D08687E"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2.22E+07</w:t>
            </w:r>
          </w:p>
        </w:tc>
        <w:tc>
          <w:tcPr>
            <w:tcW w:w="1001" w:type="dxa"/>
            <w:tcBorders>
              <w:top w:val="nil"/>
              <w:left w:val="nil"/>
              <w:bottom w:val="nil"/>
              <w:right w:val="nil"/>
            </w:tcBorders>
            <w:shd w:val="clear" w:color="000000" w:fill="F5F5F5"/>
            <w:vAlign w:val="center"/>
            <w:hideMark/>
          </w:tcPr>
          <w:p w14:paraId="069D8C62"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2.19E+07</w:t>
            </w:r>
          </w:p>
        </w:tc>
        <w:tc>
          <w:tcPr>
            <w:tcW w:w="951" w:type="dxa"/>
            <w:tcBorders>
              <w:top w:val="nil"/>
              <w:left w:val="nil"/>
              <w:bottom w:val="nil"/>
              <w:right w:val="nil"/>
            </w:tcBorders>
            <w:shd w:val="clear" w:color="000000" w:fill="F5F5F5"/>
            <w:vAlign w:val="center"/>
            <w:hideMark/>
          </w:tcPr>
          <w:p w14:paraId="651F4093"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2.26E+07</w:t>
            </w:r>
          </w:p>
        </w:tc>
        <w:tc>
          <w:tcPr>
            <w:tcW w:w="960" w:type="dxa"/>
            <w:tcBorders>
              <w:top w:val="nil"/>
              <w:left w:val="nil"/>
              <w:bottom w:val="nil"/>
              <w:right w:val="nil"/>
            </w:tcBorders>
            <w:shd w:val="clear" w:color="000000" w:fill="F5F5F5"/>
            <w:vAlign w:val="center"/>
            <w:hideMark/>
          </w:tcPr>
          <w:p w14:paraId="7AFD3159"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21916177</w:t>
            </w:r>
          </w:p>
        </w:tc>
      </w:tr>
      <w:tr w:rsidR="00D5546D" w:rsidRPr="00D5546D" w14:paraId="397D8F09" w14:textId="77777777" w:rsidTr="00D5546D">
        <w:trPr>
          <w:trHeight w:val="300"/>
        </w:trPr>
        <w:tc>
          <w:tcPr>
            <w:tcW w:w="923" w:type="dxa"/>
            <w:tcBorders>
              <w:top w:val="nil"/>
              <w:left w:val="nil"/>
              <w:bottom w:val="nil"/>
              <w:right w:val="nil"/>
            </w:tcBorders>
            <w:shd w:val="clear" w:color="000000" w:fill="FFFFFF"/>
            <w:vAlign w:val="center"/>
            <w:hideMark/>
          </w:tcPr>
          <w:p w14:paraId="68835B1E"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lastRenderedPageBreak/>
              <w:t>33</w:t>
            </w:r>
          </w:p>
        </w:tc>
        <w:tc>
          <w:tcPr>
            <w:tcW w:w="1034" w:type="dxa"/>
            <w:tcBorders>
              <w:top w:val="nil"/>
              <w:left w:val="nil"/>
              <w:bottom w:val="nil"/>
              <w:right w:val="nil"/>
            </w:tcBorders>
            <w:shd w:val="clear" w:color="000000" w:fill="FFFFFF"/>
            <w:vAlign w:val="center"/>
            <w:hideMark/>
          </w:tcPr>
          <w:p w14:paraId="124B8D48"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28/08/2022</w:t>
            </w:r>
          </w:p>
        </w:tc>
        <w:tc>
          <w:tcPr>
            <w:tcW w:w="971" w:type="dxa"/>
            <w:tcBorders>
              <w:top w:val="nil"/>
              <w:left w:val="nil"/>
              <w:bottom w:val="nil"/>
              <w:right w:val="nil"/>
            </w:tcBorders>
            <w:shd w:val="clear" w:color="000000" w:fill="FFFFFF"/>
            <w:vAlign w:val="center"/>
            <w:hideMark/>
          </w:tcPr>
          <w:p w14:paraId="7777AE89"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2.22E+07</w:t>
            </w:r>
          </w:p>
        </w:tc>
        <w:tc>
          <w:tcPr>
            <w:tcW w:w="1001" w:type="dxa"/>
            <w:tcBorders>
              <w:top w:val="nil"/>
              <w:left w:val="nil"/>
              <w:bottom w:val="nil"/>
              <w:right w:val="nil"/>
            </w:tcBorders>
            <w:shd w:val="clear" w:color="000000" w:fill="FFFFFF"/>
            <w:vAlign w:val="center"/>
            <w:hideMark/>
          </w:tcPr>
          <w:p w14:paraId="456FC47E"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2.19E+07</w:t>
            </w:r>
          </w:p>
        </w:tc>
        <w:tc>
          <w:tcPr>
            <w:tcW w:w="951" w:type="dxa"/>
            <w:tcBorders>
              <w:top w:val="nil"/>
              <w:left w:val="nil"/>
              <w:bottom w:val="nil"/>
              <w:right w:val="nil"/>
            </w:tcBorders>
            <w:shd w:val="clear" w:color="000000" w:fill="FFFFFF"/>
            <w:vAlign w:val="center"/>
            <w:hideMark/>
          </w:tcPr>
          <w:p w14:paraId="6BD1E006"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2.26E+07</w:t>
            </w:r>
          </w:p>
        </w:tc>
        <w:tc>
          <w:tcPr>
            <w:tcW w:w="960" w:type="dxa"/>
            <w:tcBorders>
              <w:top w:val="nil"/>
              <w:left w:val="nil"/>
              <w:bottom w:val="nil"/>
              <w:right w:val="nil"/>
            </w:tcBorders>
            <w:shd w:val="clear" w:color="000000" w:fill="FFFFFF"/>
            <w:vAlign w:val="center"/>
            <w:hideMark/>
          </w:tcPr>
          <w:p w14:paraId="6D8C469B"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21919586</w:t>
            </w:r>
          </w:p>
        </w:tc>
      </w:tr>
      <w:tr w:rsidR="00D5546D" w:rsidRPr="00D5546D" w14:paraId="5F056352" w14:textId="77777777" w:rsidTr="00D5546D">
        <w:trPr>
          <w:trHeight w:val="300"/>
        </w:trPr>
        <w:tc>
          <w:tcPr>
            <w:tcW w:w="923" w:type="dxa"/>
            <w:tcBorders>
              <w:top w:val="nil"/>
              <w:left w:val="nil"/>
              <w:bottom w:val="nil"/>
              <w:right w:val="nil"/>
            </w:tcBorders>
            <w:shd w:val="clear" w:color="000000" w:fill="F5F5F5"/>
            <w:vAlign w:val="center"/>
            <w:hideMark/>
          </w:tcPr>
          <w:p w14:paraId="20E5274F"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34</w:t>
            </w:r>
          </w:p>
        </w:tc>
        <w:tc>
          <w:tcPr>
            <w:tcW w:w="1034" w:type="dxa"/>
            <w:tcBorders>
              <w:top w:val="nil"/>
              <w:left w:val="nil"/>
              <w:bottom w:val="nil"/>
              <w:right w:val="nil"/>
            </w:tcBorders>
            <w:shd w:val="clear" w:color="000000" w:fill="F5F5F5"/>
            <w:vAlign w:val="center"/>
            <w:hideMark/>
          </w:tcPr>
          <w:p w14:paraId="1221CFC7"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29/08/2022</w:t>
            </w:r>
          </w:p>
        </w:tc>
        <w:tc>
          <w:tcPr>
            <w:tcW w:w="971" w:type="dxa"/>
            <w:tcBorders>
              <w:top w:val="nil"/>
              <w:left w:val="nil"/>
              <w:bottom w:val="nil"/>
              <w:right w:val="nil"/>
            </w:tcBorders>
            <w:shd w:val="clear" w:color="000000" w:fill="F5F5F5"/>
            <w:vAlign w:val="center"/>
            <w:hideMark/>
          </w:tcPr>
          <w:p w14:paraId="362CC31C"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2.23E+07</w:t>
            </w:r>
          </w:p>
        </w:tc>
        <w:tc>
          <w:tcPr>
            <w:tcW w:w="1001" w:type="dxa"/>
            <w:tcBorders>
              <w:top w:val="nil"/>
              <w:left w:val="nil"/>
              <w:bottom w:val="nil"/>
              <w:right w:val="nil"/>
            </w:tcBorders>
            <w:shd w:val="clear" w:color="000000" w:fill="F5F5F5"/>
            <w:vAlign w:val="center"/>
            <w:hideMark/>
          </w:tcPr>
          <w:p w14:paraId="6E45DD64"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2.19E+07</w:t>
            </w:r>
          </w:p>
        </w:tc>
        <w:tc>
          <w:tcPr>
            <w:tcW w:w="951" w:type="dxa"/>
            <w:tcBorders>
              <w:top w:val="nil"/>
              <w:left w:val="nil"/>
              <w:bottom w:val="nil"/>
              <w:right w:val="nil"/>
            </w:tcBorders>
            <w:shd w:val="clear" w:color="000000" w:fill="F5F5F5"/>
            <w:vAlign w:val="center"/>
            <w:hideMark/>
          </w:tcPr>
          <w:p w14:paraId="094B2577"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2.26E+07</w:t>
            </w:r>
          </w:p>
        </w:tc>
        <w:tc>
          <w:tcPr>
            <w:tcW w:w="960" w:type="dxa"/>
            <w:tcBorders>
              <w:top w:val="nil"/>
              <w:left w:val="nil"/>
              <w:bottom w:val="nil"/>
              <w:right w:val="nil"/>
            </w:tcBorders>
            <w:shd w:val="clear" w:color="000000" w:fill="F5F5F5"/>
            <w:vAlign w:val="center"/>
            <w:hideMark/>
          </w:tcPr>
          <w:p w14:paraId="22E8FB82"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21924217</w:t>
            </w:r>
          </w:p>
        </w:tc>
      </w:tr>
      <w:tr w:rsidR="00D5546D" w:rsidRPr="00D5546D" w14:paraId="78E31267" w14:textId="77777777" w:rsidTr="00D5546D">
        <w:trPr>
          <w:trHeight w:val="300"/>
        </w:trPr>
        <w:tc>
          <w:tcPr>
            <w:tcW w:w="923" w:type="dxa"/>
            <w:tcBorders>
              <w:top w:val="nil"/>
              <w:left w:val="nil"/>
              <w:bottom w:val="nil"/>
              <w:right w:val="nil"/>
            </w:tcBorders>
            <w:shd w:val="clear" w:color="000000" w:fill="FFFFFF"/>
            <w:vAlign w:val="center"/>
            <w:hideMark/>
          </w:tcPr>
          <w:p w14:paraId="6CC02A5C"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35</w:t>
            </w:r>
          </w:p>
        </w:tc>
        <w:tc>
          <w:tcPr>
            <w:tcW w:w="1034" w:type="dxa"/>
            <w:tcBorders>
              <w:top w:val="nil"/>
              <w:left w:val="nil"/>
              <w:bottom w:val="nil"/>
              <w:right w:val="nil"/>
            </w:tcBorders>
            <w:shd w:val="clear" w:color="000000" w:fill="FFFFFF"/>
            <w:vAlign w:val="center"/>
            <w:hideMark/>
          </w:tcPr>
          <w:p w14:paraId="23260901"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30/08/2022</w:t>
            </w:r>
          </w:p>
        </w:tc>
        <w:tc>
          <w:tcPr>
            <w:tcW w:w="971" w:type="dxa"/>
            <w:tcBorders>
              <w:top w:val="nil"/>
              <w:left w:val="nil"/>
              <w:bottom w:val="nil"/>
              <w:right w:val="nil"/>
            </w:tcBorders>
            <w:shd w:val="clear" w:color="000000" w:fill="FFFFFF"/>
            <w:vAlign w:val="center"/>
            <w:hideMark/>
          </w:tcPr>
          <w:p w14:paraId="05342F54"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2.23E+07</w:t>
            </w:r>
          </w:p>
        </w:tc>
        <w:tc>
          <w:tcPr>
            <w:tcW w:w="1001" w:type="dxa"/>
            <w:tcBorders>
              <w:top w:val="nil"/>
              <w:left w:val="nil"/>
              <w:bottom w:val="nil"/>
              <w:right w:val="nil"/>
            </w:tcBorders>
            <w:shd w:val="clear" w:color="000000" w:fill="FFFFFF"/>
            <w:vAlign w:val="center"/>
            <w:hideMark/>
          </w:tcPr>
          <w:p w14:paraId="3E085353"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2.20E+07</w:t>
            </w:r>
          </w:p>
        </w:tc>
        <w:tc>
          <w:tcPr>
            <w:tcW w:w="951" w:type="dxa"/>
            <w:tcBorders>
              <w:top w:val="nil"/>
              <w:left w:val="nil"/>
              <w:bottom w:val="nil"/>
              <w:right w:val="nil"/>
            </w:tcBorders>
            <w:shd w:val="clear" w:color="000000" w:fill="FFFFFF"/>
            <w:vAlign w:val="center"/>
            <w:hideMark/>
          </w:tcPr>
          <w:p w14:paraId="60717EA0"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2.26E+07</w:t>
            </w:r>
          </w:p>
        </w:tc>
        <w:tc>
          <w:tcPr>
            <w:tcW w:w="960" w:type="dxa"/>
            <w:tcBorders>
              <w:top w:val="nil"/>
              <w:left w:val="nil"/>
              <w:bottom w:val="nil"/>
              <w:right w:val="nil"/>
            </w:tcBorders>
            <w:shd w:val="clear" w:color="000000" w:fill="FFFFFF"/>
            <w:vAlign w:val="center"/>
            <w:hideMark/>
          </w:tcPr>
          <w:p w14:paraId="7D13BA68"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21929383</w:t>
            </w:r>
          </w:p>
        </w:tc>
      </w:tr>
      <w:tr w:rsidR="00D5546D" w:rsidRPr="00D5546D" w14:paraId="09C1B24A" w14:textId="77777777" w:rsidTr="00D5546D">
        <w:trPr>
          <w:trHeight w:val="300"/>
        </w:trPr>
        <w:tc>
          <w:tcPr>
            <w:tcW w:w="923" w:type="dxa"/>
            <w:tcBorders>
              <w:top w:val="nil"/>
              <w:left w:val="nil"/>
              <w:bottom w:val="nil"/>
              <w:right w:val="nil"/>
            </w:tcBorders>
            <w:shd w:val="clear" w:color="000000" w:fill="F5F5F5"/>
            <w:vAlign w:val="center"/>
            <w:hideMark/>
          </w:tcPr>
          <w:p w14:paraId="3A45E58A"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36</w:t>
            </w:r>
          </w:p>
        </w:tc>
        <w:tc>
          <w:tcPr>
            <w:tcW w:w="1034" w:type="dxa"/>
            <w:tcBorders>
              <w:top w:val="nil"/>
              <w:left w:val="nil"/>
              <w:bottom w:val="nil"/>
              <w:right w:val="nil"/>
            </w:tcBorders>
            <w:shd w:val="clear" w:color="000000" w:fill="F5F5F5"/>
            <w:vAlign w:val="center"/>
            <w:hideMark/>
          </w:tcPr>
          <w:p w14:paraId="2683BD2B"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31/08/2022</w:t>
            </w:r>
          </w:p>
        </w:tc>
        <w:tc>
          <w:tcPr>
            <w:tcW w:w="971" w:type="dxa"/>
            <w:tcBorders>
              <w:top w:val="nil"/>
              <w:left w:val="nil"/>
              <w:bottom w:val="nil"/>
              <w:right w:val="nil"/>
            </w:tcBorders>
            <w:shd w:val="clear" w:color="000000" w:fill="F5F5F5"/>
            <w:vAlign w:val="center"/>
            <w:hideMark/>
          </w:tcPr>
          <w:p w14:paraId="26FCF2E3"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2.23E+07</w:t>
            </w:r>
          </w:p>
        </w:tc>
        <w:tc>
          <w:tcPr>
            <w:tcW w:w="1001" w:type="dxa"/>
            <w:tcBorders>
              <w:top w:val="nil"/>
              <w:left w:val="nil"/>
              <w:bottom w:val="nil"/>
              <w:right w:val="nil"/>
            </w:tcBorders>
            <w:shd w:val="clear" w:color="000000" w:fill="F5F5F5"/>
            <w:vAlign w:val="center"/>
            <w:hideMark/>
          </w:tcPr>
          <w:p w14:paraId="50FEC741"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2.19E+07</w:t>
            </w:r>
          </w:p>
        </w:tc>
        <w:tc>
          <w:tcPr>
            <w:tcW w:w="951" w:type="dxa"/>
            <w:tcBorders>
              <w:top w:val="nil"/>
              <w:left w:val="nil"/>
              <w:bottom w:val="nil"/>
              <w:right w:val="nil"/>
            </w:tcBorders>
            <w:shd w:val="clear" w:color="000000" w:fill="F5F5F5"/>
            <w:vAlign w:val="center"/>
            <w:hideMark/>
          </w:tcPr>
          <w:p w14:paraId="592EEBD1"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2.26E+07</w:t>
            </w:r>
          </w:p>
        </w:tc>
        <w:tc>
          <w:tcPr>
            <w:tcW w:w="960" w:type="dxa"/>
            <w:tcBorders>
              <w:top w:val="nil"/>
              <w:left w:val="nil"/>
              <w:bottom w:val="nil"/>
              <w:right w:val="nil"/>
            </w:tcBorders>
            <w:shd w:val="clear" w:color="000000" w:fill="F5F5F5"/>
            <w:vAlign w:val="center"/>
            <w:hideMark/>
          </w:tcPr>
          <w:p w14:paraId="78199DA5"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21933935</w:t>
            </w:r>
          </w:p>
        </w:tc>
      </w:tr>
      <w:tr w:rsidR="00D5546D" w:rsidRPr="00D5546D" w14:paraId="6082D925" w14:textId="77777777" w:rsidTr="00D5546D">
        <w:trPr>
          <w:trHeight w:val="300"/>
        </w:trPr>
        <w:tc>
          <w:tcPr>
            <w:tcW w:w="923" w:type="dxa"/>
            <w:tcBorders>
              <w:top w:val="nil"/>
              <w:left w:val="nil"/>
              <w:bottom w:val="nil"/>
              <w:right w:val="nil"/>
            </w:tcBorders>
            <w:shd w:val="clear" w:color="000000" w:fill="FFFFFF"/>
            <w:vAlign w:val="center"/>
            <w:hideMark/>
          </w:tcPr>
          <w:p w14:paraId="66E1715C"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37</w:t>
            </w:r>
          </w:p>
        </w:tc>
        <w:tc>
          <w:tcPr>
            <w:tcW w:w="1034" w:type="dxa"/>
            <w:tcBorders>
              <w:top w:val="nil"/>
              <w:left w:val="nil"/>
              <w:bottom w:val="nil"/>
              <w:right w:val="nil"/>
            </w:tcBorders>
            <w:shd w:val="clear" w:color="000000" w:fill="FFFFFF"/>
            <w:vAlign w:val="center"/>
            <w:hideMark/>
          </w:tcPr>
          <w:p w14:paraId="71C6C444"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01/09/2022</w:t>
            </w:r>
          </w:p>
        </w:tc>
        <w:tc>
          <w:tcPr>
            <w:tcW w:w="971" w:type="dxa"/>
            <w:tcBorders>
              <w:top w:val="nil"/>
              <w:left w:val="nil"/>
              <w:bottom w:val="nil"/>
              <w:right w:val="nil"/>
            </w:tcBorders>
            <w:shd w:val="clear" w:color="000000" w:fill="FFFFFF"/>
            <w:vAlign w:val="center"/>
            <w:hideMark/>
          </w:tcPr>
          <w:p w14:paraId="7164497B"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2.23E+07</w:t>
            </w:r>
          </w:p>
        </w:tc>
        <w:tc>
          <w:tcPr>
            <w:tcW w:w="1001" w:type="dxa"/>
            <w:tcBorders>
              <w:top w:val="nil"/>
              <w:left w:val="nil"/>
              <w:bottom w:val="nil"/>
              <w:right w:val="nil"/>
            </w:tcBorders>
            <w:shd w:val="clear" w:color="000000" w:fill="FFFFFF"/>
            <w:vAlign w:val="center"/>
            <w:hideMark/>
          </w:tcPr>
          <w:p w14:paraId="2F63D95D"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2.20E+07</w:t>
            </w:r>
          </w:p>
        </w:tc>
        <w:tc>
          <w:tcPr>
            <w:tcW w:w="951" w:type="dxa"/>
            <w:tcBorders>
              <w:top w:val="nil"/>
              <w:left w:val="nil"/>
              <w:bottom w:val="nil"/>
              <w:right w:val="nil"/>
            </w:tcBorders>
            <w:shd w:val="clear" w:color="000000" w:fill="FFFFFF"/>
            <w:vAlign w:val="center"/>
            <w:hideMark/>
          </w:tcPr>
          <w:p w14:paraId="24968AFF"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2.27E+07</w:t>
            </w:r>
          </w:p>
        </w:tc>
        <w:tc>
          <w:tcPr>
            <w:tcW w:w="960" w:type="dxa"/>
            <w:tcBorders>
              <w:top w:val="nil"/>
              <w:left w:val="nil"/>
              <w:bottom w:val="nil"/>
              <w:right w:val="nil"/>
            </w:tcBorders>
            <w:shd w:val="clear" w:color="000000" w:fill="FFFFFF"/>
            <w:vAlign w:val="center"/>
            <w:hideMark/>
          </w:tcPr>
          <w:p w14:paraId="3E5F13AE"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21938232</w:t>
            </w:r>
          </w:p>
        </w:tc>
      </w:tr>
      <w:tr w:rsidR="00D5546D" w:rsidRPr="00D5546D" w14:paraId="2FC58452" w14:textId="77777777" w:rsidTr="00D5546D">
        <w:trPr>
          <w:trHeight w:val="300"/>
        </w:trPr>
        <w:tc>
          <w:tcPr>
            <w:tcW w:w="923" w:type="dxa"/>
            <w:tcBorders>
              <w:top w:val="nil"/>
              <w:left w:val="nil"/>
              <w:bottom w:val="nil"/>
              <w:right w:val="nil"/>
            </w:tcBorders>
            <w:shd w:val="clear" w:color="000000" w:fill="F5F5F5"/>
            <w:vAlign w:val="center"/>
            <w:hideMark/>
          </w:tcPr>
          <w:p w14:paraId="16D13F9A"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38</w:t>
            </w:r>
          </w:p>
        </w:tc>
        <w:tc>
          <w:tcPr>
            <w:tcW w:w="1034" w:type="dxa"/>
            <w:tcBorders>
              <w:top w:val="nil"/>
              <w:left w:val="nil"/>
              <w:bottom w:val="nil"/>
              <w:right w:val="nil"/>
            </w:tcBorders>
            <w:shd w:val="clear" w:color="000000" w:fill="F5F5F5"/>
            <w:vAlign w:val="center"/>
            <w:hideMark/>
          </w:tcPr>
          <w:p w14:paraId="7481C4A5"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02/09/2022</w:t>
            </w:r>
          </w:p>
        </w:tc>
        <w:tc>
          <w:tcPr>
            <w:tcW w:w="971" w:type="dxa"/>
            <w:tcBorders>
              <w:top w:val="nil"/>
              <w:left w:val="nil"/>
              <w:bottom w:val="nil"/>
              <w:right w:val="nil"/>
            </w:tcBorders>
            <w:shd w:val="clear" w:color="000000" w:fill="F5F5F5"/>
            <w:vAlign w:val="center"/>
            <w:hideMark/>
          </w:tcPr>
          <w:p w14:paraId="3161D5A5"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2.23E+07</w:t>
            </w:r>
          </w:p>
        </w:tc>
        <w:tc>
          <w:tcPr>
            <w:tcW w:w="1001" w:type="dxa"/>
            <w:tcBorders>
              <w:top w:val="nil"/>
              <w:left w:val="nil"/>
              <w:bottom w:val="nil"/>
              <w:right w:val="nil"/>
            </w:tcBorders>
            <w:shd w:val="clear" w:color="000000" w:fill="F5F5F5"/>
            <w:vAlign w:val="center"/>
            <w:hideMark/>
          </w:tcPr>
          <w:p w14:paraId="114DDD68"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2.20E+07</w:t>
            </w:r>
          </w:p>
        </w:tc>
        <w:tc>
          <w:tcPr>
            <w:tcW w:w="951" w:type="dxa"/>
            <w:tcBorders>
              <w:top w:val="nil"/>
              <w:left w:val="nil"/>
              <w:bottom w:val="nil"/>
              <w:right w:val="nil"/>
            </w:tcBorders>
            <w:shd w:val="clear" w:color="000000" w:fill="F5F5F5"/>
            <w:vAlign w:val="center"/>
            <w:hideMark/>
          </w:tcPr>
          <w:p w14:paraId="733396AD"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2.27E+07</w:t>
            </w:r>
          </w:p>
        </w:tc>
        <w:tc>
          <w:tcPr>
            <w:tcW w:w="960" w:type="dxa"/>
            <w:tcBorders>
              <w:top w:val="nil"/>
              <w:left w:val="nil"/>
              <w:bottom w:val="nil"/>
              <w:right w:val="nil"/>
            </w:tcBorders>
            <w:shd w:val="clear" w:color="000000" w:fill="F5F5F5"/>
            <w:vAlign w:val="center"/>
            <w:hideMark/>
          </w:tcPr>
          <w:p w14:paraId="1D285805"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21941995</w:t>
            </w:r>
          </w:p>
        </w:tc>
      </w:tr>
      <w:tr w:rsidR="00D5546D" w:rsidRPr="00D5546D" w14:paraId="4ECA5C5B" w14:textId="77777777" w:rsidTr="00D5546D">
        <w:trPr>
          <w:trHeight w:val="300"/>
        </w:trPr>
        <w:tc>
          <w:tcPr>
            <w:tcW w:w="923" w:type="dxa"/>
            <w:tcBorders>
              <w:top w:val="nil"/>
              <w:left w:val="nil"/>
              <w:bottom w:val="nil"/>
              <w:right w:val="nil"/>
            </w:tcBorders>
            <w:shd w:val="clear" w:color="000000" w:fill="FFFFFF"/>
            <w:vAlign w:val="center"/>
            <w:hideMark/>
          </w:tcPr>
          <w:p w14:paraId="477202B9"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39</w:t>
            </w:r>
          </w:p>
        </w:tc>
        <w:tc>
          <w:tcPr>
            <w:tcW w:w="1034" w:type="dxa"/>
            <w:tcBorders>
              <w:top w:val="nil"/>
              <w:left w:val="nil"/>
              <w:bottom w:val="nil"/>
              <w:right w:val="nil"/>
            </w:tcBorders>
            <w:shd w:val="clear" w:color="000000" w:fill="FFFFFF"/>
            <w:vAlign w:val="center"/>
            <w:hideMark/>
          </w:tcPr>
          <w:p w14:paraId="7BDF513D"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03/09/2022</w:t>
            </w:r>
          </w:p>
        </w:tc>
        <w:tc>
          <w:tcPr>
            <w:tcW w:w="971" w:type="dxa"/>
            <w:tcBorders>
              <w:top w:val="nil"/>
              <w:left w:val="nil"/>
              <w:bottom w:val="nil"/>
              <w:right w:val="nil"/>
            </w:tcBorders>
            <w:shd w:val="clear" w:color="000000" w:fill="FFFFFF"/>
            <w:vAlign w:val="center"/>
            <w:hideMark/>
          </w:tcPr>
          <w:p w14:paraId="413C8FCA"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2.24E+07</w:t>
            </w:r>
          </w:p>
        </w:tc>
        <w:tc>
          <w:tcPr>
            <w:tcW w:w="1001" w:type="dxa"/>
            <w:tcBorders>
              <w:top w:val="nil"/>
              <w:left w:val="nil"/>
              <w:bottom w:val="nil"/>
              <w:right w:val="nil"/>
            </w:tcBorders>
            <w:shd w:val="clear" w:color="000000" w:fill="FFFFFF"/>
            <w:vAlign w:val="center"/>
            <w:hideMark/>
          </w:tcPr>
          <w:p w14:paraId="4B651153"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2.20E+07</w:t>
            </w:r>
          </w:p>
        </w:tc>
        <w:tc>
          <w:tcPr>
            <w:tcW w:w="951" w:type="dxa"/>
            <w:tcBorders>
              <w:top w:val="nil"/>
              <w:left w:val="nil"/>
              <w:bottom w:val="nil"/>
              <w:right w:val="nil"/>
            </w:tcBorders>
            <w:shd w:val="clear" w:color="000000" w:fill="FFFFFF"/>
            <w:vAlign w:val="center"/>
            <w:hideMark/>
          </w:tcPr>
          <w:p w14:paraId="7F5667ED"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2.27E+07</w:t>
            </w:r>
          </w:p>
        </w:tc>
        <w:tc>
          <w:tcPr>
            <w:tcW w:w="960" w:type="dxa"/>
            <w:tcBorders>
              <w:top w:val="nil"/>
              <w:left w:val="nil"/>
              <w:bottom w:val="nil"/>
              <w:right w:val="nil"/>
            </w:tcBorders>
            <w:shd w:val="clear" w:color="000000" w:fill="FFFFFF"/>
            <w:vAlign w:val="center"/>
            <w:hideMark/>
          </w:tcPr>
          <w:p w14:paraId="30DDF9F1"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21945364</w:t>
            </w:r>
          </w:p>
        </w:tc>
      </w:tr>
      <w:tr w:rsidR="00D5546D" w:rsidRPr="00D5546D" w14:paraId="3EE36011" w14:textId="77777777" w:rsidTr="00D5546D">
        <w:trPr>
          <w:trHeight w:val="300"/>
        </w:trPr>
        <w:tc>
          <w:tcPr>
            <w:tcW w:w="923" w:type="dxa"/>
            <w:tcBorders>
              <w:top w:val="nil"/>
              <w:left w:val="nil"/>
              <w:bottom w:val="nil"/>
              <w:right w:val="nil"/>
            </w:tcBorders>
            <w:shd w:val="clear" w:color="000000" w:fill="F5F5F5"/>
            <w:vAlign w:val="center"/>
            <w:hideMark/>
          </w:tcPr>
          <w:p w14:paraId="4445E5AD"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40</w:t>
            </w:r>
          </w:p>
        </w:tc>
        <w:tc>
          <w:tcPr>
            <w:tcW w:w="1034" w:type="dxa"/>
            <w:tcBorders>
              <w:top w:val="nil"/>
              <w:left w:val="nil"/>
              <w:bottom w:val="nil"/>
              <w:right w:val="nil"/>
            </w:tcBorders>
            <w:shd w:val="clear" w:color="000000" w:fill="F5F5F5"/>
            <w:vAlign w:val="center"/>
            <w:hideMark/>
          </w:tcPr>
          <w:p w14:paraId="4888F6CA"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14/09/2022</w:t>
            </w:r>
          </w:p>
        </w:tc>
        <w:tc>
          <w:tcPr>
            <w:tcW w:w="971" w:type="dxa"/>
            <w:tcBorders>
              <w:top w:val="nil"/>
              <w:left w:val="nil"/>
              <w:bottom w:val="nil"/>
              <w:right w:val="nil"/>
            </w:tcBorders>
            <w:shd w:val="clear" w:color="000000" w:fill="F5F5F5"/>
            <w:vAlign w:val="center"/>
            <w:hideMark/>
          </w:tcPr>
          <w:p w14:paraId="49706E29"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2.27E+07</w:t>
            </w:r>
          </w:p>
        </w:tc>
        <w:tc>
          <w:tcPr>
            <w:tcW w:w="1001" w:type="dxa"/>
            <w:tcBorders>
              <w:top w:val="nil"/>
              <w:left w:val="nil"/>
              <w:bottom w:val="nil"/>
              <w:right w:val="nil"/>
            </w:tcBorders>
            <w:shd w:val="clear" w:color="000000" w:fill="F5F5F5"/>
            <w:vAlign w:val="center"/>
            <w:hideMark/>
          </w:tcPr>
          <w:p w14:paraId="793EFF5F"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2.23E+07</w:t>
            </w:r>
          </w:p>
        </w:tc>
        <w:tc>
          <w:tcPr>
            <w:tcW w:w="951" w:type="dxa"/>
            <w:tcBorders>
              <w:top w:val="nil"/>
              <w:left w:val="nil"/>
              <w:bottom w:val="nil"/>
              <w:right w:val="nil"/>
            </w:tcBorders>
            <w:shd w:val="clear" w:color="000000" w:fill="F5F5F5"/>
            <w:vAlign w:val="center"/>
            <w:hideMark/>
          </w:tcPr>
          <w:p w14:paraId="00D7CF9C"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2.30E+07</w:t>
            </w:r>
          </w:p>
        </w:tc>
        <w:tc>
          <w:tcPr>
            <w:tcW w:w="960" w:type="dxa"/>
            <w:tcBorders>
              <w:top w:val="nil"/>
              <w:left w:val="nil"/>
              <w:bottom w:val="nil"/>
              <w:right w:val="nil"/>
            </w:tcBorders>
            <w:shd w:val="clear" w:color="000000" w:fill="F5F5F5"/>
            <w:vAlign w:val="center"/>
            <w:hideMark/>
          </w:tcPr>
          <w:p w14:paraId="72443CF4"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21993451</w:t>
            </w:r>
          </w:p>
        </w:tc>
      </w:tr>
      <w:tr w:rsidR="00D5546D" w:rsidRPr="00D5546D" w14:paraId="565B169A" w14:textId="77777777" w:rsidTr="00D5546D">
        <w:trPr>
          <w:trHeight w:val="300"/>
        </w:trPr>
        <w:tc>
          <w:tcPr>
            <w:tcW w:w="923" w:type="dxa"/>
            <w:tcBorders>
              <w:top w:val="nil"/>
              <w:left w:val="nil"/>
              <w:bottom w:val="nil"/>
              <w:right w:val="nil"/>
            </w:tcBorders>
            <w:shd w:val="clear" w:color="000000" w:fill="FFFFFF"/>
            <w:vAlign w:val="center"/>
            <w:hideMark/>
          </w:tcPr>
          <w:p w14:paraId="33E9421F"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41</w:t>
            </w:r>
          </w:p>
        </w:tc>
        <w:tc>
          <w:tcPr>
            <w:tcW w:w="1034" w:type="dxa"/>
            <w:tcBorders>
              <w:top w:val="nil"/>
              <w:left w:val="nil"/>
              <w:bottom w:val="nil"/>
              <w:right w:val="nil"/>
            </w:tcBorders>
            <w:shd w:val="clear" w:color="000000" w:fill="FFFFFF"/>
            <w:vAlign w:val="center"/>
            <w:hideMark/>
          </w:tcPr>
          <w:p w14:paraId="169A5FDA"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15/09/2022</w:t>
            </w:r>
          </w:p>
        </w:tc>
        <w:tc>
          <w:tcPr>
            <w:tcW w:w="971" w:type="dxa"/>
            <w:tcBorders>
              <w:top w:val="nil"/>
              <w:left w:val="nil"/>
              <w:bottom w:val="nil"/>
              <w:right w:val="nil"/>
            </w:tcBorders>
            <w:shd w:val="clear" w:color="000000" w:fill="FFFFFF"/>
            <w:vAlign w:val="center"/>
            <w:hideMark/>
          </w:tcPr>
          <w:p w14:paraId="3B5BF7B3"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2.27E+07</w:t>
            </w:r>
          </w:p>
        </w:tc>
        <w:tc>
          <w:tcPr>
            <w:tcW w:w="1001" w:type="dxa"/>
            <w:tcBorders>
              <w:top w:val="nil"/>
              <w:left w:val="nil"/>
              <w:bottom w:val="nil"/>
              <w:right w:val="nil"/>
            </w:tcBorders>
            <w:shd w:val="clear" w:color="000000" w:fill="FFFFFF"/>
            <w:vAlign w:val="center"/>
            <w:hideMark/>
          </w:tcPr>
          <w:p w14:paraId="523A6F22"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2.24E+07</w:t>
            </w:r>
          </w:p>
        </w:tc>
        <w:tc>
          <w:tcPr>
            <w:tcW w:w="951" w:type="dxa"/>
            <w:tcBorders>
              <w:top w:val="nil"/>
              <w:left w:val="nil"/>
              <w:bottom w:val="nil"/>
              <w:right w:val="nil"/>
            </w:tcBorders>
            <w:shd w:val="clear" w:color="000000" w:fill="FFFFFF"/>
            <w:vAlign w:val="center"/>
            <w:hideMark/>
          </w:tcPr>
          <w:p w14:paraId="26C654C7"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2.30E+07</w:t>
            </w:r>
          </w:p>
        </w:tc>
        <w:tc>
          <w:tcPr>
            <w:tcW w:w="960" w:type="dxa"/>
            <w:tcBorders>
              <w:top w:val="nil"/>
              <w:left w:val="nil"/>
              <w:bottom w:val="nil"/>
              <w:right w:val="nil"/>
            </w:tcBorders>
            <w:shd w:val="clear" w:color="000000" w:fill="FFFFFF"/>
            <w:vAlign w:val="center"/>
            <w:hideMark/>
          </w:tcPr>
          <w:p w14:paraId="21AF1F93"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21998043</w:t>
            </w:r>
          </w:p>
        </w:tc>
      </w:tr>
      <w:tr w:rsidR="00D5546D" w:rsidRPr="00D5546D" w14:paraId="46152FDB" w14:textId="77777777" w:rsidTr="00D5546D">
        <w:trPr>
          <w:trHeight w:val="300"/>
        </w:trPr>
        <w:tc>
          <w:tcPr>
            <w:tcW w:w="923" w:type="dxa"/>
            <w:tcBorders>
              <w:top w:val="nil"/>
              <w:left w:val="nil"/>
              <w:bottom w:val="nil"/>
              <w:right w:val="nil"/>
            </w:tcBorders>
            <w:shd w:val="clear" w:color="000000" w:fill="F5F5F5"/>
            <w:vAlign w:val="center"/>
            <w:hideMark/>
          </w:tcPr>
          <w:p w14:paraId="7F7F07BB"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42</w:t>
            </w:r>
          </w:p>
        </w:tc>
        <w:tc>
          <w:tcPr>
            <w:tcW w:w="1034" w:type="dxa"/>
            <w:tcBorders>
              <w:top w:val="nil"/>
              <w:left w:val="nil"/>
              <w:bottom w:val="nil"/>
              <w:right w:val="nil"/>
            </w:tcBorders>
            <w:shd w:val="clear" w:color="000000" w:fill="F5F5F5"/>
            <w:vAlign w:val="center"/>
            <w:hideMark/>
          </w:tcPr>
          <w:p w14:paraId="47587F74"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16/09/2022</w:t>
            </w:r>
          </w:p>
        </w:tc>
        <w:tc>
          <w:tcPr>
            <w:tcW w:w="971" w:type="dxa"/>
            <w:tcBorders>
              <w:top w:val="nil"/>
              <w:left w:val="nil"/>
              <w:bottom w:val="nil"/>
              <w:right w:val="nil"/>
            </w:tcBorders>
            <w:shd w:val="clear" w:color="000000" w:fill="F5F5F5"/>
            <w:vAlign w:val="center"/>
            <w:hideMark/>
          </w:tcPr>
          <w:p w14:paraId="291E5BFC"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2.27E+07</w:t>
            </w:r>
          </w:p>
        </w:tc>
        <w:tc>
          <w:tcPr>
            <w:tcW w:w="1001" w:type="dxa"/>
            <w:tcBorders>
              <w:top w:val="nil"/>
              <w:left w:val="nil"/>
              <w:bottom w:val="nil"/>
              <w:right w:val="nil"/>
            </w:tcBorders>
            <w:shd w:val="clear" w:color="000000" w:fill="F5F5F5"/>
            <w:vAlign w:val="center"/>
            <w:hideMark/>
          </w:tcPr>
          <w:p w14:paraId="0CBB9A08"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2.24E+07</w:t>
            </w:r>
          </w:p>
        </w:tc>
        <w:tc>
          <w:tcPr>
            <w:tcW w:w="951" w:type="dxa"/>
            <w:tcBorders>
              <w:top w:val="nil"/>
              <w:left w:val="nil"/>
              <w:bottom w:val="nil"/>
              <w:right w:val="nil"/>
            </w:tcBorders>
            <w:shd w:val="clear" w:color="000000" w:fill="F5F5F5"/>
            <w:vAlign w:val="center"/>
            <w:hideMark/>
          </w:tcPr>
          <w:p w14:paraId="1410E353"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2.31E+07</w:t>
            </w:r>
          </w:p>
        </w:tc>
        <w:tc>
          <w:tcPr>
            <w:tcW w:w="960" w:type="dxa"/>
            <w:tcBorders>
              <w:top w:val="nil"/>
              <w:left w:val="nil"/>
              <w:bottom w:val="nil"/>
              <w:right w:val="nil"/>
            </w:tcBorders>
            <w:shd w:val="clear" w:color="000000" w:fill="F5F5F5"/>
            <w:vAlign w:val="center"/>
            <w:hideMark/>
          </w:tcPr>
          <w:p w14:paraId="66EDA664"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22002138</w:t>
            </w:r>
          </w:p>
        </w:tc>
      </w:tr>
      <w:tr w:rsidR="00D5546D" w:rsidRPr="00D5546D" w14:paraId="55E2C9F0" w14:textId="77777777" w:rsidTr="00D5546D">
        <w:trPr>
          <w:trHeight w:val="300"/>
        </w:trPr>
        <w:tc>
          <w:tcPr>
            <w:tcW w:w="923" w:type="dxa"/>
            <w:tcBorders>
              <w:top w:val="nil"/>
              <w:left w:val="nil"/>
              <w:bottom w:val="nil"/>
              <w:right w:val="nil"/>
            </w:tcBorders>
            <w:shd w:val="clear" w:color="000000" w:fill="FFFFFF"/>
            <w:vAlign w:val="center"/>
            <w:hideMark/>
          </w:tcPr>
          <w:p w14:paraId="35D9C31E"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43</w:t>
            </w:r>
          </w:p>
        </w:tc>
        <w:tc>
          <w:tcPr>
            <w:tcW w:w="1034" w:type="dxa"/>
            <w:tcBorders>
              <w:top w:val="nil"/>
              <w:left w:val="nil"/>
              <w:bottom w:val="nil"/>
              <w:right w:val="nil"/>
            </w:tcBorders>
            <w:shd w:val="clear" w:color="000000" w:fill="FFFFFF"/>
            <w:vAlign w:val="center"/>
            <w:hideMark/>
          </w:tcPr>
          <w:p w14:paraId="7E1F3893"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17/09/2022</w:t>
            </w:r>
          </w:p>
        </w:tc>
        <w:tc>
          <w:tcPr>
            <w:tcW w:w="971" w:type="dxa"/>
            <w:tcBorders>
              <w:top w:val="nil"/>
              <w:left w:val="nil"/>
              <w:bottom w:val="nil"/>
              <w:right w:val="nil"/>
            </w:tcBorders>
            <w:shd w:val="clear" w:color="000000" w:fill="FFFFFF"/>
            <w:vAlign w:val="center"/>
            <w:hideMark/>
          </w:tcPr>
          <w:p w14:paraId="0ECA6813"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2.27E+07</w:t>
            </w:r>
          </w:p>
        </w:tc>
        <w:tc>
          <w:tcPr>
            <w:tcW w:w="1001" w:type="dxa"/>
            <w:tcBorders>
              <w:top w:val="nil"/>
              <w:left w:val="nil"/>
              <w:bottom w:val="nil"/>
              <w:right w:val="nil"/>
            </w:tcBorders>
            <w:shd w:val="clear" w:color="000000" w:fill="FFFFFF"/>
            <w:vAlign w:val="center"/>
            <w:hideMark/>
          </w:tcPr>
          <w:p w14:paraId="0607605F"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2.24E+07</w:t>
            </w:r>
          </w:p>
        </w:tc>
        <w:tc>
          <w:tcPr>
            <w:tcW w:w="951" w:type="dxa"/>
            <w:tcBorders>
              <w:top w:val="nil"/>
              <w:left w:val="nil"/>
              <w:bottom w:val="nil"/>
              <w:right w:val="nil"/>
            </w:tcBorders>
            <w:shd w:val="clear" w:color="000000" w:fill="FFFFFF"/>
            <w:vAlign w:val="center"/>
            <w:hideMark/>
          </w:tcPr>
          <w:p w14:paraId="6408CA37"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2.31E+07</w:t>
            </w:r>
          </w:p>
        </w:tc>
        <w:tc>
          <w:tcPr>
            <w:tcW w:w="960" w:type="dxa"/>
            <w:tcBorders>
              <w:top w:val="nil"/>
              <w:left w:val="nil"/>
              <w:bottom w:val="nil"/>
              <w:right w:val="nil"/>
            </w:tcBorders>
            <w:shd w:val="clear" w:color="000000" w:fill="FFFFFF"/>
            <w:vAlign w:val="center"/>
            <w:hideMark/>
          </w:tcPr>
          <w:p w14:paraId="4042988A"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22005631</w:t>
            </w:r>
          </w:p>
        </w:tc>
      </w:tr>
      <w:tr w:rsidR="00D5546D" w:rsidRPr="00D5546D" w14:paraId="48AE4958" w14:textId="77777777" w:rsidTr="00D5546D">
        <w:trPr>
          <w:trHeight w:val="300"/>
        </w:trPr>
        <w:tc>
          <w:tcPr>
            <w:tcW w:w="923" w:type="dxa"/>
            <w:tcBorders>
              <w:top w:val="nil"/>
              <w:left w:val="nil"/>
              <w:bottom w:val="nil"/>
              <w:right w:val="nil"/>
            </w:tcBorders>
            <w:shd w:val="clear" w:color="000000" w:fill="F5F5F5"/>
            <w:vAlign w:val="center"/>
            <w:hideMark/>
          </w:tcPr>
          <w:p w14:paraId="7869D3ED"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44</w:t>
            </w:r>
          </w:p>
        </w:tc>
        <w:tc>
          <w:tcPr>
            <w:tcW w:w="1034" w:type="dxa"/>
            <w:tcBorders>
              <w:top w:val="nil"/>
              <w:left w:val="nil"/>
              <w:bottom w:val="nil"/>
              <w:right w:val="nil"/>
            </w:tcBorders>
            <w:shd w:val="clear" w:color="000000" w:fill="F5F5F5"/>
            <w:vAlign w:val="center"/>
            <w:hideMark/>
          </w:tcPr>
          <w:p w14:paraId="0EF41FD7"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18/09/2022</w:t>
            </w:r>
          </w:p>
        </w:tc>
        <w:tc>
          <w:tcPr>
            <w:tcW w:w="971" w:type="dxa"/>
            <w:tcBorders>
              <w:top w:val="nil"/>
              <w:left w:val="nil"/>
              <w:bottom w:val="nil"/>
              <w:right w:val="nil"/>
            </w:tcBorders>
            <w:shd w:val="clear" w:color="000000" w:fill="F5F5F5"/>
            <w:vAlign w:val="center"/>
            <w:hideMark/>
          </w:tcPr>
          <w:p w14:paraId="46762E95"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2.27E+07</w:t>
            </w:r>
          </w:p>
        </w:tc>
        <w:tc>
          <w:tcPr>
            <w:tcW w:w="1001" w:type="dxa"/>
            <w:tcBorders>
              <w:top w:val="nil"/>
              <w:left w:val="nil"/>
              <w:bottom w:val="nil"/>
              <w:right w:val="nil"/>
            </w:tcBorders>
            <w:shd w:val="clear" w:color="000000" w:fill="F5F5F5"/>
            <w:vAlign w:val="center"/>
            <w:hideMark/>
          </w:tcPr>
          <w:p w14:paraId="3EE5DBCD"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2.24E+07</w:t>
            </w:r>
          </w:p>
        </w:tc>
        <w:tc>
          <w:tcPr>
            <w:tcW w:w="951" w:type="dxa"/>
            <w:tcBorders>
              <w:top w:val="nil"/>
              <w:left w:val="nil"/>
              <w:bottom w:val="nil"/>
              <w:right w:val="nil"/>
            </w:tcBorders>
            <w:shd w:val="clear" w:color="000000" w:fill="F5F5F5"/>
            <w:vAlign w:val="center"/>
            <w:hideMark/>
          </w:tcPr>
          <w:p w14:paraId="132E20DD"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2.31E+07</w:t>
            </w:r>
          </w:p>
        </w:tc>
        <w:tc>
          <w:tcPr>
            <w:tcW w:w="960" w:type="dxa"/>
            <w:tcBorders>
              <w:top w:val="nil"/>
              <w:left w:val="nil"/>
              <w:bottom w:val="nil"/>
              <w:right w:val="nil"/>
            </w:tcBorders>
            <w:shd w:val="clear" w:color="000000" w:fill="F5F5F5"/>
            <w:vAlign w:val="center"/>
            <w:hideMark/>
          </w:tcPr>
          <w:p w14:paraId="6BAF8C82"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22009932</w:t>
            </w:r>
          </w:p>
        </w:tc>
      </w:tr>
      <w:tr w:rsidR="00D5546D" w:rsidRPr="00D5546D" w14:paraId="0C3B0A7A" w14:textId="77777777" w:rsidTr="00D5546D">
        <w:trPr>
          <w:trHeight w:val="300"/>
        </w:trPr>
        <w:tc>
          <w:tcPr>
            <w:tcW w:w="923" w:type="dxa"/>
            <w:tcBorders>
              <w:top w:val="nil"/>
              <w:left w:val="nil"/>
              <w:bottom w:val="nil"/>
              <w:right w:val="nil"/>
            </w:tcBorders>
            <w:shd w:val="clear" w:color="000000" w:fill="FFFFFF"/>
            <w:vAlign w:val="center"/>
            <w:hideMark/>
          </w:tcPr>
          <w:p w14:paraId="61408105"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45</w:t>
            </w:r>
          </w:p>
        </w:tc>
        <w:tc>
          <w:tcPr>
            <w:tcW w:w="1034" w:type="dxa"/>
            <w:tcBorders>
              <w:top w:val="nil"/>
              <w:left w:val="nil"/>
              <w:bottom w:val="nil"/>
              <w:right w:val="nil"/>
            </w:tcBorders>
            <w:shd w:val="clear" w:color="000000" w:fill="FFFFFF"/>
            <w:vAlign w:val="center"/>
            <w:hideMark/>
          </w:tcPr>
          <w:p w14:paraId="02A284AC"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19/09/2022</w:t>
            </w:r>
          </w:p>
        </w:tc>
        <w:tc>
          <w:tcPr>
            <w:tcW w:w="971" w:type="dxa"/>
            <w:tcBorders>
              <w:top w:val="nil"/>
              <w:left w:val="nil"/>
              <w:bottom w:val="nil"/>
              <w:right w:val="nil"/>
            </w:tcBorders>
            <w:shd w:val="clear" w:color="000000" w:fill="FFFFFF"/>
            <w:vAlign w:val="center"/>
            <w:hideMark/>
          </w:tcPr>
          <w:p w14:paraId="2FC86485"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2.27E+07</w:t>
            </w:r>
          </w:p>
        </w:tc>
        <w:tc>
          <w:tcPr>
            <w:tcW w:w="1001" w:type="dxa"/>
            <w:tcBorders>
              <w:top w:val="nil"/>
              <w:left w:val="nil"/>
              <w:bottom w:val="nil"/>
              <w:right w:val="nil"/>
            </w:tcBorders>
            <w:shd w:val="clear" w:color="000000" w:fill="FFFFFF"/>
            <w:vAlign w:val="center"/>
            <w:hideMark/>
          </w:tcPr>
          <w:p w14:paraId="35C51856"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2.24E+07</w:t>
            </w:r>
          </w:p>
        </w:tc>
        <w:tc>
          <w:tcPr>
            <w:tcW w:w="951" w:type="dxa"/>
            <w:tcBorders>
              <w:top w:val="nil"/>
              <w:left w:val="nil"/>
              <w:bottom w:val="nil"/>
              <w:right w:val="nil"/>
            </w:tcBorders>
            <w:shd w:val="clear" w:color="000000" w:fill="FFFFFF"/>
            <w:vAlign w:val="center"/>
            <w:hideMark/>
          </w:tcPr>
          <w:p w14:paraId="654379CD"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2.31E+07</w:t>
            </w:r>
          </w:p>
        </w:tc>
        <w:tc>
          <w:tcPr>
            <w:tcW w:w="960" w:type="dxa"/>
            <w:tcBorders>
              <w:top w:val="nil"/>
              <w:left w:val="nil"/>
              <w:bottom w:val="nil"/>
              <w:right w:val="nil"/>
            </w:tcBorders>
            <w:shd w:val="clear" w:color="000000" w:fill="FFFFFF"/>
            <w:vAlign w:val="center"/>
            <w:hideMark/>
          </w:tcPr>
          <w:p w14:paraId="68A49027"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22016044</w:t>
            </w:r>
          </w:p>
        </w:tc>
      </w:tr>
      <w:tr w:rsidR="00D5546D" w:rsidRPr="00D5546D" w14:paraId="055149E2" w14:textId="77777777" w:rsidTr="00D5546D">
        <w:trPr>
          <w:trHeight w:val="300"/>
        </w:trPr>
        <w:tc>
          <w:tcPr>
            <w:tcW w:w="923" w:type="dxa"/>
            <w:tcBorders>
              <w:top w:val="nil"/>
              <w:left w:val="nil"/>
              <w:bottom w:val="nil"/>
              <w:right w:val="nil"/>
            </w:tcBorders>
            <w:shd w:val="clear" w:color="000000" w:fill="F5F5F5"/>
            <w:vAlign w:val="center"/>
            <w:hideMark/>
          </w:tcPr>
          <w:p w14:paraId="500DA9C9"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46</w:t>
            </w:r>
          </w:p>
        </w:tc>
        <w:tc>
          <w:tcPr>
            <w:tcW w:w="1034" w:type="dxa"/>
            <w:tcBorders>
              <w:top w:val="nil"/>
              <w:left w:val="nil"/>
              <w:bottom w:val="nil"/>
              <w:right w:val="nil"/>
            </w:tcBorders>
            <w:shd w:val="clear" w:color="000000" w:fill="F5F5F5"/>
            <w:vAlign w:val="center"/>
            <w:hideMark/>
          </w:tcPr>
          <w:p w14:paraId="37375817"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20/09/2022</w:t>
            </w:r>
          </w:p>
        </w:tc>
        <w:tc>
          <w:tcPr>
            <w:tcW w:w="971" w:type="dxa"/>
            <w:tcBorders>
              <w:top w:val="nil"/>
              <w:left w:val="nil"/>
              <w:bottom w:val="nil"/>
              <w:right w:val="nil"/>
            </w:tcBorders>
            <w:shd w:val="clear" w:color="000000" w:fill="F5F5F5"/>
            <w:vAlign w:val="center"/>
            <w:hideMark/>
          </w:tcPr>
          <w:p w14:paraId="613B3C8D"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2.28E+07</w:t>
            </w:r>
          </w:p>
        </w:tc>
        <w:tc>
          <w:tcPr>
            <w:tcW w:w="1001" w:type="dxa"/>
            <w:tcBorders>
              <w:top w:val="nil"/>
              <w:left w:val="nil"/>
              <w:bottom w:val="nil"/>
              <w:right w:val="nil"/>
            </w:tcBorders>
            <w:shd w:val="clear" w:color="000000" w:fill="F5F5F5"/>
            <w:vAlign w:val="center"/>
            <w:hideMark/>
          </w:tcPr>
          <w:p w14:paraId="388ED107"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2.24E+07</w:t>
            </w:r>
          </w:p>
        </w:tc>
        <w:tc>
          <w:tcPr>
            <w:tcW w:w="951" w:type="dxa"/>
            <w:tcBorders>
              <w:top w:val="nil"/>
              <w:left w:val="nil"/>
              <w:bottom w:val="nil"/>
              <w:right w:val="nil"/>
            </w:tcBorders>
            <w:shd w:val="clear" w:color="000000" w:fill="F5F5F5"/>
            <w:vAlign w:val="center"/>
            <w:hideMark/>
          </w:tcPr>
          <w:p w14:paraId="59F5D148"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2.31E+07</w:t>
            </w:r>
          </w:p>
        </w:tc>
        <w:tc>
          <w:tcPr>
            <w:tcW w:w="960" w:type="dxa"/>
            <w:tcBorders>
              <w:top w:val="nil"/>
              <w:left w:val="nil"/>
              <w:bottom w:val="nil"/>
              <w:right w:val="nil"/>
            </w:tcBorders>
            <w:shd w:val="clear" w:color="000000" w:fill="F5F5F5"/>
            <w:vAlign w:val="center"/>
            <w:hideMark/>
          </w:tcPr>
          <w:p w14:paraId="466AABE5"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22023780</w:t>
            </w:r>
          </w:p>
        </w:tc>
      </w:tr>
      <w:tr w:rsidR="00D5546D" w:rsidRPr="00D5546D" w14:paraId="15545E38" w14:textId="77777777" w:rsidTr="00D5546D">
        <w:trPr>
          <w:trHeight w:val="300"/>
        </w:trPr>
        <w:tc>
          <w:tcPr>
            <w:tcW w:w="923" w:type="dxa"/>
            <w:tcBorders>
              <w:top w:val="nil"/>
              <w:left w:val="nil"/>
              <w:bottom w:val="nil"/>
              <w:right w:val="nil"/>
            </w:tcBorders>
            <w:shd w:val="clear" w:color="000000" w:fill="FFFFFF"/>
            <w:vAlign w:val="center"/>
            <w:hideMark/>
          </w:tcPr>
          <w:p w14:paraId="1A8C26D7"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47</w:t>
            </w:r>
          </w:p>
        </w:tc>
        <w:tc>
          <w:tcPr>
            <w:tcW w:w="1034" w:type="dxa"/>
            <w:tcBorders>
              <w:top w:val="nil"/>
              <w:left w:val="nil"/>
              <w:bottom w:val="nil"/>
              <w:right w:val="nil"/>
            </w:tcBorders>
            <w:shd w:val="clear" w:color="000000" w:fill="FFFFFF"/>
            <w:vAlign w:val="center"/>
            <w:hideMark/>
          </w:tcPr>
          <w:p w14:paraId="0DBAC161"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21/09/2022</w:t>
            </w:r>
          </w:p>
        </w:tc>
        <w:tc>
          <w:tcPr>
            <w:tcW w:w="971" w:type="dxa"/>
            <w:tcBorders>
              <w:top w:val="nil"/>
              <w:left w:val="nil"/>
              <w:bottom w:val="nil"/>
              <w:right w:val="nil"/>
            </w:tcBorders>
            <w:shd w:val="clear" w:color="000000" w:fill="FFFFFF"/>
            <w:vAlign w:val="center"/>
            <w:hideMark/>
          </w:tcPr>
          <w:p w14:paraId="50994D5A"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2.28E+07</w:t>
            </w:r>
          </w:p>
        </w:tc>
        <w:tc>
          <w:tcPr>
            <w:tcW w:w="1001" w:type="dxa"/>
            <w:tcBorders>
              <w:top w:val="nil"/>
              <w:left w:val="nil"/>
              <w:bottom w:val="nil"/>
              <w:right w:val="nil"/>
            </w:tcBorders>
            <w:shd w:val="clear" w:color="000000" w:fill="FFFFFF"/>
            <w:vAlign w:val="center"/>
            <w:hideMark/>
          </w:tcPr>
          <w:p w14:paraId="2439487E"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2.24E+07</w:t>
            </w:r>
          </w:p>
        </w:tc>
        <w:tc>
          <w:tcPr>
            <w:tcW w:w="951" w:type="dxa"/>
            <w:tcBorders>
              <w:top w:val="nil"/>
              <w:left w:val="nil"/>
              <w:bottom w:val="nil"/>
              <w:right w:val="nil"/>
            </w:tcBorders>
            <w:shd w:val="clear" w:color="000000" w:fill="FFFFFF"/>
            <w:vAlign w:val="center"/>
            <w:hideMark/>
          </w:tcPr>
          <w:p w14:paraId="449ED899"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2.31E+07</w:t>
            </w:r>
          </w:p>
        </w:tc>
        <w:tc>
          <w:tcPr>
            <w:tcW w:w="960" w:type="dxa"/>
            <w:tcBorders>
              <w:top w:val="nil"/>
              <w:left w:val="nil"/>
              <w:bottom w:val="nil"/>
              <w:right w:val="nil"/>
            </w:tcBorders>
            <w:shd w:val="clear" w:color="000000" w:fill="FFFFFF"/>
            <w:vAlign w:val="center"/>
            <w:hideMark/>
          </w:tcPr>
          <w:p w14:paraId="1CE842B8"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22031251</w:t>
            </w:r>
          </w:p>
        </w:tc>
      </w:tr>
      <w:tr w:rsidR="00D5546D" w:rsidRPr="00D5546D" w14:paraId="62214673" w14:textId="77777777" w:rsidTr="00D5546D">
        <w:trPr>
          <w:trHeight w:val="300"/>
        </w:trPr>
        <w:tc>
          <w:tcPr>
            <w:tcW w:w="923" w:type="dxa"/>
            <w:tcBorders>
              <w:top w:val="nil"/>
              <w:left w:val="nil"/>
              <w:bottom w:val="nil"/>
              <w:right w:val="nil"/>
            </w:tcBorders>
            <w:shd w:val="clear" w:color="000000" w:fill="F5F5F5"/>
            <w:vAlign w:val="center"/>
            <w:hideMark/>
          </w:tcPr>
          <w:p w14:paraId="60AF47DC"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48</w:t>
            </w:r>
          </w:p>
        </w:tc>
        <w:tc>
          <w:tcPr>
            <w:tcW w:w="1034" w:type="dxa"/>
            <w:tcBorders>
              <w:top w:val="nil"/>
              <w:left w:val="nil"/>
              <w:bottom w:val="nil"/>
              <w:right w:val="nil"/>
            </w:tcBorders>
            <w:shd w:val="clear" w:color="000000" w:fill="F5F5F5"/>
            <w:vAlign w:val="center"/>
            <w:hideMark/>
          </w:tcPr>
          <w:p w14:paraId="3F64A1A2"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22/09/2022</w:t>
            </w:r>
          </w:p>
        </w:tc>
        <w:tc>
          <w:tcPr>
            <w:tcW w:w="971" w:type="dxa"/>
            <w:tcBorders>
              <w:top w:val="nil"/>
              <w:left w:val="nil"/>
              <w:bottom w:val="nil"/>
              <w:right w:val="nil"/>
            </w:tcBorders>
            <w:shd w:val="clear" w:color="000000" w:fill="F5F5F5"/>
            <w:vAlign w:val="center"/>
            <w:hideMark/>
          </w:tcPr>
          <w:p w14:paraId="12998E1C"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2.28E+07</w:t>
            </w:r>
          </w:p>
        </w:tc>
        <w:tc>
          <w:tcPr>
            <w:tcW w:w="1001" w:type="dxa"/>
            <w:tcBorders>
              <w:top w:val="nil"/>
              <w:left w:val="nil"/>
              <w:bottom w:val="nil"/>
              <w:right w:val="nil"/>
            </w:tcBorders>
            <w:shd w:val="clear" w:color="000000" w:fill="F5F5F5"/>
            <w:vAlign w:val="center"/>
            <w:hideMark/>
          </w:tcPr>
          <w:p w14:paraId="27ED7BE0"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2.25E+07</w:t>
            </w:r>
          </w:p>
        </w:tc>
        <w:tc>
          <w:tcPr>
            <w:tcW w:w="951" w:type="dxa"/>
            <w:tcBorders>
              <w:top w:val="nil"/>
              <w:left w:val="nil"/>
              <w:bottom w:val="nil"/>
              <w:right w:val="nil"/>
            </w:tcBorders>
            <w:shd w:val="clear" w:color="000000" w:fill="F5F5F5"/>
            <w:vAlign w:val="center"/>
            <w:hideMark/>
          </w:tcPr>
          <w:p w14:paraId="5CB60096"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2.31E+07</w:t>
            </w:r>
          </w:p>
        </w:tc>
        <w:tc>
          <w:tcPr>
            <w:tcW w:w="960" w:type="dxa"/>
            <w:tcBorders>
              <w:top w:val="nil"/>
              <w:left w:val="nil"/>
              <w:bottom w:val="nil"/>
              <w:right w:val="nil"/>
            </w:tcBorders>
            <w:shd w:val="clear" w:color="000000" w:fill="F5F5F5"/>
            <w:vAlign w:val="center"/>
            <w:hideMark/>
          </w:tcPr>
          <w:p w14:paraId="4D416DE2"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22037990</w:t>
            </w:r>
          </w:p>
        </w:tc>
      </w:tr>
      <w:tr w:rsidR="00D5546D" w:rsidRPr="00D5546D" w14:paraId="21DA08D5" w14:textId="77777777" w:rsidTr="00D5546D">
        <w:trPr>
          <w:trHeight w:val="300"/>
        </w:trPr>
        <w:tc>
          <w:tcPr>
            <w:tcW w:w="923" w:type="dxa"/>
            <w:tcBorders>
              <w:top w:val="nil"/>
              <w:left w:val="nil"/>
              <w:bottom w:val="nil"/>
              <w:right w:val="nil"/>
            </w:tcBorders>
            <w:shd w:val="clear" w:color="000000" w:fill="FFFFFF"/>
            <w:vAlign w:val="center"/>
            <w:hideMark/>
          </w:tcPr>
          <w:p w14:paraId="31989154"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49</w:t>
            </w:r>
          </w:p>
        </w:tc>
        <w:tc>
          <w:tcPr>
            <w:tcW w:w="1034" w:type="dxa"/>
            <w:tcBorders>
              <w:top w:val="nil"/>
              <w:left w:val="nil"/>
              <w:bottom w:val="nil"/>
              <w:right w:val="nil"/>
            </w:tcBorders>
            <w:shd w:val="clear" w:color="000000" w:fill="FFFFFF"/>
            <w:vAlign w:val="center"/>
            <w:hideMark/>
          </w:tcPr>
          <w:p w14:paraId="450C1E67"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23/09/2022</w:t>
            </w:r>
          </w:p>
        </w:tc>
        <w:tc>
          <w:tcPr>
            <w:tcW w:w="971" w:type="dxa"/>
            <w:tcBorders>
              <w:top w:val="nil"/>
              <w:left w:val="nil"/>
              <w:bottom w:val="nil"/>
              <w:right w:val="nil"/>
            </w:tcBorders>
            <w:shd w:val="clear" w:color="000000" w:fill="FFFFFF"/>
            <w:vAlign w:val="center"/>
            <w:hideMark/>
          </w:tcPr>
          <w:p w14:paraId="7CF73BEB"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2.28E+07</w:t>
            </w:r>
          </w:p>
        </w:tc>
        <w:tc>
          <w:tcPr>
            <w:tcW w:w="1001" w:type="dxa"/>
            <w:tcBorders>
              <w:top w:val="nil"/>
              <w:left w:val="nil"/>
              <w:bottom w:val="nil"/>
              <w:right w:val="nil"/>
            </w:tcBorders>
            <w:shd w:val="clear" w:color="000000" w:fill="FFFFFF"/>
            <w:vAlign w:val="center"/>
            <w:hideMark/>
          </w:tcPr>
          <w:p w14:paraId="33C292CB"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2.25E+07</w:t>
            </w:r>
          </w:p>
        </w:tc>
        <w:tc>
          <w:tcPr>
            <w:tcW w:w="951" w:type="dxa"/>
            <w:tcBorders>
              <w:top w:val="nil"/>
              <w:left w:val="nil"/>
              <w:bottom w:val="nil"/>
              <w:right w:val="nil"/>
            </w:tcBorders>
            <w:shd w:val="clear" w:color="000000" w:fill="FFFFFF"/>
            <w:vAlign w:val="center"/>
            <w:hideMark/>
          </w:tcPr>
          <w:p w14:paraId="4A86494A"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2.31E+07</w:t>
            </w:r>
          </w:p>
        </w:tc>
        <w:tc>
          <w:tcPr>
            <w:tcW w:w="960" w:type="dxa"/>
            <w:tcBorders>
              <w:top w:val="nil"/>
              <w:left w:val="nil"/>
              <w:bottom w:val="nil"/>
              <w:right w:val="nil"/>
            </w:tcBorders>
            <w:shd w:val="clear" w:color="000000" w:fill="FFFFFF"/>
            <w:vAlign w:val="center"/>
            <w:hideMark/>
          </w:tcPr>
          <w:p w14:paraId="1CB68A08"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22044397</w:t>
            </w:r>
          </w:p>
        </w:tc>
      </w:tr>
      <w:tr w:rsidR="00D5546D" w:rsidRPr="00D5546D" w14:paraId="0EC728FD" w14:textId="77777777" w:rsidTr="00D5546D">
        <w:trPr>
          <w:trHeight w:val="300"/>
        </w:trPr>
        <w:tc>
          <w:tcPr>
            <w:tcW w:w="923" w:type="dxa"/>
            <w:tcBorders>
              <w:top w:val="nil"/>
              <w:left w:val="nil"/>
              <w:bottom w:val="nil"/>
              <w:right w:val="nil"/>
            </w:tcBorders>
            <w:shd w:val="clear" w:color="000000" w:fill="F5F5F5"/>
            <w:vAlign w:val="center"/>
            <w:hideMark/>
          </w:tcPr>
          <w:p w14:paraId="4491A87F"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50</w:t>
            </w:r>
          </w:p>
        </w:tc>
        <w:tc>
          <w:tcPr>
            <w:tcW w:w="1034" w:type="dxa"/>
            <w:tcBorders>
              <w:top w:val="nil"/>
              <w:left w:val="nil"/>
              <w:bottom w:val="nil"/>
              <w:right w:val="nil"/>
            </w:tcBorders>
            <w:shd w:val="clear" w:color="000000" w:fill="F5F5F5"/>
            <w:vAlign w:val="center"/>
            <w:hideMark/>
          </w:tcPr>
          <w:p w14:paraId="22F9F72A"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24/09/2022</w:t>
            </w:r>
          </w:p>
        </w:tc>
        <w:tc>
          <w:tcPr>
            <w:tcW w:w="971" w:type="dxa"/>
            <w:tcBorders>
              <w:top w:val="nil"/>
              <w:left w:val="nil"/>
              <w:bottom w:val="nil"/>
              <w:right w:val="nil"/>
            </w:tcBorders>
            <w:shd w:val="clear" w:color="000000" w:fill="F5F5F5"/>
            <w:vAlign w:val="center"/>
            <w:hideMark/>
          </w:tcPr>
          <w:p w14:paraId="6A8BD6BB"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2.28E+07</w:t>
            </w:r>
          </w:p>
        </w:tc>
        <w:tc>
          <w:tcPr>
            <w:tcW w:w="1001" w:type="dxa"/>
            <w:tcBorders>
              <w:top w:val="nil"/>
              <w:left w:val="nil"/>
              <w:bottom w:val="nil"/>
              <w:right w:val="nil"/>
            </w:tcBorders>
            <w:shd w:val="clear" w:color="000000" w:fill="F5F5F5"/>
            <w:vAlign w:val="center"/>
            <w:hideMark/>
          </w:tcPr>
          <w:p w14:paraId="11B9A0EC"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2.25E+07</w:t>
            </w:r>
          </w:p>
        </w:tc>
        <w:tc>
          <w:tcPr>
            <w:tcW w:w="951" w:type="dxa"/>
            <w:tcBorders>
              <w:top w:val="nil"/>
              <w:left w:val="nil"/>
              <w:bottom w:val="nil"/>
              <w:right w:val="nil"/>
            </w:tcBorders>
            <w:shd w:val="clear" w:color="000000" w:fill="F5F5F5"/>
            <w:vAlign w:val="center"/>
            <w:hideMark/>
          </w:tcPr>
          <w:p w14:paraId="195F412C"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2.31E+07</w:t>
            </w:r>
          </w:p>
        </w:tc>
        <w:tc>
          <w:tcPr>
            <w:tcW w:w="960" w:type="dxa"/>
            <w:tcBorders>
              <w:top w:val="nil"/>
              <w:left w:val="nil"/>
              <w:bottom w:val="nil"/>
              <w:right w:val="nil"/>
            </w:tcBorders>
            <w:shd w:val="clear" w:color="000000" w:fill="F5F5F5"/>
            <w:vAlign w:val="center"/>
            <w:hideMark/>
          </w:tcPr>
          <w:p w14:paraId="7653FABD"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22050045</w:t>
            </w:r>
          </w:p>
        </w:tc>
      </w:tr>
      <w:tr w:rsidR="00D5546D" w:rsidRPr="00D5546D" w14:paraId="71FA5DD0" w14:textId="77777777" w:rsidTr="00D5546D">
        <w:trPr>
          <w:trHeight w:val="300"/>
        </w:trPr>
        <w:tc>
          <w:tcPr>
            <w:tcW w:w="923" w:type="dxa"/>
            <w:tcBorders>
              <w:top w:val="nil"/>
              <w:left w:val="nil"/>
              <w:bottom w:val="nil"/>
              <w:right w:val="nil"/>
            </w:tcBorders>
            <w:shd w:val="clear" w:color="000000" w:fill="FFFFFF"/>
            <w:vAlign w:val="center"/>
            <w:hideMark/>
          </w:tcPr>
          <w:p w14:paraId="097C1CFF"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51</w:t>
            </w:r>
          </w:p>
        </w:tc>
        <w:tc>
          <w:tcPr>
            <w:tcW w:w="1034" w:type="dxa"/>
            <w:tcBorders>
              <w:top w:val="nil"/>
              <w:left w:val="nil"/>
              <w:bottom w:val="nil"/>
              <w:right w:val="nil"/>
            </w:tcBorders>
            <w:shd w:val="clear" w:color="000000" w:fill="FFFFFF"/>
            <w:vAlign w:val="center"/>
            <w:hideMark/>
          </w:tcPr>
          <w:p w14:paraId="7971271E"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25/09/2022</w:t>
            </w:r>
          </w:p>
        </w:tc>
        <w:tc>
          <w:tcPr>
            <w:tcW w:w="971" w:type="dxa"/>
            <w:tcBorders>
              <w:top w:val="nil"/>
              <w:left w:val="nil"/>
              <w:bottom w:val="nil"/>
              <w:right w:val="nil"/>
            </w:tcBorders>
            <w:shd w:val="clear" w:color="000000" w:fill="FFFFFF"/>
            <w:vAlign w:val="center"/>
            <w:hideMark/>
          </w:tcPr>
          <w:p w14:paraId="04F6AADB"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2.28E+07</w:t>
            </w:r>
          </w:p>
        </w:tc>
        <w:tc>
          <w:tcPr>
            <w:tcW w:w="1001" w:type="dxa"/>
            <w:tcBorders>
              <w:top w:val="nil"/>
              <w:left w:val="nil"/>
              <w:bottom w:val="nil"/>
              <w:right w:val="nil"/>
            </w:tcBorders>
            <w:shd w:val="clear" w:color="000000" w:fill="FFFFFF"/>
            <w:vAlign w:val="center"/>
            <w:hideMark/>
          </w:tcPr>
          <w:p w14:paraId="060537E7"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2.24E+07</w:t>
            </w:r>
          </w:p>
        </w:tc>
        <w:tc>
          <w:tcPr>
            <w:tcW w:w="951" w:type="dxa"/>
            <w:tcBorders>
              <w:top w:val="nil"/>
              <w:left w:val="nil"/>
              <w:bottom w:val="nil"/>
              <w:right w:val="nil"/>
            </w:tcBorders>
            <w:shd w:val="clear" w:color="000000" w:fill="FFFFFF"/>
            <w:vAlign w:val="center"/>
            <w:hideMark/>
          </w:tcPr>
          <w:p w14:paraId="113E5012"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2.31E+07</w:t>
            </w:r>
          </w:p>
        </w:tc>
        <w:tc>
          <w:tcPr>
            <w:tcW w:w="960" w:type="dxa"/>
            <w:tcBorders>
              <w:top w:val="nil"/>
              <w:left w:val="nil"/>
              <w:bottom w:val="nil"/>
              <w:right w:val="nil"/>
            </w:tcBorders>
            <w:shd w:val="clear" w:color="000000" w:fill="FFFFFF"/>
            <w:vAlign w:val="center"/>
            <w:hideMark/>
          </w:tcPr>
          <w:p w14:paraId="1E926A07"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22057218</w:t>
            </w:r>
          </w:p>
        </w:tc>
      </w:tr>
      <w:tr w:rsidR="00D5546D" w:rsidRPr="00D5546D" w14:paraId="4F2E3C61" w14:textId="77777777" w:rsidTr="00D5546D">
        <w:trPr>
          <w:trHeight w:val="300"/>
        </w:trPr>
        <w:tc>
          <w:tcPr>
            <w:tcW w:w="923" w:type="dxa"/>
            <w:tcBorders>
              <w:top w:val="nil"/>
              <w:left w:val="nil"/>
              <w:bottom w:val="nil"/>
              <w:right w:val="nil"/>
            </w:tcBorders>
            <w:shd w:val="clear" w:color="000000" w:fill="F5F5F5"/>
            <w:vAlign w:val="center"/>
            <w:hideMark/>
          </w:tcPr>
          <w:p w14:paraId="2CEDFB83"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52</w:t>
            </w:r>
          </w:p>
        </w:tc>
        <w:tc>
          <w:tcPr>
            <w:tcW w:w="1034" w:type="dxa"/>
            <w:tcBorders>
              <w:top w:val="nil"/>
              <w:left w:val="nil"/>
              <w:bottom w:val="nil"/>
              <w:right w:val="nil"/>
            </w:tcBorders>
            <w:shd w:val="clear" w:color="000000" w:fill="F5F5F5"/>
            <w:vAlign w:val="center"/>
            <w:hideMark/>
          </w:tcPr>
          <w:p w14:paraId="40D68950"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26/09/2022</w:t>
            </w:r>
          </w:p>
        </w:tc>
        <w:tc>
          <w:tcPr>
            <w:tcW w:w="971" w:type="dxa"/>
            <w:tcBorders>
              <w:top w:val="nil"/>
              <w:left w:val="nil"/>
              <w:bottom w:val="nil"/>
              <w:right w:val="nil"/>
            </w:tcBorders>
            <w:shd w:val="clear" w:color="000000" w:fill="F5F5F5"/>
            <w:vAlign w:val="center"/>
            <w:hideMark/>
          </w:tcPr>
          <w:p w14:paraId="015E88CD"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2.28E+07</w:t>
            </w:r>
          </w:p>
        </w:tc>
        <w:tc>
          <w:tcPr>
            <w:tcW w:w="1001" w:type="dxa"/>
            <w:tcBorders>
              <w:top w:val="nil"/>
              <w:left w:val="nil"/>
              <w:bottom w:val="nil"/>
              <w:right w:val="nil"/>
            </w:tcBorders>
            <w:shd w:val="clear" w:color="000000" w:fill="F5F5F5"/>
            <w:vAlign w:val="center"/>
            <w:hideMark/>
          </w:tcPr>
          <w:p w14:paraId="22B2BF92"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2.25E+07</w:t>
            </w:r>
          </w:p>
        </w:tc>
        <w:tc>
          <w:tcPr>
            <w:tcW w:w="951" w:type="dxa"/>
            <w:tcBorders>
              <w:top w:val="nil"/>
              <w:left w:val="nil"/>
              <w:bottom w:val="nil"/>
              <w:right w:val="nil"/>
            </w:tcBorders>
            <w:shd w:val="clear" w:color="000000" w:fill="F5F5F5"/>
            <w:vAlign w:val="center"/>
            <w:hideMark/>
          </w:tcPr>
          <w:p w14:paraId="3E6C0621"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2.31E+07</w:t>
            </w:r>
          </w:p>
        </w:tc>
        <w:tc>
          <w:tcPr>
            <w:tcW w:w="960" w:type="dxa"/>
            <w:tcBorders>
              <w:top w:val="nil"/>
              <w:left w:val="nil"/>
              <w:bottom w:val="nil"/>
              <w:right w:val="nil"/>
            </w:tcBorders>
            <w:shd w:val="clear" w:color="000000" w:fill="F5F5F5"/>
            <w:vAlign w:val="center"/>
            <w:hideMark/>
          </w:tcPr>
          <w:p w14:paraId="5133E6E8"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22065745</w:t>
            </w:r>
          </w:p>
        </w:tc>
      </w:tr>
      <w:tr w:rsidR="00D5546D" w:rsidRPr="00D5546D" w14:paraId="3F23D122" w14:textId="77777777" w:rsidTr="00D5546D">
        <w:trPr>
          <w:trHeight w:val="300"/>
        </w:trPr>
        <w:tc>
          <w:tcPr>
            <w:tcW w:w="923" w:type="dxa"/>
            <w:tcBorders>
              <w:top w:val="nil"/>
              <w:left w:val="nil"/>
              <w:bottom w:val="nil"/>
              <w:right w:val="nil"/>
            </w:tcBorders>
            <w:shd w:val="clear" w:color="000000" w:fill="FFFFFF"/>
            <w:vAlign w:val="center"/>
            <w:hideMark/>
          </w:tcPr>
          <w:p w14:paraId="3BCF36DF"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53</w:t>
            </w:r>
          </w:p>
        </w:tc>
        <w:tc>
          <w:tcPr>
            <w:tcW w:w="1034" w:type="dxa"/>
            <w:tcBorders>
              <w:top w:val="nil"/>
              <w:left w:val="nil"/>
              <w:bottom w:val="nil"/>
              <w:right w:val="nil"/>
            </w:tcBorders>
            <w:shd w:val="clear" w:color="000000" w:fill="FFFFFF"/>
            <w:vAlign w:val="center"/>
            <w:hideMark/>
          </w:tcPr>
          <w:p w14:paraId="1778D67E"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27/09/2022</w:t>
            </w:r>
          </w:p>
        </w:tc>
        <w:tc>
          <w:tcPr>
            <w:tcW w:w="971" w:type="dxa"/>
            <w:tcBorders>
              <w:top w:val="nil"/>
              <w:left w:val="nil"/>
              <w:bottom w:val="nil"/>
              <w:right w:val="nil"/>
            </w:tcBorders>
            <w:shd w:val="clear" w:color="000000" w:fill="FFFFFF"/>
            <w:vAlign w:val="center"/>
            <w:hideMark/>
          </w:tcPr>
          <w:p w14:paraId="11C94C36"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2.28E+07</w:t>
            </w:r>
          </w:p>
        </w:tc>
        <w:tc>
          <w:tcPr>
            <w:tcW w:w="1001" w:type="dxa"/>
            <w:tcBorders>
              <w:top w:val="nil"/>
              <w:left w:val="nil"/>
              <w:bottom w:val="nil"/>
              <w:right w:val="nil"/>
            </w:tcBorders>
            <w:shd w:val="clear" w:color="000000" w:fill="FFFFFF"/>
            <w:vAlign w:val="center"/>
            <w:hideMark/>
          </w:tcPr>
          <w:p w14:paraId="727D5C13"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2.25E+07</w:t>
            </w:r>
          </w:p>
        </w:tc>
        <w:tc>
          <w:tcPr>
            <w:tcW w:w="951" w:type="dxa"/>
            <w:tcBorders>
              <w:top w:val="nil"/>
              <w:left w:val="nil"/>
              <w:bottom w:val="nil"/>
              <w:right w:val="nil"/>
            </w:tcBorders>
            <w:shd w:val="clear" w:color="000000" w:fill="FFFFFF"/>
            <w:vAlign w:val="center"/>
            <w:hideMark/>
          </w:tcPr>
          <w:p w14:paraId="4E424867"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2.31E+07</w:t>
            </w:r>
          </w:p>
        </w:tc>
        <w:tc>
          <w:tcPr>
            <w:tcW w:w="960" w:type="dxa"/>
            <w:tcBorders>
              <w:top w:val="nil"/>
              <w:left w:val="nil"/>
              <w:bottom w:val="nil"/>
              <w:right w:val="nil"/>
            </w:tcBorders>
            <w:shd w:val="clear" w:color="000000" w:fill="FFFFFF"/>
            <w:vAlign w:val="center"/>
            <w:hideMark/>
          </w:tcPr>
          <w:p w14:paraId="5FE068DD"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22073886</w:t>
            </w:r>
          </w:p>
        </w:tc>
      </w:tr>
      <w:tr w:rsidR="00D5546D" w:rsidRPr="00D5546D" w14:paraId="4F0F2593" w14:textId="77777777" w:rsidTr="00D5546D">
        <w:trPr>
          <w:trHeight w:val="300"/>
        </w:trPr>
        <w:tc>
          <w:tcPr>
            <w:tcW w:w="923" w:type="dxa"/>
            <w:tcBorders>
              <w:top w:val="nil"/>
              <w:left w:val="nil"/>
              <w:bottom w:val="nil"/>
              <w:right w:val="nil"/>
            </w:tcBorders>
            <w:shd w:val="clear" w:color="000000" w:fill="F5F5F5"/>
            <w:vAlign w:val="center"/>
            <w:hideMark/>
          </w:tcPr>
          <w:p w14:paraId="5C1ADFF0"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54</w:t>
            </w:r>
          </w:p>
        </w:tc>
        <w:tc>
          <w:tcPr>
            <w:tcW w:w="1034" w:type="dxa"/>
            <w:tcBorders>
              <w:top w:val="nil"/>
              <w:left w:val="nil"/>
              <w:bottom w:val="nil"/>
              <w:right w:val="nil"/>
            </w:tcBorders>
            <w:shd w:val="clear" w:color="000000" w:fill="F5F5F5"/>
            <w:vAlign w:val="center"/>
            <w:hideMark/>
          </w:tcPr>
          <w:p w14:paraId="0E0DEB2F"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28/09/2022</w:t>
            </w:r>
          </w:p>
        </w:tc>
        <w:tc>
          <w:tcPr>
            <w:tcW w:w="971" w:type="dxa"/>
            <w:tcBorders>
              <w:top w:val="nil"/>
              <w:left w:val="nil"/>
              <w:bottom w:val="nil"/>
              <w:right w:val="nil"/>
            </w:tcBorders>
            <w:shd w:val="clear" w:color="000000" w:fill="F5F5F5"/>
            <w:vAlign w:val="center"/>
            <w:hideMark/>
          </w:tcPr>
          <w:p w14:paraId="47041A41"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2.28E+07</w:t>
            </w:r>
          </w:p>
        </w:tc>
        <w:tc>
          <w:tcPr>
            <w:tcW w:w="1001" w:type="dxa"/>
            <w:tcBorders>
              <w:top w:val="nil"/>
              <w:left w:val="nil"/>
              <w:bottom w:val="nil"/>
              <w:right w:val="nil"/>
            </w:tcBorders>
            <w:shd w:val="clear" w:color="000000" w:fill="F5F5F5"/>
            <w:vAlign w:val="center"/>
            <w:hideMark/>
          </w:tcPr>
          <w:p w14:paraId="03700197"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2.25E+07</w:t>
            </w:r>
          </w:p>
        </w:tc>
        <w:tc>
          <w:tcPr>
            <w:tcW w:w="951" w:type="dxa"/>
            <w:tcBorders>
              <w:top w:val="nil"/>
              <w:left w:val="nil"/>
              <w:bottom w:val="nil"/>
              <w:right w:val="nil"/>
            </w:tcBorders>
            <w:shd w:val="clear" w:color="000000" w:fill="F5F5F5"/>
            <w:vAlign w:val="center"/>
            <w:hideMark/>
          </w:tcPr>
          <w:p w14:paraId="7AF9A663"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2.31E+07</w:t>
            </w:r>
          </w:p>
        </w:tc>
        <w:tc>
          <w:tcPr>
            <w:tcW w:w="960" w:type="dxa"/>
            <w:tcBorders>
              <w:top w:val="nil"/>
              <w:left w:val="nil"/>
              <w:bottom w:val="nil"/>
              <w:right w:val="nil"/>
            </w:tcBorders>
            <w:shd w:val="clear" w:color="000000" w:fill="F5F5F5"/>
            <w:vAlign w:val="center"/>
            <w:hideMark/>
          </w:tcPr>
          <w:p w14:paraId="56712E6E"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22082183</w:t>
            </w:r>
          </w:p>
        </w:tc>
      </w:tr>
      <w:tr w:rsidR="00D5546D" w:rsidRPr="00D5546D" w14:paraId="51D1C234" w14:textId="77777777" w:rsidTr="00D5546D">
        <w:trPr>
          <w:trHeight w:val="300"/>
        </w:trPr>
        <w:tc>
          <w:tcPr>
            <w:tcW w:w="923" w:type="dxa"/>
            <w:tcBorders>
              <w:top w:val="nil"/>
              <w:left w:val="nil"/>
              <w:bottom w:val="nil"/>
              <w:right w:val="nil"/>
            </w:tcBorders>
            <w:shd w:val="clear" w:color="000000" w:fill="FFFFFF"/>
            <w:vAlign w:val="center"/>
            <w:hideMark/>
          </w:tcPr>
          <w:p w14:paraId="13215CA9"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55</w:t>
            </w:r>
          </w:p>
        </w:tc>
        <w:tc>
          <w:tcPr>
            <w:tcW w:w="1034" w:type="dxa"/>
            <w:tcBorders>
              <w:top w:val="nil"/>
              <w:left w:val="nil"/>
              <w:bottom w:val="nil"/>
              <w:right w:val="nil"/>
            </w:tcBorders>
            <w:shd w:val="clear" w:color="000000" w:fill="FFFFFF"/>
            <w:vAlign w:val="center"/>
            <w:hideMark/>
          </w:tcPr>
          <w:p w14:paraId="01EC7439"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29/09/2022</w:t>
            </w:r>
          </w:p>
        </w:tc>
        <w:tc>
          <w:tcPr>
            <w:tcW w:w="971" w:type="dxa"/>
            <w:tcBorders>
              <w:top w:val="nil"/>
              <w:left w:val="nil"/>
              <w:bottom w:val="nil"/>
              <w:right w:val="nil"/>
            </w:tcBorders>
            <w:shd w:val="clear" w:color="000000" w:fill="FFFFFF"/>
            <w:vAlign w:val="center"/>
            <w:hideMark/>
          </w:tcPr>
          <w:p w14:paraId="6733645B"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2.28E+07</w:t>
            </w:r>
          </w:p>
        </w:tc>
        <w:tc>
          <w:tcPr>
            <w:tcW w:w="1001" w:type="dxa"/>
            <w:tcBorders>
              <w:top w:val="nil"/>
              <w:left w:val="nil"/>
              <w:bottom w:val="nil"/>
              <w:right w:val="nil"/>
            </w:tcBorders>
            <w:shd w:val="clear" w:color="000000" w:fill="FFFFFF"/>
            <w:vAlign w:val="center"/>
            <w:hideMark/>
          </w:tcPr>
          <w:p w14:paraId="399DD300"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2.24E+07</w:t>
            </w:r>
          </w:p>
        </w:tc>
        <w:tc>
          <w:tcPr>
            <w:tcW w:w="951" w:type="dxa"/>
            <w:tcBorders>
              <w:top w:val="nil"/>
              <w:left w:val="nil"/>
              <w:bottom w:val="nil"/>
              <w:right w:val="nil"/>
            </w:tcBorders>
            <w:shd w:val="clear" w:color="000000" w:fill="FFFFFF"/>
            <w:vAlign w:val="center"/>
            <w:hideMark/>
          </w:tcPr>
          <w:p w14:paraId="76B46C9B"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2.31E+07</w:t>
            </w:r>
          </w:p>
        </w:tc>
        <w:tc>
          <w:tcPr>
            <w:tcW w:w="960" w:type="dxa"/>
            <w:tcBorders>
              <w:top w:val="nil"/>
              <w:left w:val="nil"/>
              <w:bottom w:val="nil"/>
              <w:right w:val="nil"/>
            </w:tcBorders>
            <w:shd w:val="clear" w:color="000000" w:fill="FFFFFF"/>
            <w:vAlign w:val="center"/>
            <w:hideMark/>
          </w:tcPr>
          <w:p w14:paraId="02B76CB3"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22089983</w:t>
            </w:r>
          </w:p>
        </w:tc>
      </w:tr>
      <w:tr w:rsidR="00D5546D" w:rsidRPr="00D5546D" w14:paraId="5B0E7992" w14:textId="77777777" w:rsidTr="00D5546D">
        <w:trPr>
          <w:trHeight w:val="300"/>
        </w:trPr>
        <w:tc>
          <w:tcPr>
            <w:tcW w:w="923" w:type="dxa"/>
            <w:tcBorders>
              <w:top w:val="nil"/>
              <w:left w:val="nil"/>
              <w:bottom w:val="nil"/>
              <w:right w:val="nil"/>
            </w:tcBorders>
            <w:shd w:val="clear" w:color="000000" w:fill="F5F5F5"/>
            <w:vAlign w:val="center"/>
            <w:hideMark/>
          </w:tcPr>
          <w:p w14:paraId="7714210D"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56</w:t>
            </w:r>
          </w:p>
        </w:tc>
        <w:tc>
          <w:tcPr>
            <w:tcW w:w="1034" w:type="dxa"/>
            <w:tcBorders>
              <w:top w:val="nil"/>
              <w:left w:val="nil"/>
              <w:bottom w:val="nil"/>
              <w:right w:val="nil"/>
            </w:tcBorders>
            <w:shd w:val="clear" w:color="000000" w:fill="F5F5F5"/>
            <w:vAlign w:val="center"/>
            <w:hideMark/>
          </w:tcPr>
          <w:p w14:paraId="5A44F099"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30/09/2022</w:t>
            </w:r>
          </w:p>
        </w:tc>
        <w:tc>
          <w:tcPr>
            <w:tcW w:w="971" w:type="dxa"/>
            <w:tcBorders>
              <w:top w:val="nil"/>
              <w:left w:val="nil"/>
              <w:bottom w:val="nil"/>
              <w:right w:val="nil"/>
            </w:tcBorders>
            <w:shd w:val="clear" w:color="000000" w:fill="F5F5F5"/>
            <w:vAlign w:val="center"/>
            <w:hideMark/>
          </w:tcPr>
          <w:p w14:paraId="21CF079C"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2.28E+07</w:t>
            </w:r>
          </w:p>
        </w:tc>
        <w:tc>
          <w:tcPr>
            <w:tcW w:w="1001" w:type="dxa"/>
            <w:tcBorders>
              <w:top w:val="nil"/>
              <w:left w:val="nil"/>
              <w:bottom w:val="nil"/>
              <w:right w:val="nil"/>
            </w:tcBorders>
            <w:shd w:val="clear" w:color="000000" w:fill="F5F5F5"/>
            <w:vAlign w:val="center"/>
            <w:hideMark/>
          </w:tcPr>
          <w:p w14:paraId="1E639FF9"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2.24E+07</w:t>
            </w:r>
          </w:p>
        </w:tc>
        <w:tc>
          <w:tcPr>
            <w:tcW w:w="951" w:type="dxa"/>
            <w:tcBorders>
              <w:top w:val="nil"/>
              <w:left w:val="nil"/>
              <w:bottom w:val="nil"/>
              <w:right w:val="nil"/>
            </w:tcBorders>
            <w:shd w:val="clear" w:color="000000" w:fill="F5F5F5"/>
            <w:vAlign w:val="center"/>
            <w:hideMark/>
          </w:tcPr>
          <w:p w14:paraId="6EFCE50D"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2.31E+07</w:t>
            </w:r>
          </w:p>
        </w:tc>
        <w:tc>
          <w:tcPr>
            <w:tcW w:w="960" w:type="dxa"/>
            <w:tcBorders>
              <w:top w:val="nil"/>
              <w:left w:val="nil"/>
              <w:bottom w:val="nil"/>
              <w:right w:val="nil"/>
            </w:tcBorders>
            <w:shd w:val="clear" w:color="000000" w:fill="F5F5F5"/>
            <w:vAlign w:val="center"/>
            <w:hideMark/>
          </w:tcPr>
          <w:p w14:paraId="76EC1C81"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22097487</w:t>
            </w:r>
          </w:p>
        </w:tc>
      </w:tr>
      <w:tr w:rsidR="00D5546D" w:rsidRPr="00D5546D" w14:paraId="366D1684" w14:textId="77777777" w:rsidTr="00D5546D">
        <w:trPr>
          <w:trHeight w:val="300"/>
        </w:trPr>
        <w:tc>
          <w:tcPr>
            <w:tcW w:w="923" w:type="dxa"/>
            <w:tcBorders>
              <w:top w:val="nil"/>
              <w:left w:val="nil"/>
              <w:bottom w:val="nil"/>
              <w:right w:val="nil"/>
            </w:tcBorders>
            <w:shd w:val="clear" w:color="000000" w:fill="FFFFFF"/>
            <w:vAlign w:val="center"/>
            <w:hideMark/>
          </w:tcPr>
          <w:p w14:paraId="555AC7DB"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57</w:t>
            </w:r>
          </w:p>
        </w:tc>
        <w:tc>
          <w:tcPr>
            <w:tcW w:w="1034" w:type="dxa"/>
            <w:tcBorders>
              <w:top w:val="nil"/>
              <w:left w:val="nil"/>
              <w:bottom w:val="nil"/>
              <w:right w:val="nil"/>
            </w:tcBorders>
            <w:shd w:val="clear" w:color="000000" w:fill="FFFFFF"/>
            <w:vAlign w:val="center"/>
            <w:hideMark/>
          </w:tcPr>
          <w:p w14:paraId="16B1F307"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01/10/2022</w:t>
            </w:r>
          </w:p>
        </w:tc>
        <w:tc>
          <w:tcPr>
            <w:tcW w:w="971" w:type="dxa"/>
            <w:tcBorders>
              <w:top w:val="nil"/>
              <w:left w:val="nil"/>
              <w:bottom w:val="nil"/>
              <w:right w:val="nil"/>
            </w:tcBorders>
            <w:shd w:val="clear" w:color="000000" w:fill="FFFFFF"/>
            <w:vAlign w:val="center"/>
            <w:hideMark/>
          </w:tcPr>
          <w:p w14:paraId="43C51E8C"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2.28E+07</w:t>
            </w:r>
          </w:p>
        </w:tc>
        <w:tc>
          <w:tcPr>
            <w:tcW w:w="1001" w:type="dxa"/>
            <w:tcBorders>
              <w:top w:val="nil"/>
              <w:left w:val="nil"/>
              <w:bottom w:val="nil"/>
              <w:right w:val="nil"/>
            </w:tcBorders>
            <w:shd w:val="clear" w:color="000000" w:fill="FFFFFF"/>
            <w:vAlign w:val="center"/>
            <w:hideMark/>
          </w:tcPr>
          <w:p w14:paraId="7C31B3E0"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2.24E+07</w:t>
            </w:r>
          </w:p>
        </w:tc>
        <w:tc>
          <w:tcPr>
            <w:tcW w:w="951" w:type="dxa"/>
            <w:tcBorders>
              <w:top w:val="nil"/>
              <w:left w:val="nil"/>
              <w:bottom w:val="nil"/>
              <w:right w:val="nil"/>
            </w:tcBorders>
            <w:shd w:val="clear" w:color="000000" w:fill="FFFFFF"/>
            <w:vAlign w:val="center"/>
            <w:hideMark/>
          </w:tcPr>
          <w:p w14:paraId="19CEA278"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2.31E+07</w:t>
            </w:r>
          </w:p>
        </w:tc>
        <w:tc>
          <w:tcPr>
            <w:tcW w:w="960" w:type="dxa"/>
            <w:tcBorders>
              <w:top w:val="nil"/>
              <w:left w:val="nil"/>
              <w:bottom w:val="nil"/>
              <w:right w:val="nil"/>
            </w:tcBorders>
            <w:shd w:val="clear" w:color="000000" w:fill="FFFFFF"/>
            <w:vAlign w:val="center"/>
            <w:hideMark/>
          </w:tcPr>
          <w:p w14:paraId="273BA671"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22104476</w:t>
            </w:r>
          </w:p>
        </w:tc>
      </w:tr>
      <w:tr w:rsidR="00D5546D" w:rsidRPr="00D5546D" w14:paraId="7CF16528" w14:textId="77777777" w:rsidTr="00D5546D">
        <w:trPr>
          <w:trHeight w:val="300"/>
        </w:trPr>
        <w:tc>
          <w:tcPr>
            <w:tcW w:w="923" w:type="dxa"/>
            <w:tcBorders>
              <w:top w:val="nil"/>
              <w:left w:val="nil"/>
              <w:bottom w:val="nil"/>
              <w:right w:val="nil"/>
            </w:tcBorders>
            <w:shd w:val="clear" w:color="000000" w:fill="F5F5F5"/>
            <w:vAlign w:val="center"/>
            <w:hideMark/>
          </w:tcPr>
          <w:p w14:paraId="12059B26"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58</w:t>
            </w:r>
          </w:p>
        </w:tc>
        <w:tc>
          <w:tcPr>
            <w:tcW w:w="1034" w:type="dxa"/>
            <w:tcBorders>
              <w:top w:val="nil"/>
              <w:left w:val="nil"/>
              <w:bottom w:val="nil"/>
              <w:right w:val="nil"/>
            </w:tcBorders>
            <w:shd w:val="clear" w:color="000000" w:fill="F5F5F5"/>
            <w:vAlign w:val="center"/>
            <w:hideMark/>
          </w:tcPr>
          <w:p w14:paraId="7C1DC86F"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02/10/2022</w:t>
            </w:r>
          </w:p>
        </w:tc>
        <w:tc>
          <w:tcPr>
            <w:tcW w:w="971" w:type="dxa"/>
            <w:tcBorders>
              <w:top w:val="nil"/>
              <w:left w:val="nil"/>
              <w:bottom w:val="nil"/>
              <w:right w:val="nil"/>
            </w:tcBorders>
            <w:shd w:val="clear" w:color="000000" w:fill="F5F5F5"/>
            <w:vAlign w:val="center"/>
            <w:hideMark/>
          </w:tcPr>
          <w:p w14:paraId="1D9F3D0B"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2.27E+07</w:t>
            </w:r>
          </w:p>
        </w:tc>
        <w:tc>
          <w:tcPr>
            <w:tcW w:w="1001" w:type="dxa"/>
            <w:tcBorders>
              <w:top w:val="nil"/>
              <w:left w:val="nil"/>
              <w:bottom w:val="nil"/>
              <w:right w:val="nil"/>
            </w:tcBorders>
            <w:shd w:val="clear" w:color="000000" w:fill="F5F5F5"/>
            <w:vAlign w:val="center"/>
            <w:hideMark/>
          </w:tcPr>
          <w:p w14:paraId="00F58613"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2.24E+07</w:t>
            </w:r>
          </w:p>
        </w:tc>
        <w:tc>
          <w:tcPr>
            <w:tcW w:w="951" w:type="dxa"/>
            <w:tcBorders>
              <w:top w:val="nil"/>
              <w:left w:val="nil"/>
              <w:bottom w:val="nil"/>
              <w:right w:val="nil"/>
            </w:tcBorders>
            <w:shd w:val="clear" w:color="000000" w:fill="F5F5F5"/>
            <w:vAlign w:val="center"/>
            <w:hideMark/>
          </w:tcPr>
          <w:p w14:paraId="6625276B"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2.31E+07</w:t>
            </w:r>
          </w:p>
        </w:tc>
        <w:tc>
          <w:tcPr>
            <w:tcW w:w="960" w:type="dxa"/>
            <w:tcBorders>
              <w:top w:val="nil"/>
              <w:left w:val="nil"/>
              <w:bottom w:val="nil"/>
              <w:right w:val="nil"/>
            </w:tcBorders>
            <w:shd w:val="clear" w:color="000000" w:fill="F5F5F5"/>
            <w:vAlign w:val="center"/>
            <w:hideMark/>
          </w:tcPr>
          <w:p w14:paraId="3A662DA2"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22113584</w:t>
            </w:r>
          </w:p>
        </w:tc>
      </w:tr>
      <w:tr w:rsidR="00D5546D" w:rsidRPr="00D5546D" w14:paraId="6DE4BD4A" w14:textId="77777777" w:rsidTr="00D5546D">
        <w:trPr>
          <w:trHeight w:val="300"/>
        </w:trPr>
        <w:tc>
          <w:tcPr>
            <w:tcW w:w="923" w:type="dxa"/>
            <w:tcBorders>
              <w:top w:val="nil"/>
              <w:left w:val="nil"/>
              <w:bottom w:val="nil"/>
              <w:right w:val="nil"/>
            </w:tcBorders>
            <w:shd w:val="clear" w:color="000000" w:fill="FFFFFF"/>
            <w:vAlign w:val="center"/>
            <w:hideMark/>
          </w:tcPr>
          <w:p w14:paraId="53C2B068"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59</w:t>
            </w:r>
          </w:p>
        </w:tc>
        <w:tc>
          <w:tcPr>
            <w:tcW w:w="1034" w:type="dxa"/>
            <w:tcBorders>
              <w:top w:val="nil"/>
              <w:left w:val="nil"/>
              <w:bottom w:val="nil"/>
              <w:right w:val="nil"/>
            </w:tcBorders>
            <w:shd w:val="clear" w:color="000000" w:fill="FFFFFF"/>
            <w:vAlign w:val="center"/>
            <w:hideMark/>
          </w:tcPr>
          <w:p w14:paraId="6EF66FCD"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03/10/2022</w:t>
            </w:r>
          </w:p>
        </w:tc>
        <w:tc>
          <w:tcPr>
            <w:tcW w:w="971" w:type="dxa"/>
            <w:tcBorders>
              <w:top w:val="nil"/>
              <w:left w:val="nil"/>
              <w:bottom w:val="nil"/>
              <w:right w:val="nil"/>
            </w:tcBorders>
            <w:shd w:val="clear" w:color="000000" w:fill="FFFFFF"/>
            <w:vAlign w:val="center"/>
            <w:hideMark/>
          </w:tcPr>
          <w:p w14:paraId="7F2C0C7F"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2.27E+07</w:t>
            </w:r>
          </w:p>
        </w:tc>
        <w:tc>
          <w:tcPr>
            <w:tcW w:w="1001" w:type="dxa"/>
            <w:tcBorders>
              <w:top w:val="nil"/>
              <w:left w:val="nil"/>
              <w:bottom w:val="nil"/>
              <w:right w:val="nil"/>
            </w:tcBorders>
            <w:shd w:val="clear" w:color="000000" w:fill="FFFFFF"/>
            <w:vAlign w:val="center"/>
            <w:hideMark/>
          </w:tcPr>
          <w:p w14:paraId="57E85C3F"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2.24E+07</w:t>
            </w:r>
          </w:p>
        </w:tc>
        <w:tc>
          <w:tcPr>
            <w:tcW w:w="951" w:type="dxa"/>
            <w:tcBorders>
              <w:top w:val="nil"/>
              <w:left w:val="nil"/>
              <w:bottom w:val="nil"/>
              <w:right w:val="nil"/>
            </w:tcBorders>
            <w:shd w:val="clear" w:color="000000" w:fill="FFFFFF"/>
            <w:vAlign w:val="center"/>
            <w:hideMark/>
          </w:tcPr>
          <w:p w14:paraId="0827BD53"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2.31E+07</w:t>
            </w:r>
          </w:p>
        </w:tc>
        <w:tc>
          <w:tcPr>
            <w:tcW w:w="960" w:type="dxa"/>
            <w:tcBorders>
              <w:top w:val="nil"/>
              <w:left w:val="nil"/>
              <w:bottom w:val="nil"/>
              <w:right w:val="nil"/>
            </w:tcBorders>
            <w:shd w:val="clear" w:color="000000" w:fill="FFFFFF"/>
            <w:vAlign w:val="center"/>
            <w:hideMark/>
          </w:tcPr>
          <w:p w14:paraId="7796C3DC"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22125130</w:t>
            </w:r>
          </w:p>
        </w:tc>
      </w:tr>
      <w:tr w:rsidR="00D5546D" w:rsidRPr="00D5546D" w14:paraId="2B2921C4" w14:textId="77777777" w:rsidTr="00D5546D">
        <w:trPr>
          <w:trHeight w:val="300"/>
        </w:trPr>
        <w:tc>
          <w:tcPr>
            <w:tcW w:w="923" w:type="dxa"/>
            <w:tcBorders>
              <w:top w:val="nil"/>
              <w:left w:val="nil"/>
              <w:bottom w:val="nil"/>
              <w:right w:val="nil"/>
            </w:tcBorders>
            <w:shd w:val="clear" w:color="000000" w:fill="F5F5F5"/>
            <w:vAlign w:val="center"/>
            <w:hideMark/>
          </w:tcPr>
          <w:p w14:paraId="7B3EAF26"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60</w:t>
            </w:r>
          </w:p>
        </w:tc>
        <w:tc>
          <w:tcPr>
            <w:tcW w:w="1034" w:type="dxa"/>
            <w:tcBorders>
              <w:top w:val="nil"/>
              <w:left w:val="nil"/>
              <w:bottom w:val="nil"/>
              <w:right w:val="nil"/>
            </w:tcBorders>
            <w:shd w:val="clear" w:color="000000" w:fill="F5F5F5"/>
            <w:vAlign w:val="center"/>
            <w:hideMark/>
          </w:tcPr>
          <w:p w14:paraId="2ED23AF8"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14/10/2022</w:t>
            </w:r>
          </w:p>
        </w:tc>
        <w:tc>
          <w:tcPr>
            <w:tcW w:w="971" w:type="dxa"/>
            <w:tcBorders>
              <w:top w:val="nil"/>
              <w:left w:val="nil"/>
              <w:bottom w:val="nil"/>
              <w:right w:val="nil"/>
            </w:tcBorders>
            <w:shd w:val="clear" w:color="000000" w:fill="F5F5F5"/>
            <w:vAlign w:val="center"/>
            <w:hideMark/>
          </w:tcPr>
          <w:p w14:paraId="522D00CD"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2.23E+07</w:t>
            </w:r>
          </w:p>
        </w:tc>
        <w:tc>
          <w:tcPr>
            <w:tcW w:w="1001" w:type="dxa"/>
            <w:tcBorders>
              <w:top w:val="nil"/>
              <w:left w:val="nil"/>
              <w:bottom w:val="nil"/>
              <w:right w:val="nil"/>
            </w:tcBorders>
            <w:shd w:val="clear" w:color="000000" w:fill="F5F5F5"/>
            <w:vAlign w:val="center"/>
            <w:hideMark/>
          </w:tcPr>
          <w:p w14:paraId="2384A7F8"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2.21E+07</w:t>
            </w:r>
          </w:p>
        </w:tc>
        <w:tc>
          <w:tcPr>
            <w:tcW w:w="951" w:type="dxa"/>
            <w:tcBorders>
              <w:top w:val="nil"/>
              <w:left w:val="nil"/>
              <w:bottom w:val="nil"/>
              <w:right w:val="nil"/>
            </w:tcBorders>
            <w:shd w:val="clear" w:color="000000" w:fill="F5F5F5"/>
            <w:vAlign w:val="center"/>
            <w:hideMark/>
          </w:tcPr>
          <w:p w14:paraId="332C935C"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2.25E+07</w:t>
            </w:r>
          </w:p>
        </w:tc>
        <w:tc>
          <w:tcPr>
            <w:tcW w:w="960" w:type="dxa"/>
            <w:tcBorders>
              <w:top w:val="nil"/>
              <w:left w:val="nil"/>
              <w:bottom w:val="nil"/>
              <w:right w:val="nil"/>
            </w:tcBorders>
            <w:shd w:val="clear" w:color="000000" w:fill="F5F5F5"/>
            <w:vAlign w:val="center"/>
            <w:hideMark/>
          </w:tcPr>
          <w:p w14:paraId="501E0816"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22223867</w:t>
            </w:r>
          </w:p>
        </w:tc>
      </w:tr>
      <w:tr w:rsidR="00D5546D" w:rsidRPr="00D5546D" w14:paraId="155CB86D" w14:textId="77777777" w:rsidTr="00D5546D">
        <w:trPr>
          <w:trHeight w:val="300"/>
        </w:trPr>
        <w:tc>
          <w:tcPr>
            <w:tcW w:w="923" w:type="dxa"/>
            <w:tcBorders>
              <w:top w:val="nil"/>
              <w:left w:val="nil"/>
              <w:bottom w:val="nil"/>
              <w:right w:val="nil"/>
            </w:tcBorders>
            <w:shd w:val="clear" w:color="000000" w:fill="FFFFFF"/>
            <w:vAlign w:val="center"/>
            <w:hideMark/>
          </w:tcPr>
          <w:p w14:paraId="640113A6"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61</w:t>
            </w:r>
          </w:p>
        </w:tc>
        <w:tc>
          <w:tcPr>
            <w:tcW w:w="1034" w:type="dxa"/>
            <w:tcBorders>
              <w:top w:val="nil"/>
              <w:left w:val="nil"/>
              <w:bottom w:val="nil"/>
              <w:right w:val="nil"/>
            </w:tcBorders>
            <w:shd w:val="clear" w:color="000000" w:fill="FFFFFF"/>
            <w:vAlign w:val="center"/>
            <w:hideMark/>
          </w:tcPr>
          <w:p w14:paraId="185BB108"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15/10/2022</w:t>
            </w:r>
          </w:p>
        </w:tc>
        <w:tc>
          <w:tcPr>
            <w:tcW w:w="971" w:type="dxa"/>
            <w:tcBorders>
              <w:top w:val="nil"/>
              <w:left w:val="nil"/>
              <w:bottom w:val="nil"/>
              <w:right w:val="nil"/>
            </w:tcBorders>
            <w:shd w:val="clear" w:color="000000" w:fill="FFFFFF"/>
            <w:vAlign w:val="center"/>
            <w:hideMark/>
          </w:tcPr>
          <w:p w14:paraId="10A33EB3"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2.23E+07</w:t>
            </w:r>
          </w:p>
        </w:tc>
        <w:tc>
          <w:tcPr>
            <w:tcW w:w="1001" w:type="dxa"/>
            <w:tcBorders>
              <w:top w:val="nil"/>
              <w:left w:val="nil"/>
              <w:bottom w:val="nil"/>
              <w:right w:val="nil"/>
            </w:tcBorders>
            <w:shd w:val="clear" w:color="000000" w:fill="FFFFFF"/>
            <w:vAlign w:val="center"/>
            <w:hideMark/>
          </w:tcPr>
          <w:p w14:paraId="61A914BE"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2.21E+07</w:t>
            </w:r>
          </w:p>
        </w:tc>
        <w:tc>
          <w:tcPr>
            <w:tcW w:w="951" w:type="dxa"/>
            <w:tcBorders>
              <w:top w:val="nil"/>
              <w:left w:val="nil"/>
              <w:bottom w:val="nil"/>
              <w:right w:val="nil"/>
            </w:tcBorders>
            <w:shd w:val="clear" w:color="000000" w:fill="FFFFFF"/>
            <w:vAlign w:val="center"/>
            <w:hideMark/>
          </w:tcPr>
          <w:p w14:paraId="2E8DB450"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2.25E+07</w:t>
            </w:r>
          </w:p>
        </w:tc>
        <w:tc>
          <w:tcPr>
            <w:tcW w:w="960" w:type="dxa"/>
            <w:tcBorders>
              <w:top w:val="nil"/>
              <w:left w:val="nil"/>
              <w:bottom w:val="nil"/>
              <w:right w:val="nil"/>
            </w:tcBorders>
            <w:shd w:val="clear" w:color="000000" w:fill="FFFFFF"/>
            <w:vAlign w:val="center"/>
            <w:hideMark/>
          </w:tcPr>
          <w:p w14:paraId="0D4B1B23"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22230211</w:t>
            </w:r>
          </w:p>
        </w:tc>
      </w:tr>
      <w:tr w:rsidR="00D5546D" w:rsidRPr="00D5546D" w14:paraId="5D801D6C" w14:textId="77777777" w:rsidTr="00D5546D">
        <w:trPr>
          <w:trHeight w:val="300"/>
        </w:trPr>
        <w:tc>
          <w:tcPr>
            <w:tcW w:w="923" w:type="dxa"/>
            <w:tcBorders>
              <w:top w:val="nil"/>
              <w:left w:val="nil"/>
              <w:bottom w:val="nil"/>
              <w:right w:val="nil"/>
            </w:tcBorders>
            <w:shd w:val="clear" w:color="000000" w:fill="F5F5F5"/>
            <w:vAlign w:val="center"/>
            <w:hideMark/>
          </w:tcPr>
          <w:p w14:paraId="211BF59B"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62</w:t>
            </w:r>
          </w:p>
        </w:tc>
        <w:tc>
          <w:tcPr>
            <w:tcW w:w="1034" w:type="dxa"/>
            <w:tcBorders>
              <w:top w:val="nil"/>
              <w:left w:val="nil"/>
              <w:bottom w:val="nil"/>
              <w:right w:val="nil"/>
            </w:tcBorders>
            <w:shd w:val="clear" w:color="000000" w:fill="F5F5F5"/>
            <w:vAlign w:val="center"/>
            <w:hideMark/>
          </w:tcPr>
          <w:p w14:paraId="48AA0424"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16/10/2022</w:t>
            </w:r>
          </w:p>
        </w:tc>
        <w:tc>
          <w:tcPr>
            <w:tcW w:w="971" w:type="dxa"/>
            <w:tcBorders>
              <w:top w:val="nil"/>
              <w:left w:val="nil"/>
              <w:bottom w:val="nil"/>
              <w:right w:val="nil"/>
            </w:tcBorders>
            <w:shd w:val="clear" w:color="000000" w:fill="F5F5F5"/>
            <w:vAlign w:val="center"/>
            <w:hideMark/>
          </w:tcPr>
          <w:p w14:paraId="3D6DA1D5"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2.23E+07</w:t>
            </w:r>
          </w:p>
        </w:tc>
        <w:tc>
          <w:tcPr>
            <w:tcW w:w="1001" w:type="dxa"/>
            <w:tcBorders>
              <w:top w:val="nil"/>
              <w:left w:val="nil"/>
              <w:bottom w:val="nil"/>
              <w:right w:val="nil"/>
            </w:tcBorders>
            <w:shd w:val="clear" w:color="000000" w:fill="F5F5F5"/>
            <w:vAlign w:val="center"/>
            <w:hideMark/>
          </w:tcPr>
          <w:p w14:paraId="31E65088"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2.21E+07</w:t>
            </w:r>
          </w:p>
        </w:tc>
        <w:tc>
          <w:tcPr>
            <w:tcW w:w="951" w:type="dxa"/>
            <w:tcBorders>
              <w:top w:val="nil"/>
              <w:left w:val="nil"/>
              <w:bottom w:val="nil"/>
              <w:right w:val="nil"/>
            </w:tcBorders>
            <w:shd w:val="clear" w:color="000000" w:fill="F5F5F5"/>
            <w:vAlign w:val="center"/>
            <w:hideMark/>
          </w:tcPr>
          <w:p w14:paraId="6BAC3750"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2.25E+07</w:t>
            </w:r>
          </w:p>
        </w:tc>
        <w:tc>
          <w:tcPr>
            <w:tcW w:w="960" w:type="dxa"/>
            <w:tcBorders>
              <w:top w:val="nil"/>
              <w:left w:val="nil"/>
              <w:bottom w:val="nil"/>
              <w:right w:val="nil"/>
            </w:tcBorders>
            <w:shd w:val="clear" w:color="000000" w:fill="F5F5F5"/>
            <w:vAlign w:val="center"/>
            <w:hideMark/>
          </w:tcPr>
          <w:p w14:paraId="48D2E3F6"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22237917</w:t>
            </w:r>
          </w:p>
        </w:tc>
      </w:tr>
      <w:tr w:rsidR="00D5546D" w:rsidRPr="00D5546D" w14:paraId="6BC56DDE" w14:textId="77777777" w:rsidTr="00D5546D">
        <w:trPr>
          <w:trHeight w:val="300"/>
        </w:trPr>
        <w:tc>
          <w:tcPr>
            <w:tcW w:w="923" w:type="dxa"/>
            <w:tcBorders>
              <w:top w:val="nil"/>
              <w:left w:val="nil"/>
              <w:bottom w:val="nil"/>
              <w:right w:val="nil"/>
            </w:tcBorders>
            <w:shd w:val="clear" w:color="000000" w:fill="FFFFFF"/>
            <w:vAlign w:val="center"/>
            <w:hideMark/>
          </w:tcPr>
          <w:p w14:paraId="16F595E6"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63</w:t>
            </w:r>
          </w:p>
        </w:tc>
        <w:tc>
          <w:tcPr>
            <w:tcW w:w="1034" w:type="dxa"/>
            <w:tcBorders>
              <w:top w:val="nil"/>
              <w:left w:val="nil"/>
              <w:bottom w:val="nil"/>
              <w:right w:val="nil"/>
            </w:tcBorders>
            <w:shd w:val="clear" w:color="000000" w:fill="FFFFFF"/>
            <w:vAlign w:val="center"/>
            <w:hideMark/>
          </w:tcPr>
          <w:p w14:paraId="66844DFA"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17/10/2022</w:t>
            </w:r>
          </w:p>
        </w:tc>
        <w:tc>
          <w:tcPr>
            <w:tcW w:w="971" w:type="dxa"/>
            <w:tcBorders>
              <w:top w:val="nil"/>
              <w:left w:val="nil"/>
              <w:bottom w:val="nil"/>
              <w:right w:val="nil"/>
            </w:tcBorders>
            <w:shd w:val="clear" w:color="000000" w:fill="FFFFFF"/>
            <w:vAlign w:val="center"/>
            <w:hideMark/>
          </w:tcPr>
          <w:p w14:paraId="7CB05D36"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2.23E+07</w:t>
            </w:r>
          </w:p>
        </w:tc>
        <w:tc>
          <w:tcPr>
            <w:tcW w:w="1001" w:type="dxa"/>
            <w:tcBorders>
              <w:top w:val="nil"/>
              <w:left w:val="nil"/>
              <w:bottom w:val="nil"/>
              <w:right w:val="nil"/>
            </w:tcBorders>
            <w:shd w:val="clear" w:color="000000" w:fill="FFFFFF"/>
            <w:vAlign w:val="center"/>
            <w:hideMark/>
          </w:tcPr>
          <w:p w14:paraId="14F4E851"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2.21E+07</w:t>
            </w:r>
          </w:p>
        </w:tc>
        <w:tc>
          <w:tcPr>
            <w:tcW w:w="951" w:type="dxa"/>
            <w:tcBorders>
              <w:top w:val="nil"/>
              <w:left w:val="nil"/>
              <w:bottom w:val="nil"/>
              <w:right w:val="nil"/>
            </w:tcBorders>
            <w:shd w:val="clear" w:color="000000" w:fill="FFFFFF"/>
            <w:vAlign w:val="center"/>
            <w:hideMark/>
          </w:tcPr>
          <w:p w14:paraId="12811D1B"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2.26E+07</w:t>
            </w:r>
          </w:p>
        </w:tc>
        <w:tc>
          <w:tcPr>
            <w:tcW w:w="960" w:type="dxa"/>
            <w:tcBorders>
              <w:top w:val="nil"/>
              <w:left w:val="nil"/>
              <w:bottom w:val="nil"/>
              <w:right w:val="nil"/>
            </w:tcBorders>
            <w:shd w:val="clear" w:color="000000" w:fill="FFFFFF"/>
            <w:vAlign w:val="center"/>
            <w:hideMark/>
          </w:tcPr>
          <w:p w14:paraId="7E4658B1"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22247797</w:t>
            </w:r>
          </w:p>
        </w:tc>
      </w:tr>
      <w:tr w:rsidR="00D5546D" w:rsidRPr="00D5546D" w14:paraId="38962ADD" w14:textId="77777777" w:rsidTr="00D5546D">
        <w:trPr>
          <w:trHeight w:val="300"/>
        </w:trPr>
        <w:tc>
          <w:tcPr>
            <w:tcW w:w="923" w:type="dxa"/>
            <w:tcBorders>
              <w:top w:val="nil"/>
              <w:left w:val="nil"/>
              <w:bottom w:val="nil"/>
              <w:right w:val="nil"/>
            </w:tcBorders>
            <w:shd w:val="clear" w:color="000000" w:fill="F5F5F5"/>
            <w:vAlign w:val="center"/>
            <w:hideMark/>
          </w:tcPr>
          <w:p w14:paraId="1014C953"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64</w:t>
            </w:r>
          </w:p>
        </w:tc>
        <w:tc>
          <w:tcPr>
            <w:tcW w:w="1034" w:type="dxa"/>
            <w:tcBorders>
              <w:top w:val="nil"/>
              <w:left w:val="nil"/>
              <w:bottom w:val="nil"/>
              <w:right w:val="nil"/>
            </w:tcBorders>
            <w:shd w:val="clear" w:color="000000" w:fill="F5F5F5"/>
            <w:vAlign w:val="center"/>
            <w:hideMark/>
          </w:tcPr>
          <w:p w14:paraId="087C2962"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18/10/2022</w:t>
            </w:r>
          </w:p>
        </w:tc>
        <w:tc>
          <w:tcPr>
            <w:tcW w:w="971" w:type="dxa"/>
            <w:tcBorders>
              <w:top w:val="nil"/>
              <w:left w:val="nil"/>
              <w:bottom w:val="nil"/>
              <w:right w:val="nil"/>
            </w:tcBorders>
            <w:shd w:val="clear" w:color="000000" w:fill="F5F5F5"/>
            <w:vAlign w:val="center"/>
            <w:hideMark/>
          </w:tcPr>
          <w:p w14:paraId="1E4C38DF"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2.24E+07</w:t>
            </w:r>
          </w:p>
        </w:tc>
        <w:tc>
          <w:tcPr>
            <w:tcW w:w="1001" w:type="dxa"/>
            <w:tcBorders>
              <w:top w:val="nil"/>
              <w:left w:val="nil"/>
              <w:bottom w:val="nil"/>
              <w:right w:val="nil"/>
            </w:tcBorders>
            <w:shd w:val="clear" w:color="000000" w:fill="F5F5F5"/>
            <w:vAlign w:val="center"/>
            <w:hideMark/>
          </w:tcPr>
          <w:p w14:paraId="6D2E7330"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2.21E+07</w:t>
            </w:r>
          </w:p>
        </w:tc>
        <w:tc>
          <w:tcPr>
            <w:tcW w:w="951" w:type="dxa"/>
            <w:tcBorders>
              <w:top w:val="nil"/>
              <w:left w:val="nil"/>
              <w:bottom w:val="nil"/>
              <w:right w:val="nil"/>
            </w:tcBorders>
            <w:shd w:val="clear" w:color="000000" w:fill="F5F5F5"/>
            <w:vAlign w:val="center"/>
            <w:hideMark/>
          </w:tcPr>
          <w:p w14:paraId="2A05F0C6"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2.26E+07</w:t>
            </w:r>
          </w:p>
        </w:tc>
        <w:tc>
          <w:tcPr>
            <w:tcW w:w="960" w:type="dxa"/>
            <w:tcBorders>
              <w:top w:val="nil"/>
              <w:left w:val="nil"/>
              <w:bottom w:val="nil"/>
              <w:right w:val="nil"/>
            </w:tcBorders>
            <w:shd w:val="clear" w:color="000000" w:fill="F5F5F5"/>
            <w:vAlign w:val="center"/>
            <w:hideMark/>
          </w:tcPr>
          <w:p w14:paraId="40F2AAFB"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22255938</w:t>
            </w:r>
          </w:p>
        </w:tc>
      </w:tr>
      <w:tr w:rsidR="00D5546D" w:rsidRPr="00D5546D" w14:paraId="6B955AA2" w14:textId="77777777" w:rsidTr="00D5546D">
        <w:trPr>
          <w:trHeight w:val="300"/>
        </w:trPr>
        <w:tc>
          <w:tcPr>
            <w:tcW w:w="923" w:type="dxa"/>
            <w:tcBorders>
              <w:top w:val="nil"/>
              <w:left w:val="nil"/>
              <w:bottom w:val="nil"/>
              <w:right w:val="nil"/>
            </w:tcBorders>
            <w:shd w:val="clear" w:color="000000" w:fill="FFFFFF"/>
            <w:vAlign w:val="center"/>
            <w:hideMark/>
          </w:tcPr>
          <w:p w14:paraId="73F7254B"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65</w:t>
            </w:r>
          </w:p>
        </w:tc>
        <w:tc>
          <w:tcPr>
            <w:tcW w:w="1034" w:type="dxa"/>
            <w:tcBorders>
              <w:top w:val="nil"/>
              <w:left w:val="nil"/>
              <w:bottom w:val="nil"/>
              <w:right w:val="nil"/>
            </w:tcBorders>
            <w:shd w:val="clear" w:color="000000" w:fill="FFFFFF"/>
            <w:vAlign w:val="center"/>
            <w:hideMark/>
          </w:tcPr>
          <w:p w14:paraId="6B5E933F"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19/10/2022</w:t>
            </w:r>
          </w:p>
        </w:tc>
        <w:tc>
          <w:tcPr>
            <w:tcW w:w="971" w:type="dxa"/>
            <w:tcBorders>
              <w:top w:val="nil"/>
              <w:left w:val="nil"/>
              <w:bottom w:val="nil"/>
              <w:right w:val="nil"/>
            </w:tcBorders>
            <w:shd w:val="clear" w:color="000000" w:fill="FFFFFF"/>
            <w:vAlign w:val="center"/>
            <w:hideMark/>
          </w:tcPr>
          <w:p w14:paraId="2643D265"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2.24E+07</w:t>
            </w:r>
          </w:p>
        </w:tc>
        <w:tc>
          <w:tcPr>
            <w:tcW w:w="1001" w:type="dxa"/>
            <w:tcBorders>
              <w:top w:val="nil"/>
              <w:left w:val="nil"/>
              <w:bottom w:val="nil"/>
              <w:right w:val="nil"/>
            </w:tcBorders>
            <w:shd w:val="clear" w:color="000000" w:fill="FFFFFF"/>
            <w:vAlign w:val="center"/>
            <w:hideMark/>
          </w:tcPr>
          <w:p w14:paraId="12EB45EF"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2.22E+07</w:t>
            </w:r>
          </w:p>
        </w:tc>
        <w:tc>
          <w:tcPr>
            <w:tcW w:w="951" w:type="dxa"/>
            <w:tcBorders>
              <w:top w:val="nil"/>
              <w:left w:val="nil"/>
              <w:bottom w:val="nil"/>
              <w:right w:val="nil"/>
            </w:tcBorders>
            <w:shd w:val="clear" w:color="000000" w:fill="FFFFFF"/>
            <w:vAlign w:val="center"/>
            <w:hideMark/>
          </w:tcPr>
          <w:p w14:paraId="66E6A21C"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2.26E+07</w:t>
            </w:r>
          </w:p>
        </w:tc>
        <w:tc>
          <w:tcPr>
            <w:tcW w:w="960" w:type="dxa"/>
            <w:tcBorders>
              <w:top w:val="nil"/>
              <w:left w:val="nil"/>
              <w:bottom w:val="nil"/>
              <w:right w:val="nil"/>
            </w:tcBorders>
            <w:shd w:val="clear" w:color="000000" w:fill="FFFFFF"/>
            <w:vAlign w:val="center"/>
            <w:hideMark/>
          </w:tcPr>
          <w:p w14:paraId="38E60688"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22263426</w:t>
            </w:r>
          </w:p>
        </w:tc>
      </w:tr>
      <w:tr w:rsidR="00D5546D" w:rsidRPr="00D5546D" w14:paraId="1AA1CB7A" w14:textId="77777777" w:rsidTr="00D5546D">
        <w:trPr>
          <w:trHeight w:val="300"/>
        </w:trPr>
        <w:tc>
          <w:tcPr>
            <w:tcW w:w="923" w:type="dxa"/>
            <w:tcBorders>
              <w:top w:val="nil"/>
              <w:left w:val="nil"/>
              <w:bottom w:val="nil"/>
              <w:right w:val="nil"/>
            </w:tcBorders>
            <w:shd w:val="clear" w:color="000000" w:fill="F5F5F5"/>
            <w:vAlign w:val="center"/>
            <w:hideMark/>
          </w:tcPr>
          <w:p w14:paraId="5BC2E0C7"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66</w:t>
            </w:r>
          </w:p>
        </w:tc>
        <w:tc>
          <w:tcPr>
            <w:tcW w:w="1034" w:type="dxa"/>
            <w:tcBorders>
              <w:top w:val="nil"/>
              <w:left w:val="nil"/>
              <w:bottom w:val="nil"/>
              <w:right w:val="nil"/>
            </w:tcBorders>
            <w:shd w:val="clear" w:color="000000" w:fill="F5F5F5"/>
            <w:vAlign w:val="center"/>
            <w:hideMark/>
          </w:tcPr>
          <w:p w14:paraId="5E3609BC"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20/10/2022</w:t>
            </w:r>
          </w:p>
        </w:tc>
        <w:tc>
          <w:tcPr>
            <w:tcW w:w="971" w:type="dxa"/>
            <w:tcBorders>
              <w:top w:val="nil"/>
              <w:left w:val="nil"/>
              <w:bottom w:val="nil"/>
              <w:right w:val="nil"/>
            </w:tcBorders>
            <w:shd w:val="clear" w:color="000000" w:fill="F5F5F5"/>
            <w:vAlign w:val="center"/>
            <w:hideMark/>
          </w:tcPr>
          <w:p w14:paraId="5A204A29"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2.24E+07</w:t>
            </w:r>
          </w:p>
        </w:tc>
        <w:tc>
          <w:tcPr>
            <w:tcW w:w="1001" w:type="dxa"/>
            <w:tcBorders>
              <w:top w:val="nil"/>
              <w:left w:val="nil"/>
              <w:bottom w:val="nil"/>
              <w:right w:val="nil"/>
            </w:tcBorders>
            <w:shd w:val="clear" w:color="000000" w:fill="F5F5F5"/>
            <w:vAlign w:val="center"/>
            <w:hideMark/>
          </w:tcPr>
          <w:p w14:paraId="23C9F112"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2.22E+07</w:t>
            </w:r>
          </w:p>
        </w:tc>
        <w:tc>
          <w:tcPr>
            <w:tcW w:w="951" w:type="dxa"/>
            <w:tcBorders>
              <w:top w:val="nil"/>
              <w:left w:val="nil"/>
              <w:bottom w:val="nil"/>
              <w:right w:val="nil"/>
            </w:tcBorders>
            <w:shd w:val="clear" w:color="000000" w:fill="F5F5F5"/>
            <w:vAlign w:val="center"/>
            <w:hideMark/>
          </w:tcPr>
          <w:p w14:paraId="153201C7"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2.26E+07</w:t>
            </w:r>
          </w:p>
        </w:tc>
        <w:tc>
          <w:tcPr>
            <w:tcW w:w="960" w:type="dxa"/>
            <w:tcBorders>
              <w:top w:val="nil"/>
              <w:left w:val="nil"/>
              <w:bottom w:val="nil"/>
              <w:right w:val="nil"/>
            </w:tcBorders>
            <w:shd w:val="clear" w:color="000000" w:fill="F5F5F5"/>
            <w:vAlign w:val="center"/>
            <w:hideMark/>
          </w:tcPr>
          <w:p w14:paraId="3A7AF8A6"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22269906</w:t>
            </w:r>
          </w:p>
        </w:tc>
      </w:tr>
      <w:tr w:rsidR="00D5546D" w:rsidRPr="00D5546D" w14:paraId="601F9727" w14:textId="77777777" w:rsidTr="00D5546D">
        <w:trPr>
          <w:trHeight w:val="300"/>
        </w:trPr>
        <w:tc>
          <w:tcPr>
            <w:tcW w:w="923" w:type="dxa"/>
            <w:tcBorders>
              <w:top w:val="nil"/>
              <w:left w:val="nil"/>
              <w:bottom w:val="nil"/>
              <w:right w:val="nil"/>
            </w:tcBorders>
            <w:shd w:val="clear" w:color="000000" w:fill="FFFFFF"/>
            <w:vAlign w:val="center"/>
            <w:hideMark/>
          </w:tcPr>
          <w:p w14:paraId="4C07D29F"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67</w:t>
            </w:r>
          </w:p>
        </w:tc>
        <w:tc>
          <w:tcPr>
            <w:tcW w:w="1034" w:type="dxa"/>
            <w:tcBorders>
              <w:top w:val="nil"/>
              <w:left w:val="nil"/>
              <w:bottom w:val="nil"/>
              <w:right w:val="nil"/>
            </w:tcBorders>
            <w:shd w:val="clear" w:color="000000" w:fill="FFFFFF"/>
            <w:vAlign w:val="center"/>
            <w:hideMark/>
          </w:tcPr>
          <w:p w14:paraId="63280CA7"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21/10/2022</w:t>
            </w:r>
          </w:p>
        </w:tc>
        <w:tc>
          <w:tcPr>
            <w:tcW w:w="971" w:type="dxa"/>
            <w:tcBorders>
              <w:top w:val="nil"/>
              <w:left w:val="nil"/>
              <w:bottom w:val="nil"/>
              <w:right w:val="nil"/>
            </w:tcBorders>
            <w:shd w:val="clear" w:color="000000" w:fill="FFFFFF"/>
            <w:vAlign w:val="center"/>
            <w:hideMark/>
          </w:tcPr>
          <w:p w14:paraId="127A5C48"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2.24E+07</w:t>
            </w:r>
          </w:p>
        </w:tc>
        <w:tc>
          <w:tcPr>
            <w:tcW w:w="1001" w:type="dxa"/>
            <w:tcBorders>
              <w:top w:val="nil"/>
              <w:left w:val="nil"/>
              <w:bottom w:val="nil"/>
              <w:right w:val="nil"/>
            </w:tcBorders>
            <w:shd w:val="clear" w:color="000000" w:fill="FFFFFF"/>
            <w:vAlign w:val="center"/>
            <w:hideMark/>
          </w:tcPr>
          <w:p w14:paraId="7B32E210"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2.22E+07</w:t>
            </w:r>
          </w:p>
        </w:tc>
        <w:tc>
          <w:tcPr>
            <w:tcW w:w="951" w:type="dxa"/>
            <w:tcBorders>
              <w:top w:val="nil"/>
              <w:left w:val="nil"/>
              <w:bottom w:val="nil"/>
              <w:right w:val="nil"/>
            </w:tcBorders>
            <w:shd w:val="clear" w:color="000000" w:fill="FFFFFF"/>
            <w:vAlign w:val="center"/>
            <w:hideMark/>
          </w:tcPr>
          <w:p w14:paraId="6A176A95"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2.26E+07</w:t>
            </w:r>
          </w:p>
        </w:tc>
        <w:tc>
          <w:tcPr>
            <w:tcW w:w="960" w:type="dxa"/>
            <w:tcBorders>
              <w:top w:val="nil"/>
              <w:left w:val="nil"/>
              <w:bottom w:val="nil"/>
              <w:right w:val="nil"/>
            </w:tcBorders>
            <w:shd w:val="clear" w:color="000000" w:fill="FFFFFF"/>
            <w:vAlign w:val="center"/>
            <w:hideMark/>
          </w:tcPr>
          <w:p w14:paraId="1F60D030"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22276118</w:t>
            </w:r>
          </w:p>
        </w:tc>
      </w:tr>
      <w:tr w:rsidR="00D5546D" w:rsidRPr="00D5546D" w14:paraId="630724C1" w14:textId="77777777" w:rsidTr="00D5546D">
        <w:trPr>
          <w:trHeight w:val="300"/>
        </w:trPr>
        <w:tc>
          <w:tcPr>
            <w:tcW w:w="923" w:type="dxa"/>
            <w:tcBorders>
              <w:top w:val="nil"/>
              <w:left w:val="nil"/>
              <w:bottom w:val="nil"/>
              <w:right w:val="nil"/>
            </w:tcBorders>
            <w:shd w:val="clear" w:color="000000" w:fill="F5F5F5"/>
            <w:vAlign w:val="center"/>
            <w:hideMark/>
          </w:tcPr>
          <w:p w14:paraId="36F6AB94"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68</w:t>
            </w:r>
          </w:p>
        </w:tc>
        <w:tc>
          <w:tcPr>
            <w:tcW w:w="1034" w:type="dxa"/>
            <w:tcBorders>
              <w:top w:val="nil"/>
              <w:left w:val="nil"/>
              <w:bottom w:val="nil"/>
              <w:right w:val="nil"/>
            </w:tcBorders>
            <w:shd w:val="clear" w:color="000000" w:fill="F5F5F5"/>
            <w:vAlign w:val="center"/>
            <w:hideMark/>
          </w:tcPr>
          <w:p w14:paraId="302122A2"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22/10/2022</w:t>
            </w:r>
          </w:p>
        </w:tc>
        <w:tc>
          <w:tcPr>
            <w:tcW w:w="971" w:type="dxa"/>
            <w:tcBorders>
              <w:top w:val="nil"/>
              <w:left w:val="nil"/>
              <w:bottom w:val="nil"/>
              <w:right w:val="nil"/>
            </w:tcBorders>
            <w:shd w:val="clear" w:color="000000" w:fill="F5F5F5"/>
            <w:vAlign w:val="center"/>
            <w:hideMark/>
          </w:tcPr>
          <w:p w14:paraId="023A80D7"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2.24E+07</w:t>
            </w:r>
          </w:p>
        </w:tc>
        <w:tc>
          <w:tcPr>
            <w:tcW w:w="1001" w:type="dxa"/>
            <w:tcBorders>
              <w:top w:val="nil"/>
              <w:left w:val="nil"/>
              <w:bottom w:val="nil"/>
              <w:right w:val="nil"/>
            </w:tcBorders>
            <w:shd w:val="clear" w:color="000000" w:fill="F5F5F5"/>
            <w:vAlign w:val="center"/>
            <w:hideMark/>
          </w:tcPr>
          <w:p w14:paraId="196D5F5F"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2.22E+07</w:t>
            </w:r>
          </w:p>
        </w:tc>
        <w:tc>
          <w:tcPr>
            <w:tcW w:w="951" w:type="dxa"/>
            <w:tcBorders>
              <w:top w:val="nil"/>
              <w:left w:val="nil"/>
              <w:bottom w:val="nil"/>
              <w:right w:val="nil"/>
            </w:tcBorders>
            <w:shd w:val="clear" w:color="000000" w:fill="F5F5F5"/>
            <w:vAlign w:val="center"/>
            <w:hideMark/>
          </w:tcPr>
          <w:p w14:paraId="13F079E3"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2.26E+07</w:t>
            </w:r>
          </w:p>
        </w:tc>
        <w:tc>
          <w:tcPr>
            <w:tcW w:w="960" w:type="dxa"/>
            <w:tcBorders>
              <w:top w:val="nil"/>
              <w:left w:val="nil"/>
              <w:bottom w:val="nil"/>
              <w:right w:val="nil"/>
            </w:tcBorders>
            <w:shd w:val="clear" w:color="000000" w:fill="F5F5F5"/>
            <w:vAlign w:val="center"/>
            <w:hideMark/>
          </w:tcPr>
          <w:p w14:paraId="0B80B0B1"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22281026</w:t>
            </w:r>
          </w:p>
        </w:tc>
      </w:tr>
      <w:tr w:rsidR="00D5546D" w:rsidRPr="00D5546D" w14:paraId="4CD0C1E2" w14:textId="77777777" w:rsidTr="00D5546D">
        <w:trPr>
          <w:trHeight w:val="300"/>
        </w:trPr>
        <w:tc>
          <w:tcPr>
            <w:tcW w:w="923" w:type="dxa"/>
            <w:tcBorders>
              <w:top w:val="nil"/>
              <w:left w:val="nil"/>
              <w:bottom w:val="nil"/>
              <w:right w:val="nil"/>
            </w:tcBorders>
            <w:shd w:val="clear" w:color="000000" w:fill="FFFFFF"/>
            <w:vAlign w:val="center"/>
            <w:hideMark/>
          </w:tcPr>
          <w:p w14:paraId="2419F1A2"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69</w:t>
            </w:r>
          </w:p>
        </w:tc>
        <w:tc>
          <w:tcPr>
            <w:tcW w:w="1034" w:type="dxa"/>
            <w:tcBorders>
              <w:top w:val="nil"/>
              <w:left w:val="nil"/>
              <w:bottom w:val="nil"/>
              <w:right w:val="nil"/>
            </w:tcBorders>
            <w:shd w:val="clear" w:color="000000" w:fill="FFFFFF"/>
            <w:vAlign w:val="center"/>
            <w:hideMark/>
          </w:tcPr>
          <w:p w14:paraId="12578E73"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23/10/2022</w:t>
            </w:r>
          </w:p>
        </w:tc>
        <w:tc>
          <w:tcPr>
            <w:tcW w:w="971" w:type="dxa"/>
            <w:tcBorders>
              <w:top w:val="nil"/>
              <w:left w:val="nil"/>
              <w:bottom w:val="nil"/>
              <w:right w:val="nil"/>
            </w:tcBorders>
            <w:shd w:val="clear" w:color="000000" w:fill="FFFFFF"/>
            <w:vAlign w:val="center"/>
            <w:hideMark/>
          </w:tcPr>
          <w:p w14:paraId="440086E7"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2.24E+07</w:t>
            </w:r>
          </w:p>
        </w:tc>
        <w:tc>
          <w:tcPr>
            <w:tcW w:w="1001" w:type="dxa"/>
            <w:tcBorders>
              <w:top w:val="nil"/>
              <w:left w:val="nil"/>
              <w:bottom w:val="nil"/>
              <w:right w:val="nil"/>
            </w:tcBorders>
            <w:shd w:val="clear" w:color="000000" w:fill="FFFFFF"/>
            <w:vAlign w:val="center"/>
            <w:hideMark/>
          </w:tcPr>
          <w:p w14:paraId="63441D70"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2.22E+07</w:t>
            </w:r>
          </w:p>
        </w:tc>
        <w:tc>
          <w:tcPr>
            <w:tcW w:w="951" w:type="dxa"/>
            <w:tcBorders>
              <w:top w:val="nil"/>
              <w:left w:val="nil"/>
              <w:bottom w:val="nil"/>
              <w:right w:val="nil"/>
            </w:tcBorders>
            <w:shd w:val="clear" w:color="000000" w:fill="FFFFFF"/>
            <w:vAlign w:val="center"/>
            <w:hideMark/>
          </w:tcPr>
          <w:p w14:paraId="472A4381"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2.27E+07</w:t>
            </w:r>
          </w:p>
        </w:tc>
        <w:tc>
          <w:tcPr>
            <w:tcW w:w="960" w:type="dxa"/>
            <w:tcBorders>
              <w:top w:val="nil"/>
              <w:left w:val="nil"/>
              <w:bottom w:val="nil"/>
              <w:right w:val="nil"/>
            </w:tcBorders>
            <w:shd w:val="clear" w:color="000000" w:fill="FFFFFF"/>
            <w:vAlign w:val="center"/>
            <w:hideMark/>
          </w:tcPr>
          <w:p w14:paraId="3B6C8255"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22286495</w:t>
            </w:r>
          </w:p>
        </w:tc>
      </w:tr>
      <w:tr w:rsidR="00D5546D" w:rsidRPr="00D5546D" w14:paraId="63FE0CF7" w14:textId="77777777" w:rsidTr="00D5546D">
        <w:trPr>
          <w:trHeight w:val="300"/>
        </w:trPr>
        <w:tc>
          <w:tcPr>
            <w:tcW w:w="923" w:type="dxa"/>
            <w:tcBorders>
              <w:top w:val="nil"/>
              <w:left w:val="nil"/>
              <w:bottom w:val="nil"/>
              <w:right w:val="nil"/>
            </w:tcBorders>
            <w:shd w:val="clear" w:color="000000" w:fill="F5F5F5"/>
            <w:vAlign w:val="center"/>
            <w:hideMark/>
          </w:tcPr>
          <w:p w14:paraId="7FAACE1E"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70</w:t>
            </w:r>
          </w:p>
        </w:tc>
        <w:tc>
          <w:tcPr>
            <w:tcW w:w="1034" w:type="dxa"/>
            <w:tcBorders>
              <w:top w:val="nil"/>
              <w:left w:val="nil"/>
              <w:bottom w:val="nil"/>
              <w:right w:val="nil"/>
            </w:tcBorders>
            <w:shd w:val="clear" w:color="000000" w:fill="F5F5F5"/>
            <w:vAlign w:val="center"/>
            <w:hideMark/>
          </w:tcPr>
          <w:p w14:paraId="56B25EFD"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24/10/2022</w:t>
            </w:r>
          </w:p>
        </w:tc>
        <w:tc>
          <w:tcPr>
            <w:tcW w:w="971" w:type="dxa"/>
            <w:tcBorders>
              <w:top w:val="nil"/>
              <w:left w:val="nil"/>
              <w:bottom w:val="nil"/>
              <w:right w:val="nil"/>
            </w:tcBorders>
            <w:shd w:val="clear" w:color="000000" w:fill="F5F5F5"/>
            <w:vAlign w:val="center"/>
            <w:hideMark/>
          </w:tcPr>
          <w:p w14:paraId="13F30720"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2.25E+07</w:t>
            </w:r>
          </w:p>
        </w:tc>
        <w:tc>
          <w:tcPr>
            <w:tcW w:w="1001" w:type="dxa"/>
            <w:tcBorders>
              <w:top w:val="nil"/>
              <w:left w:val="nil"/>
              <w:bottom w:val="nil"/>
              <w:right w:val="nil"/>
            </w:tcBorders>
            <w:shd w:val="clear" w:color="000000" w:fill="F5F5F5"/>
            <w:vAlign w:val="center"/>
            <w:hideMark/>
          </w:tcPr>
          <w:p w14:paraId="6D6509B9"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2.22E+07</w:t>
            </w:r>
          </w:p>
        </w:tc>
        <w:tc>
          <w:tcPr>
            <w:tcW w:w="951" w:type="dxa"/>
            <w:tcBorders>
              <w:top w:val="nil"/>
              <w:left w:val="nil"/>
              <w:bottom w:val="nil"/>
              <w:right w:val="nil"/>
            </w:tcBorders>
            <w:shd w:val="clear" w:color="000000" w:fill="F5F5F5"/>
            <w:vAlign w:val="center"/>
            <w:hideMark/>
          </w:tcPr>
          <w:p w14:paraId="5832F9C3"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2.27E+07</w:t>
            </w:r>
          </w:p>
        </w:tc>
        <w:tc>
          <w:tcPr>
            <w:tcW w:w="960" w:type="dxa"/>
            <w:tcBorders>
              <w:top w:val="nil"/>
              <w:left w:val="nil"/>
              <w:bottom w:val="nil"/>
              <w:right w:val="nil"/>
            </w:tcBorders>
            <w:shd w:val="clear" w:color="000000" w:fill="F5F5F5"/>
            <w:vAlign w:val="center"/>
            <w:hideMark/>
          </w:tcPr>
          <w:p w14:paraId="36A49BE9"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22293202</w:t>
            </w:r>
          </w:p>
        </w:tc>
      </w:tr>
      <w:tr w:rsidR="00D5546D" w:rsidRPr="00D5546D" w14:paraId="0D774645" w14:textId="77777777" w:rsidTr="00D5546D">
        <w:trPr>
          <w:trHeight w:val="300"/>
        </w:trPr>
        <w:tc>
          <w:tcPr>
            <w:tcW w:w="923" w:type="dxa"/>
            <w:tcBorders>
              <w:top w:val="nil"/>
              <w:left w:val="nil"/>
              <w:bottom w:val="nil"/>
              <w:right w:val="nil"/>
            </w:tcBorders>
            <w:shd w:val="clear" w:color="000000" w:fill="FFFFFF"/>
            <w:vAlign w:val="center"/>
            <w:hideMark/>
          </w:tcPr>
          <w:p w14:paraId="244438F9"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71</w:t>
            </w:r>
          </w:p>
        </w:tc>
        <w:tc>
          <w:tcPr>
            <w:tcW w:w="1034" w:type="dxa"/>
            <w:tcBorders>
              <w:top w:val="nil"/>
              <w:left w:val="nil"/>
              <w:bottom w:val="nil"/>
              <w:right w:val="nil"/>
            </w:tcBorders>
            <w:shd w:val="clear" w:color="000000" w:fill="FFFFFF"/>
            <w:vAlign w:val="center"/>
            <w:hideMark/>
          </w:tcPr>
          <w:p w14:paraId="684A68BE"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25/10/2022</w:t>
            </w:r>
          </w:p>
        </w:tc>
        <w:tc>
          <w:tcPr>
            <w:tcW w:w="971" w:type="dxa"/>
            <w:tcBorders>
              <w:top w:val="nil"/>
              <w:left w:val="nil"/>
              <w:bottom w:val="nil"/>
              <w:right w:val="nil"/>
            </w:tcBorders>
            <w:shd w:val="clear" w:color="000000" w:fill="FFFFFF"/>
            <w:vAlign w:val="center"/>
            <w:hideMark/>
          </w:tcPr>
          <w:p w14:paraId="09A13B63"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2.25E+07</w:t>
            </w:r>
          </w:p>
        </w:tc>
        <w:tc>
          <w:tcPr>
            <w:tcW w:w="1001" w:type="dxa"/>
            <w:tcBorders>
              <w:top w:val="nil"/>
              <w:left w:val="nil"/>
              <w:bottom w:val="nil"/>
              <w:right w:val="nil"/>
            </w:tcBorders>
            <w:shd w:val="clear" w:color="000000" w:fill="FFFFFF"/>
            <w:vAlign w:val="center"/>
            <w:hideMark/>
          </w:tcPr>
          <w:p w14:paraId="096FE9D5"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2.23E+07</w:t>
            </w:r>
          </w:p>
        </w:tc>
        <w:tc>
          <w:tcPr>
            <w:tcW w:w="951" w:type="dxa"/>
            <w:tcBorders>
              <w:top w:val="nil"/>
              <w:left w:val="nil"/>
              <w:bottom w:val="nil"/>
              <w:right w:val="nil"/>
            </w:tcBorders>
            <w:shd w:val="clear" w:color="000000" w:fill="FFFFFF"/>
            <w:vAlign w:val="center"/>
            <w:hideMark/>
          </w:tcPr>
          <w:p w14:paraId="256A51F1"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2.27E+07</w:t>
            </w:r>
          </w:p>
        </w:tc>
        <w:tc>
          <w:tcPr>
            <w:tcW w:w="960" w:type="dxa"/>
            <w:tcBorders>
              <w:top w:val="nil"/>
              <w:left w:val="nil"/>
              <w:bottom w:val="nil"/>
              <w:right w:val="nil"/>
            </w:tcBorders>
            <w:shd w:val="clear" w:color="000000" w:fill="FFFFFF"/>
            <w:vAlign w:val="center"/>
            <w:hideMark/>
          </w:tcPr>
          <w:p w14:paraId="7AD661EA"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22298791</w:t>
            </w:r>
          </w:p>
        </w:tc>
      </w:tr>
      <w:tr w:rsidR="00D5546D" w:rsidRPr="00D5546D" w14:paraId="6D736823" w14:textId="77777777" w:rsidTr="00D5546D">
        <w:trPr>
          <w:trHeight w:val="300"/>
        </w:trPr>
        <w:tc>
          <w:tcPr>
            <w:tcW w:w="923" w:type="dxa"/>
            <w:tcBorders>
              <w:top w:val="nil"/>
              <w:left w:val="nil"/>
              <w:bottom w:val="nil"/>
              <w:right w:val="nil"/>
            </w:tcBorders>
            <w:shd w:val="clear" w:color="000000" w:fill="F5F5F5"/>
            <w:vAlign w:val="center"/>
            <w:hideMark/>
          </w:tcPr>
          <w:p w14:paraId="33CF8D13"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72</w:t>
            </w:r>
          </w:p>
        </w:tc>
        <w:tc>
          <w:tcPr>
            <w:tcW w:w="1034" w:type="dxa"/>
            <w:tcBorders>
              <w:top w:val="nil"/>
              <w:left w:val="nil"/>
              <w:bottom w:val="nil"/>
              <w:right w:val="nil"/>
            </w:tcBorders>
            <w:shd w:val="clear" w:color="000000" w:fill="F5F5F5"/>
            <w:vAlign w:val="center"/>
            <w:hideMark/>
          </w:tcPr>
          <w:p w14:paraId="3C63DABC"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26/10/2022</w:t>
            </w:r>
          </w:p>
        </w:tc>
        <w:tc>
          <w:tcPr>
            <w:tcW w:w="971" w:type="dxa"/>
            <w:tcBorders>
              <w:top w:val="nil"/>
              <w:left w:val="nil"/>
              <w:bottom w:val="nil"/>
              <w:right w:val="nil"/>
            </w:tcBorders>
            <w:shd w:val="clear" w:color="000000" w:fill="F5F5F5"/>
            <w:vAlign w:val="center"/>
            <w:hideMark/>
          </w:tcPr>
          <w:p w14:paraId="5DCB270D"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2.25E+07</w:t>
            </w:r>
          </w:p>
        </w:tc>
        <w:tc>
          <w:tcPr>
            <w:tcW w:w="1001" w:type="dxa"/>
            <w:tcBorders>
              <w:top w:val="nil"/>
              <w:left w:val="nil"/>
              <w:bottom w:val="nil"/>
              <w:right w:val="nil"/>
            </w:tcBorders>
            <w:shd w:val="clear" w:color="000000" w:fill="F5F5F5"/>
            <w:vAlign w:val="center"/>
            <w:hideMark/>
          </w:tcPr>
          <w:p w14:paraId="55A605DF"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2.23E+07</w:t>
            </w:r>
          </w:p>
        </w:tc>
        <w:tc>
          <w:tcPr>
            <w:tcW w:w="951" w:type="dxa"/>
            <w:tcBorders>
              <w:top w:val="nil"/>
              <w:left w:val="nil"/>
              <w:bottom w:val="nil"/>
              <w:right w:val="nil"/>
            </w:tcBorders>
            <w:shd w:val="clear" w:color="000000" w:fill="F5F5F5"/>
            <w:vAlign w:val="center"/>
            <w:hideMark/>
          </w:tcPr>
          <w:p w14:paraId="5D3C2848"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2.27E+07</w:t>
            </w:r>
          </w:p>
        </w:tc>
        <w:tc>
          <w:tcPr>
            <w:tcW w:w="960" w:type="dxa"/>
            <w:tcBorders>
              <w:top w:val="nil"/>
              <w:left w:val="nil"/>
              <w:bottom w:val="nil"/>
              <w:right w:val="nil"/>
            </w:tcBorders>
            <w:shd w:val="clear" w:color="000000" w:fill="F5F5F5"/>
            <w:vAlign w:val="center"/>
            <w:hideMark/>
          </w:tcPr>
          <w:p w14:paraId="67E23E0D"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22304157</w:t>
            </w:r>
          </w:p>
        </w:tc>
      </w:tr>
      <w:tr w:rsidR="00D5546D" w:rsidRPr="00D5546D" w14:paraId="4BF04A41" w14:textId="77777777" w:rsidTr="00D5546D">
        <w:trPr>
          <w:trHeight w:val="300"/>
        </w:trPr>
        <w:tc>
          <w:tcPr>
            <w:tcW w:w="923" w:type="dxa"/>
            <w:tcBorders>
              <w:top w:val="nil"/>
              <w:left w:val="nil"/>
              <w:bottom w:val="nil"/>
              <w:right w:val="nil"/>
            </w:tcBorders>
            <w:shd w:val="clear" w:color="000000" w:fill="FFFFFF"/>
            <w:vAlign w:val="center"/>
            <w:hideMark/>
          </w:tcPr>
          <w:p w14:paraId="7F6F0ABC"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73</w:t>
            </w:r>
          </w:p>
        </w:tc>
        <w:tc>
          <w:tcPr>
            <w:tcW w:w="1034" w:type="dxa"/>
            <w:tcBorders>
              <w:top w:val="nil"/>
              <w:left w:val="nil"/>
              <w:bottom w:val="nil"/>
              <w:right w:val="nil"/>
            </w:tcBorders>
            <w:shd w:val="clear" w:color="000000" w:fill="FFFFFF"/>
            <w:vAlign w:val="center"/>
            <w:hideMark/>
          </w:tcPr>
          <w:p w14:paraId="61FBD098"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27/10/2022</w:t>
            </w:r>
          </w:p>
        </w:tc>
        <w:tc>
          <w:tcPr>
            <w:tcW w:w="971" w:type="dxa"/>
            <w:tcBorders>
              <w:top w:val="nil"/>
              <w:left w:val="nil"/>
              <w:bottom w:val="nil"/>
              <w:right w:val="nil"/>
            </w:tcBorders>
            <w:shd w:val="clear" w:color="000000" w:fill="FFFFFF"/>
            <w:vAlign w:val="center"/>
            <w:hideMark/>
          </w:tcPr>
          <w:p w14:paraId="147E52A1"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2.25E+07</w:t>
            </w:r>
          </w:p>
        </w:tc>
        <w:tc>
          <w:tcPr>
            <w:tcW w:w="1001" w:type="dxa"/>
            <w:tcBorders>
              <w:top w:val="nil"/>
              <w:left w:val="nil"/>
              <w:bottom w:val="nil"/>
              <w:right w:val="nil"/>
            </w:tcBorders>
            <w:shd w:val="clear" w:color="000000" w:fill="FFFFFF"/>
            <w:vAlign w:val="center"/>
            <w:hideMark/>
          </w:tcPr>
          <w:p w14:paraId="4D34A42F"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2.23E+07</w:t>
            </w:r>
          </w:p>
        </w:tc>
        <w:tc>
          <w:tcPr>
            <w:tcW w:w="951" w:type="dxa"/>
            <w:tcBorders>
              <w:top w:val="nil"/>
              <w:left w:val="nil"/>
              <w:bottom w:val="nil"/>
              <w:right w:val="nil"/>
            </w:tcBorders>
            <w:shd w:val="clear" w:color="000000" w:fill="FFFFFF"/>
            <w:vAlign w:val="center"/>
            <w:hideMark/>
          </w:tcPr>
          <w:p w14:paraId="778B73AA"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2.27E+07</w:t>
            </w:r>
          </w:p>
        </w:tc>
        <w:tc>
          <w:tcPr>
            <w:tcW w:w="960" w:type="dxa"/>
            <w:tcBorders>
              <w:top w:val="nil"/>
              <w:left w:val="nil"/>
              <w:bottom w:val="nil"/>
              <w:right w:val="nil"/>
            </w:tcBorders>
            <w:shd w:val="clear" w:color="000000" w:fill="FFFFFF"/>
            <w:vAlign w:val="center"/>
            <w:hideMark/>
          </w:tcPr>
          <w:p w14:paraId="3BE143BC"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22308932</w:t>
            </w:r>
          </w:p>
        </w:tc>
      </w:tr>
      <w:tr w:rsidR="00D5546D" w:rsidRPr="00D5546D" w14:paraId="0A7765A9" w14:textId="77777777" w:rsidTr="00D5546D">
        <w:trPr>
          <w:trHeight w:val="300"/>
        </w:trPr>
        <w:tc>
          <w:tcPr>
            <w:tcW w:w="923" w:type="dxa"/>
            <w:tcBorders>
              <w:top w:val="nil"/>
              <w:left w:val="nil"/>
              <w:bottom w:val="nil"/>
              <w:right w:val="nil"/>
            </w:tcBorders>
            <w:shd w:val="clear" w:color="000000" w:fill="F5F5F5"/>
            <w:vAlign w:val="center"/>
            <w:hideMark/>
          </w:tcPr>
          <w:p w14:paraId="5C5D79FA"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74</w:t>
            </w:r>
          </w:p>
        </w:tc>
        <w:tc>
          <w:tcPr>
            <w:tcW w:w="1034" w:type="dxa"/>
            <w:tcBorders>
              <w:top w:val="nil"/>
              <w:left w:val="nil"/>
              <w:bottom w:val="nil"/>
              <w:right w:val="nil"/>
            </w:tcBorders>
            <w:shd w:val="clear" w:color="000000" w:fill="F5F5F5"/>
            <w:vAlign w:val="center"/>
            <w:hideMark/>
          </w:tcPr>
          <w:p w14:paraId="091D47E9"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28/10/2022</w:t>
            </w:r>
          </w:p>
        </w:tc>
        <w:tc>
          <w:tcPr>
            <w:tcW w:w="971" w:type="dxa"/>
            <w:tcBorders>
              <w:top w:val="nil"/>
              <w:left w:val="nil"/>
              <w:bottom w:val="nil"/>
              <w:right w:val="nil"/>
            </w:tcBorders>
            <w:shd w:val="clear" w:color="000000" w:fill="F5F5F5"/>
            <w:vAlign w:val="center"/>
            <w:hideMark/>
          </w:tcPr>
          <w:p w14:paraId="435C7230"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2.25E+07</w:t>
            </w:r>
          </w:p>
        </w:tc>
        <w:tc>
          <w:tcPr>
            <w:tcW w:w="1001" w:type="dxa"/>
            <w:tcBorders>
              <w:top w:val="nil"/>
              <w:left w:val="nil"/>
              <w:bottom w:val="nil"/>
              <w:right w:val="nil"/>
            </w:tcBorders>
            <w:shd w:val="clear" w:color="000000" w:fill="F5F5F5"/>
            <w:vAlign w:val="center"/>
            <w:hideMark/>
          </w:tcPr>
          <w:p w14:paraId="4C956C49"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2.23E+07</w:t>
            </w:r>
          </w:p>
        </w:tc>
        <w:tc>
          <w:tcPr>
            <w:tcW w:w="951" w:type="dxa"/>
            <w:tcBorders>
              <w:top w:val="nil"/>
              <w:left w:val="nil"/>
              <w:bottom w:val="nil"/>
              <w:right w:val="nil"/>
            </w:tcBorders>
            <w:shd w:val="clear" w:color="000000" w:fill="F5F5F5"/>
            <w:vAlign w:val="center"/>
            <w:hideMark/>
          </w:tcPr>
          <w:p w14:paraId="1B6805FD"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2.27E+07</w:t>
            </w:r>
          </w:p>
        </w:tc>
        <w:tc>
          <w:tcPr>
            <w:tcW w:w="960" w:type="dxa"/>
            <w:tcBorders>
              <w:top w:val="nil"/>
              <w:left w:val="nil"/>
              <w:bottom w:val="nil"/>
              <w:right w:val="nil"/>
            </w:tcBorders>
            <w:shd w:val="clear" w:color="000000" w:fill="F5F5F5"/>
            <w:vAlign w:val="center"/>
            <w:hideMark/>
          </w:tcPr>
          <w:p w14:paraId="00BA69BF"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22313254</w:t>
            </w:r>
          </w:p>
        </w:tc>
      </w:tr>
      <w:tr w:rsidR="00D5546D" w:rsidRPr="00D5546D" w14:paraId="52505776" w14:textId="77777777" w:rsidTr="00D5546D">
        <w:trPr>
          <w:trHeight w:val="300"/>
        </w:trPr>
        <w:tc>
          <w:tcPr>
            <w:tcW w:w="923" w:type="dxa"/>
            <w:tcBorders>
              <w:top w:val="nil"/>
              <w:left w:val="nil"/>
              <w:bottom w:val="nil"/>
              <w:right w:val="nil"/>
            </w:tcBorders>
            <w:shd w:val="clear" w:color="000000" w:fill="FFFFFF"/>
            <w:vAlign w:val="center"/>
            <w:hideMark/>
          </w:tcPr>
          <w:p w14:paraId="2183AA63"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75</w:t>
            </w:r>
          </w:p>
        </w:tc>
        <w:tc>
          <w:tcPr>
            <w:tcW w:w="1034" w:type="dxa"/>
            <w:tcBorders>
              <w:top w:val="nil"/>
              <w:left w:val="nil"/>
              <w:bottom w:val="nil"/>
              <w:right w:val="nil"/>
            </w:tcBorders>
            <w:shd w:val="clear" w:color="000000" w:fill="FFFFFF"/>
            <w:vAlign w:val="center"/>
            <w:hideMark/>
          </w:tcPr>
          <w:p w14:paraId="532C5A76"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29/10/2022</w:t>
            </w:r>
          </w:p>
        </w:tc>
        <w:tc>
          <w:tcPr>
            <w:tcW w:w="971" w:type="dxa"/>
            <w:tcBorders>
              <w:top w:val="nil"/>
              <w:left w:val="nil"/>
              <w:bottom w:val="nil"/>
              <w:right w:val="nil"/>
            </w:tcBorders>
            <w:shd w:val="clear" w:color="000000" w:fill="FFFFFF"/>
            <w:vAlign w:val="center"/>
            <w:hideMark/>
          </w:tcPr>
          <w:p w14:paraId="679755CA"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2.25E+07</w:t>
            </w:r>
          </w:p>
        </w:tc>
        <w:tc>
          <w:tcPr>
            <w:tcW w:w="1001" w:type="dxa"/>
            <w:tcBorders>
              <w:top w:val="nil"/>
              <w:left w:val="nil"/>
              <w:bottom w:val="nil"/>
              <w:right w:val="nil"/>
            </w:tcBorders>
            <w:shd w:val="clear" w:color="000000" w:fill="FFFFFF"/>
            <w:vAlign w:val="center"/>
            <w:hideMark/>
          </w:tcPr>
          <w:p w14:paraId="33C324B7"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2.23E+07</w:t>
            </w:r>
          </w:p>
        </w:tc>
        <w:tc>
          <w:tcPr>
            <w:tcW w:w="951" w:type="dxa"/>
            <w:tcBorders>
              <w:top w:val="nil"/>
              <w:left w:val="nil"/>
              <w:bottom w:val="nil"/>
              <w:right w:val="nil"/>
            </w:tcBorders>
            <w:shd w:val="clear" w:color="000000" w:fill="FFFFFF"/>
            <w:vAlign w:val="center"/>
            <w:hideMark/>
          </w:tcPr>
          <w:p w14:paraId="60643D65"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2.28E+07</w:t>
            </w:r>
          </w:p>
        </w:tc>
        <w:tc>
          <w:tcPr>
            <w:tcW w:w="960" w:type="dxa"/>
            <w:tcBorders>
              <w:top w:val="nil"/>
              <w:left w:val="nil"/>
              <w:bottom w:val="nil"/>
              <w:right w:val="nil"/>
            </w:tcBorders>
            <w:shd w:val="clear" w:color="000000" w:fill="FFFFFF"/>
            <w:vAlign w:val="center"/>
            <w:hideMark/>
          </w:tcPr>
          <w:p w14:paraId="00943F63"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22316788</w:t>
            </w:r>
          </w:p>
        </w:tc>
      </w:tr>
      <w:tr w:rsidR="00D5546D" w:rsidRPr="00D5546D" w14:paraId="76BA7AA0" w14:textId="77777777" w:rsidTr="00D5546D">
        <w:trPr>
          <w:trHeight w:val="300"/>
        </w:trPr>
        <w:tc>
          <w:tcPr>
            <w:tcW w:w="923" w:type="dxa"/>
            <w:tcBorders>
              <w:top w:val="nil"/>
              <w:left w:val="nil"/>
              <w:bottom w:val="nil"/>
              <w:right w:val="nil"/>
            </w:tcBorders>
            <w:shd w:val="clear" w:color="000000" w:fill="F5F5F5"/>
            <w:vAlign w:val="center"/>
            <w:hideMark/>
          </w:tcPr>
          <w:p w14:paraId="6F3820EF"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76</w:t>
            </w:r>
          </w:p>
        </w:tc>
        <w:tc>
          <w:tcPr>
            <w:tcW w:w="1034" w:type="dxa"/>
            <w:tcBorders>
              <w:top w:val="nil"/>
              <w:left w:val="nil"/>
              <w:bottom w:val="nil"/>
              <w:right w:val="nil"/>
            </w:tcBorders>
            <w:shd w:val="clear" w:color="000000" w:fill="F5F5F5"/>
            <w:vAlign w:val="center"/>
            <w:hideMark/>
          </w:tcPr>
          <w:p w14:paraId="575458AC"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30/10/2022</w:t>
            </w:r>
          </w:p>
        </w:tc>
        <w:tc>
          <w:tcPr>
            <w:tcW w:w="971" w:type="dxa"/>
            <w:tcBorders>
              <w:top w:val="nil"/>
              <w:left w:val="nil"/>
              <w:bottom w:val="nil"/>
              <w:right w:val="nil"/>
            </w:tcBorders>
            <w:shd w:val="clear" w:color="000000" w:fill="F5F5F5"/>
            <w:vAlign w:val="center"/>
            <w:hideMark/>
          </w:tcPr>
          <w:p w14:paraId="59DAB565"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2.25E+07</w:t>
            </w:r>
          </w:p>
        </w:tc>
        <w:tc>
          <w:tcPr>
            <w:tcW w:w="1001" w:type="dxa"/>
            <w:tcBorders>
              <w:top w:val="nil"/>
              <w:left w:val="nil"/>
              <w:bottom w:val="nil"/>
              <w:right w:val="nil"/>
            </w:tcBorders>
            <w:shd w:val="clear" w:color="000000" w:fill="F5F5F5"/>
            <w:vAlign w:val="center"/>
            <w:hideMark/>
          </w:tcPr>
          <w:p w14:paraId="366DC7A6"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2.23E+07</w:t>
            </w:r>
          </w:p>
        </w:tc>
        <w:tc>
          <w:tcPr>
            <w:tcW w:w="951" w:type="dxa"/>
            <w:tcBorders>
              <w:top w:val="nil"/>
              <w:left w:val="nil"/>
              <w:bottom w:val="nil"/>
              <w:right w:val="nil"/>
            </w:tcBorders>
            <w:shd w:val="clear" w:color="000000" w:fill="F5F5F5"/>
            <w:vAlign w:val="center"/>
            <w:hideMark/>
          </w:tcPr>
          <w:p w14:paraId="2C90EA9F"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2.28E+07</w:t>
            </w:r>
          </w:p>
        </w:tc>
        <w:tc>
          <w:tcPr>
            <w:tcW w:w="960" w:type="dxa"/>
            <w:tcBorders>
              <w:top w:val="nil"/>
              <w:left w:val="nil"/>
              <w:bottom w:val="nil"/>
              <w:right w:val="nil"/>
            </w:tcBorders>
            <w:shd w:val="clear" w:color="000000" w:fill="F5F5F5"/>
            <w:vAlign w:val="center"/>
            <w:hideMark/>
          </w:tcPr>
          <w:p w14:paraId="4E859BE5"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22320994</w:t>
            </w:r>
          </w:p>
        </w:tc>
      </w:tr>
      <w:tr w:rsidR="00D5546D" w:rsidRPr="00D5546D" w14:paraId="5ECF6CA1" w14:textId="77777777" w:rsidTr="00D5546D">
        <w:trPr>
          <w:trHeight w:val="300"/>
        </w:trPr>
        <w:tc>
          <w:tcPr>
            <w:tcW w:w="923" w:type="dxa"/>
            <w:tcBorders>
              <w:top w:val="nil"/>
              <w:left w:val="nil"/>
              <w:bottom w:val="nil"/>
              <w:right w:val="nil"/>
            </w:tcBorders>
            <w:shd w:val="clear" w:color="000000" w:fill="FFFFFF"/>
            <w:vAlign w:val="center"/>
            <w:hideMark/>
          </w:tcPr>
          <w:p w14:paraId="6AFF558B"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77</w:t>
            </w:r>
          </w:p>
        </w:tc>
        <w:tc>
          <w:tcPr>
            <w:tcW w:w="1034" w:type="dxa"/>
            <w:tcBorders>
              <w:top w:val="nil"/>
              <w:left w:val="nil"/>
              <w:bottom w:val="nil"/>
              <w:right w:val="nil"/>
            </w:tcBorders>
            <w:shd w:val="clear" w:color="000000" w:fill="FFFFFF"/>
            <w:vAlign w:val="center"/>
            <w:hideMark/>
          </w:tcPr>
          <w:p w14:paraId="6081946E"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31/10/2022</w:t>
            </w:r>
          </w:p>
        </w:tc>
        <w:tc>
          <w:tcPr>
            <w:tcW w:w="971" w:type="dxa"/>
            <w:tcBorders>
              <w:top w:val="nil"/>
              <w:left w:val="nil"/>
              <w:bottom w:val="nil"/>
              <w:right w:val="nil"/>
            </w:tcBorders>
            <w:shd w:val="clear" w:color="000000" w:fill="FFFFFF"/>
            <w:vAlign w:val="center"/>
            <w:hideMark/>
          </w:tcPr>
          <w:p w14:paraId="66281F31"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2.26E+07</w:t>
            </w:r>
          </w:p>
        </w:tc>
        <w:tc>
          <w:tcPr>
            <w:tcW w:w="1001" w:type="dxa"/>
            <w:tcBorders>
              <w:top w:val="nil"/>
              <w:left w:val="nil"/>
              <w:bottom w:val="nil"/>
              <w:right w:val="nil"/>
            </w:tcBorders>
            <w:shd w:val="clear" w:color="000000" w:fill="FFFFFF"/>
            <w:vAlign w:val="center"/>
            <w:hideMark/>
          </w:tcPr>
          <w:p w14:paraId="2C4195D6"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2.23E+07</w:t>
            </w:r>
          </w:p>
        </w:tc>
        <w:tc>
          <w:tcPr>
            <w:tcW w:w="951" w:type="dxa"/>
            <w:tcBorders>
              <w:top w:val="nil"/>
              <w:left w:val="nil"/>
              <w:bottom w:val="nil"/>
              <w:right w:val="nil"/>
            </w:tcBorders>
            <w:shd w:val="clear" w:color="000000" w:fill="FFFFFF"/>
            <w:vAlign w:val="center"/>
            <w:hideMark/>
          </w:tcPr>
          <w:p w14:paraId="6B1DEFF5"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2.28E+07</w:t>
            </w:r>
          </w:p>
        </w:tc>
        <w:tc>
          <w:tcPr>
            <w:tcW w:w="960" w:type="dxa"/>
            <w:tcBorders>
              <w:top w:val="nil"/>
              <w:left w:val="nil"/>
              <w:bottom w:val="nil"/>
              <w:right w:val="nil"/>
            </w:tcBorders>
            <w:shd w:val="clear" w:color="000000" w:fill="FFFFFF"/>
            <w:vAlign w:val="center"/>
            <w:hideMark/>
          </w:tcPr>
          <w:p w14:paraId="768B7333"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22326061</w:t>
            </w:r>
          </w:p>
        </w:tc>
      </w:tr>
      <w:tr w:rsidR="00D5546D" w:rsidRPr="00D5546D" w14:paraId="738393F9" w14:textId="77777777" w:rsidTr="00D5546D">
        <w:trPr>
          <w:trHeight w:val="300"/>
        </w:trPr>
        <w:tc>
          <w:tcPr>
            <w:tcW w:w="923" w:type="dxa"/>
            <w:tcBorders>
              <w:top w:val="nil"/>
              <w:left w:val="nil"/>
              <w:bottom w:val="nil"/>
              <w:right w:val="nil"/>
            </w:tcBorders>
            <w:shd w:val="clear" w:color="000000" w:fill="F5F5F5"/>
            <w:vAlign w:val="center"/>
            <w:hideMark/>
          </w:tcPr>
          <w:p w14:paraId="56873521"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78</w:t>
            </w:r>
          </w:p>
        </w:tc>
        <w:tc>
          <w:tcPr>
            <w:tcW w:w="1034" w:type="dxa"/>
            <w:tcBorders>
              <w:top w:val="nil"/>
              <w:left w:val="nil"/>
              <w:bottom w:val="nil"/>
              <w:right w:val="nil"/>
            </w:tcBorders>
            <w:shd w:val="clear" w:color="000000" w:fill="F5F5F5"/>
            <w:vAlign w:val="center"/>
            <w:hideMark/>
          </w:tcPr>
          <w:p w14:paraId="1C0E0842"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01/11/2022</w:t>
            </w:r>
          </w:p>
        </w:tc>
        <w:tc>
          <w:tcPr>
            <w:tcW w:w="971" w:type="dxa"/>
            <w:tcBorders>
              <w:top w:val="nil"/>
              <w:left w:val="nil"/>
              <w:bottom w:val="nil"/>
              <w:right w:val="nil"/>
            </w:tcBorders>
            <w:shd w:val="clear" w:color="000000" w:fill="F5F5F5"/>
            <w:vAlign w:val="center"/>
            <w:hideMark/>
          </w:tcPr>
          <w:p w14:paraId="615F9A93"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2.26E+07</w:t>
            </w:r>
          </w:p>
        </w:tc>
        <w:tc>
          <w:tcPr>
            <w:tcW w:w="1001" w:type="dxa"/>
            <w:tcBorders>
              <w:top w:val="nil"/>
              <w:left w:val="nil"/>
              <w:bottom w:val="nil"/>
              <w:right w:val="nil"/>
            </w:tcBorders>
            <w:shd w:val="clear" w:color="000000" w:fill="F5F5F5"/>
            <w:vAlign w:val="center"/>
            <w:hideMark/>
          </w:tcPr>
          <w:p w14:paraId="2BB9E800"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2.23E+07</w:t>
            </w:r>
          </w:p>
        </w:tc>
        <w:tc>
          <w:tcPr>
            <w:tcW w:w="951" w:type="dxa"/>
            <w:tcBorders>
              <w:top w:val="nil"/>
              <w:left w:val="nil"/>
              <w:bottom w:val="nil"/>
              <w:right w:val="nil"/>
            </w:tcBorders>
            <w:shd w:val="clear" w:color="000000" w:fill="F5F5F5"/>
            <w:vAlign w:val="center"/>
            <w:hideMark/>
          </w:tcPr>
          <w:p w14:paraId="1605FF60"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2.28E+07</w:t>
            </w:r>
          </w:p>
        </w:tc>
        <w:tc>
          <w:tcPr>
            <w:tcW w:w="960" w:type="dxa"/>
            <w:tcBorders>
              <w:top w:val="nil"/>
              <w:left w:val="nil"/>
              <w:bottom w:val="nil"/>
              <w:right w:val="nil"/>
            </w:tcBorders>
            <w:shd w:val="clear" w:color="000000" w:fill="F5F5F5"/>
            <w:vAlign w:val="center"/>
            <w:hideMark/>
          </w:tcPr>
          <w:p w14:paraId="7F22C244"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22330558</w:t>
            </w:r>
          </w:p>
        </w:tc>
      </w:tr>
      <w:tr w:rsidR="00D5546D" w:rsidRPr="00D5546D" w14:paraId="1C3EDAC6" w14:textId="77777777" w:rsidTr="00D5546D">
        <w:trPr>
          <w:trHeight w:val="300"/>
        </w:trPr>
        <w:tc>
          <w:tcPr>
            <w:tcW w:w="923" w:type="dxa"/>
            <w:tcBorders>
              <w:top w:val="nil"/>
              <w:left w:val="nil"/>
              <w:bottom w:val="nil"/>
              <w:right w:val="nil"/>
            </w:tcBorders>
            <w:shd w:val="clear" w:color="000000" w:fill="FFFFFF"/>
            <w:vAlign w:val="center"/>
            <w:hideMark/>
          </w:tcPr>
          <w:p w14:paraId="19D0BF9B"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lastRenderedPageBreak/>
              <w:t>79</w:t>
            </w:r>
          </w:p>
        </w:tc>
        <w:tc>
          <w:tcPr>
            <w:tcW w:w="1034" w:type="dxa"/>
            <w:tcBorders>
              <w:top w:val="nil"/>
              <w:left w:val="nil"/>
              <w:bottom w:val="nil"/>
              <w:right w:val="nil"/>
            </w:tcBorders>
            <w:shd w:val="clear" w:color="000000" w:fill="FFFFFF"/>
            <w:vAlign w:val="center"/>
            <w:hideMark/>
          </w:tcPr>
          <w:p w14:paraId="7853526E"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02/11/2022</w:t>
            </w:r>
          </w:p>
        </w:tc>
        <w:tc>
          <w:tcPr>
            <w:tcW w:w="971" w:type="dxa"/>
            <w:tcBorders>
              <w:top w:val="nil"/>
              <w:left w:val="nil"/>
              <w:bottom w:val="nil"/>
              <w:right w:val="nil"/>
            </w:tcBorders>
            <w:shd w:val="clear" w:color="000000" w:fill="FFFFFF"/>
            <w:vAlign w:val="center"/>
            <w:hideMark/>
          </w:tcPr>
          <w:p w14:paraId="2F8E3DD9"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2.26E+07</w:t>
            </w:r>
          </w:p>
        </w:tc>
        <w:tc>
          <w:tcPr>
            <w:tcW w:w="1001" w:type="dxa"/>
            <w:tcBorders>
              <w:top w:val="nil"/>
              <w:left w:val="nil"/>
              <w:bottom w:val="nil"/>
              <w:right w:val="nil"/>
            </w:tcBorders>
            <w:shd w:val="clear" w:color="000000" w:fill="FFFFFF"/>
            <w:vAlign w:val="center"/>
            <w:hideMark/>
          </w:tcPr>
          <w:p w14:paraId="7EE77948"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2.23E+07</w:t>
            </w:r>
          </w:p>
        </w:tc>
        <w:tc>
          <w:tcPr>
            <w:tcW w:w="951" w:type="dxa"/>
            <w:tcBorders>
              <w:top w:val="nil"/>
              <w:left w:val="nil"/>
              <w:bottom w:val="nil"/>
              <w:right w:val="nil"/>
            </w:tcBorders>
            <w:shd w:val="clear" w:color="000000" w:fill="FFFFFF"/>
            <w:vAlign w:val="center"/>
            <w:hideMark/>
          </w:tcPr>
          <w:p w14:paraId="1124BBFD"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2.28E+07</w:t>
            </w:r>
          </w:p>
        </w:tc>
        <w:tc>
          <w:tcPr>
            <w:tcW w:w="960" w:type="dxa"/>
            <w:tcBorders>
              <w:top w:val="nil"/>
              <w:left w:val="nil"/>
              <w:bottom w:val="nil"/>
              <w:right w:val="nil"/>
            </w:tcBorders>
            <w:shd w:val="clear" w:color="000000" w:fill="FFFFFF"/>
            <w:vAlign w:val="center"/>
            <w:hideMark/>
          </w:tcPr>
          <w:p w14:paraId="494CA410"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22334513</w:t>
            </w:r>
          </w:p>
        </w:tc>
      </w:tr>
      <w:tr w:rsidR="00D5546D" w:rsidRPr="00D5546D" w14:paraId="6D4BF8E4" w14:textId="77777777" w:rsidTr="00D5546D">
        <w:trPr>
          <w:trHeight w:val="300"/>
        </w:trPr>
        <w:tc>
          <w:tcPr>
            <w:tcW w:w="923" w:type="dxa"/>
            <w:tcBorders>
              <w:top w:val="nil"/>
              <w:left w:val="nil"/>
              <w:bottom w:val="nil"/>
              <w:right w:val="nil"/>
            </w:tcBorders>
            <w:shd w:val="clear" w:color="000000" w:fill="F5F5F5"/>
            <w:vAlign w:val="center"/>
            <w:hideMark/>
          </w:tcPr>
          <w:p w14:paraId="325B930E"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80</w:t>
            </w:r>
          </w:p>
        </w:tc>
        <w:tc>
          <w:tcPr>
            <w:tcW w:w="1034" w:type="dxa"/>
            <w:tcBorders>
              <w:top w:val="nil"/>
              <w:left w:val="nil"/>
              <w:bottom w:val="nil"/>
              <w:right w:val="nil"/>
            </w:tcBorders>
            <w:shd w:val="clear" w:color="000000" w:fill="F5F5F5"/>
            <w:vAlign w:val="center"/>
            <w:hideMark/>
          </w:tcPr>
          <w:p w14:paraId="7E25519B"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13/11/2022</w:t>
            </w:r>
          </w:p>
        </w:tc>
        <w:tc>
          <w:tcPr>
            <w:tcW w:w="971" w:type="dxa"/>
            <w:tcBorders>
              <w:top w:val="nil"/>
              <w:left w:val="nil"/>
              <w:bottom w:val="nil"/>
              <w:right w:val="nil"/>
            </w:tcBorders>
            <w:shd w:val="clear" w:color="000000" w:fill="F5F5F5"/>
            <w:vAlign w:val="center"/>
            <w:hideMark/>
          </w:tcPr>
          <w:p w14:paraId="78B8991F"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2.25E+07</w:t>
            </w:r>
          </w:p>
        </w:tc>
        <w:tc>
          <w:tcPr>
            <w:tcW w:w="1001" w:type="dxa"/>
            <w:tcBorders>
              <w:top w:val="nil"/>
              <w:left w:val="nil"/>
              <w:bottom w:val="nil"/>
              <w:right w:val="nil"/>
            </w:tcBorders>
            <w:shd w:val="clear" w:color="000000" w:fill="F5F5F5"/>
            <w:vAlign w:val="center"/>
            <w:hideMark/>
          </w:tcPr>
          <w:p w14:paraId="5CD7372A"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2.23E+07</w:t>
            </w:r>
          </w:p>
        </w:tc>
        <w:tc>
          <w:tcPr>
            <w:tcW w:w="951" w:type="dxa"/>
            <w:tcBorders>
              <w:top w:val="nil"/>
              <w:left w:val="nil"/>
              <w:bottom w:val="nil"/>
              <w:right w:val="nil"/>
            </w:tcBorders>
            <w:shd w:val="clear" w:color="000000" w:fill="F5F5F5"/>
            <w:vAlign w:val="center"/>
            <w:hideMark/>
          </w:tcPr>
          <w:p w14:paraId="476C3EAB"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2.27E+07</w:t>
            </w:r>
          </w:p>
        </w:tc>
        <w:tc>
          <w:tcPr>
            <w:tcW w:w="960" w:type="dxa"/>
            <w:tcBorders>
              <w:top w:val="nil"/>
              <w:left w:val="nil"/>
              <w:bottom w:val="nil"/>
              <w:right w:val="nil"/>
            </w:tcBorders>
            <w:shd w:val="clear" w:color="000000" w:fill="F5F5F5"/>
            <w:vAlign w:val="center"/>
            <w:hideMark/>
          </w:tcPr>
          <w:p w14:paraId="1EACFBFE"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22369955</w:t>
            </w:r>
          </w:p>
        </w:tc>
      </w:tr>
      <w:tr w:rsidR="00D5546D" w:rsidRPr="00D5546D" w14:paraId="5A6024BD" w14:textId="77777777" w:rsidTr="00D5546D">
        <w:trPr>
          <w:trHeight w:val="300"/>
        </w:trPr>
        <w:tc>
          <w:tcPr>
            <w:tcW w:w="923" w:type="dxa"/>
            <w:tcBorders>
              <w:top w:val="nil"/>
              <w:left w:val="nil"/>
              <w:bottom w:val="nil"/>
              <w:right w:val="nil"/>
            </w:tcBorders>
            <w:shd w:val="clear" w:color="000000" w:fill="FFFFFF"/>
            <w:vAlign w:val="center"/>
            <w:hideMark/>
          </w:tcPr>
          <w:p w14:paraId="169836D2"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81</w:t>
            </w:r>
          </w:p>
        </w:tc>
        <w:tc>
          <w:tcPr>
            <w:tcW w:w="1034" w:type="dxa"/>
            <w:tcBorders>
              <w:top w:val="nil"/>
              <w:left w:val="nil"/>
              <w:bottom w:val="nil"/>
              <w:right w:val="nil"/>
            </w:tcBorders>
            <w:shd w:val="clear" w:color="000000" w:fill="FFFFFF"/>
            <w:vAlign w:val="center"/>
            <w:hideMark/>
          </w:tcPr>
          <w:p w14:paraId="687BD0A8"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14/11/2022</w:t>
            </w:r>
          </w:p>
        </w:tc>
        <w:tc>
          <w:tcPr>
            <w:tcW w:w="971" w:type="dxa"/>
            <w:tcBorders>
              <w:top w:val="nil"/>
              <w:left w:val="nil"/>
              <w:bottom w:val="nil"/>
              <w:right w:val="nil"/>
            </w:tcBorders>
            <w:shd w:val="clear" w:color="000000" w:fill="FFFFFF"/>
            <w:vAlign w:val="center"/>
            <w:hideMark/>
          </w:tcPr>
          <w:p w14:paraId="7100A9F9"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2.25E+07</w:t>
            </w:r>
          </w:p>
        </w:tc>
        <w:tc>
          <w:tcPr>
            <w:tcW w:w="1001" w:type="dxa"/>
            <w:tcBorders>
              <w:top w:val="nil"/>
              <w:left w:val="nil"/>
              <w:bottom w:val="nil"/>
              <w:right w:val="nil"/>
            </w:tcBorders>
            <w:shd w:val="clear" w:color="000000" w:fill="FFFFFF"/>
            <w:vAlign w:val="center"/>
            <w:hideMark/>
          </w:tcPr>
          <w:p w14:paraId="4185B9B5"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2.23E+07</w:t>
            </w:r>
          </w:p>
        </w:tc>
        <w:tc>
          <w:tcPr>
            <w:tcW w:w="951" w:type="dxa"/>
            <w:tcBorders>
              <w:top w:val="nil"/>
              <w:left w:val="nil"/>
              <w:bottom w:val="nil"/>
              <w:right w:val="nil"/>
            </w:tcBorders>
            <w:shd w:val="clear" w:color="000000" w:fill="FFFFFF"/>
            <w:vAlign w:val="center"/>
            <w:hideMark/>
          </w:tcPr>
          <w:p w14:paraId="42321F28"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2.27E+07</w:t>
            </w:r>
          </w:p>
        </w:tc>
        <w:tc>
          <w:tcPr>
            <w:tcW w:w="960" w:type="dxa"/>
            <w:tcBorders>
              <w:top w:val="nil"/>
              <w:left w:val="nil"/>
              <w:bottom w:val="nil"/>
              <w:right w:val="nil"/>
            </w:tcBorders>
            <w:shd w:val="clear" w:color="000000" w:fill="FFFFFF"/>
            <w:vAlign w:val="center"/>
            <w:hideMark/>
          </w:tcPr>
          <w:p w14:paraId="17E22989"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22373821</w:t>
            </w:r>
          </w:p>
        </w:tc>
      </w:tr>
      <w:tr w:rsidR="00D5546D" w:rsidRPr="00D5546D" w14:paraId="3DAC071C" w14:textId="77777777" w:rsidTr="00D5546D">
        <w:trPr>
          <w:trHeight w:val="300"/>
        </w:trPr>
        <w:tc>
          <w:tcPr>
            <w:tcW w:w="923" w:type="dxa"/>
            <w:tcBorders>
              <w:top w:val="nil"/>
              <w:left w:val="nil"/>
              <w:bottom w:val="nil"/>
              <w:right w:val="nil"/>
            </w:tcBorders>
            <w:shd w:val="clear" w:color="000000" w:fill="F5F5F5"/>
            <w:vAlign w:val="center"/>
            <w:hideMark/>
          </w:tcPr>
          <w:p w14:paraId="356E5ACD"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82</w:t>
            </w:r>
          </w:p>
        </w:tc>
        <w:tc>
          <w:tcPr>
            <w:tcW w:w="1034" w:type="dxa"/>
            <w:tcBorders>
              <w:top w:val="nil"/>
              <w:left w:val="nil"/>
              <w:bottom w:val="nil"/>
              <w:right w:val="nil"/>
            </w:tcBorders>
            <w:shd w:val="clear" w:color="000000" w:fill="F5F5F5"/>
            <w:vAlign w:val="center"/>
            <w:hideMark/>
          </w:tcPr>
          <w:p w14:paraId="659E32C7"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15/11/2022</w:t>
            </w:r>
          </w:p>
        </w:tc>
        <w:tc>
          <w:tcPr>
            <w:tcW w:w="971" w:type="dxa"/>
            <w:tcBorders>
              <w:top w:val="nil"/>
              <w:left w:val="nil"/>
              <w:bottom w:val="nil"/>
              <w:right w:val="nil"/>
            </w:tcBorders>
            <w:shd w:val="clear" w:color="000000" w:fill="F5F5F5"/>
            <w:vAlign w:val="center"/>
            <w:hideMark/>
          </w:tcPr>
          <w:p w14:paraId="010EE100"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2.25E+07</w:t>
            </w:r>
          </w:p>
        </w:tc>
        <w:tc>
          <w:tcPr>
            <w:tcW w:w="1001" w:type="dxa"/>
            <w:tcBorders>
              <w:top w:val="nil"/>
              <w:left w:val="nil"/>
              <w:bottom w:val="nil"/>
              <w:right w:val="nil"/>
            </w:tcBorders>
            <w:shd w:val="clear" w:color="000000" w:fill="F5F5F5"/>
            <w:vAlign w:val="center"/>
            <w:hideMark/>
          </w:tcPr>
          <w:p w14:paraId="32DA7546"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2.23E+07</w:t>
            </w:r>
          </w:p>
        </w:tc>
        <w:tc>
          <w:tcPr>
            <w:tcW w:w="951" w:type="dxa"/>
            <w:tcBorders>
              <w:top w:val="nil"/>
              <w:left w:val="nil"/>
              <w:bottom w:val="nil"/>
              <w:right w:val="nil"/>
            </w:tcBorders>
            <w:shd w:val="clear" w:color="000000" w:fill="F5F5F5"/>
            <w:vAlign w:val="center"/>
            <w:hideMark/>
          </w:tcPr>
          <w:p w14:paraId="01D1C1B8"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2.28E+07</w:t>
            </w:r>
          </w:p>
        </w:tc>
        <w:tc>
          <w:tcPr>
            <w:tcW w:w="960" w:type="dxa"/>
            <w:tcBorders>
              <w:top w:val="nil"/>
              <w:left w:val="nil"/>
              <w:bottom w:val="nil"/>
              <w:right w:val="nil"/>
            </w:tcBorders>
            <w:shd w:val="clear" w:color="000000" w:fill="F5F5F5"/>
            <w:vAlign w:val="center"/>
            <w:hideMark/>
          </w:tcPr>
          <w:p w14:paraId="6701732A"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22377309</w:t>
            </w:r>
          </w:p>
        </w:tc>
      </w:tr>
      <w:tr w:rsidR="00D5546D" w:rsidRPr="00D5546D" w14:paraId="545154BA" w14:textId="77777777" w:rsidTr="00D5546D">
        <w:trPr>
          <w:trHeight w:val="300"/>
        </w:trPr>
        <w:tc>
          <w:tcPr>
            <w:tcW w:w="923" w:type="dxa"/>
            <w:tcBorders>
              <w:top w:val="nil"/>
              <w:left w:val="nil"/>
              <w:bottom w:val="nil"/>
              <w:right w:val="nil"/>
            </w:tcBorders>
            <w:shd w:val="clear" w:color="000000" w:fill="FFFFFF"/>
            <w:vAlign w:val="center"/>
            <w:hideMark/>
          </w:tcPr>
          <w:p w14:paraId="0B99A51A"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83</w:t>
            </w:r>
          </w:p>
        </w:tc>
        <w:tc>
          <w:tcPr>
            <w:tcW w:w="1034" w:type="dxa"/>
            <w:tcBorders>
              <w:top w:val="nil"/>
              <w:left w:val="nil"/>
              <w:bottom w:val="nil"/>
              <w:right w:val="nil"/>
            </w:tcBorders>
            <w:shd w:val="clear" w:color="000000" w:fill="FFFFFF"/>
            <w:vAlign w:val="center"/>
            <w:hideMark/>
          </w:tcPr>
          <w:p w14:paraId="205F8773"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16/11/2022</w:t>
            </w:r>
          </w:p>
        </w:tc>
        <w:tc>
          <w:tcPr>
            <w:tcW w:w="971" w:type="dxa"/>
            <w:tcBorders>
              <w:top w:val="nil"/>
              <w:left w:val="nil"/>
              <w:bottom w:val="nil"/>
              <w:right w:val="nil"/>
            </w:tcBorders>
            <w:shd w:val="clear" w:color="000000" w:fill="FFFFFF"/>
            <w:vAlign w:val="center"/>
            <w:hideMark/>
          </w:tcPr>
          <w:p w14:paraId="0BDC18AD"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2.26E+07</w:t>
            </w:r>
          </w:p>
        </w:tc>
        <w:tc>
          <w:tcPr>
            <w:tcW w:w="1001" w:type="dxa"/>
            <w:tcBorders>
              <w:top w:val="nil"/>
              <w:left w:val="nil"/>
              <w:bottom w:val="nil"/>
              <w:right w:val="nil"/>
            </w:tcBorders>
            <w:shd w:val="clear" w:color="000000" w:fill="FFFFFF"/>
            <w:vAlign w:val="center"/>
            <w:hideMark/>
          </w:tcPr>
          <w:p w14:paraId="15AB6CC8"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2.23E+07</w:t>
            </w:r>
          </w:p>
        </w:tc>
        <w:tc>
          <w:tcPr>
            <w:tcW w:w="951" w:type="dxa"/>
            <w:tcBorders>
              <w:top w:val="nil"/>
              <w:left w:val="nil"/>
              <w:bottom w:val="nil"/>
              <w:right w:val="nil"/>
            </w:tcBorders>
            <w:shd w:val="clear" w:color="000000" w:fill="FFFFFF"/>
            <w:vAlign w:val="center"/>
            <w:hideMark/>
          </w:tcPr>
          <w:p w14:paraId="6C78F684"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2.28E+07</w:t>
            </w:r>
          </w:p>
        </w:tc>
        <w:tc>
          <w:tcPr>
            <w:tcW w:w="960" w:type="dxa"/>
            <w:tcBorders>
              <w:top w:val="nil"/>
              <w:left w:val="nil"/>
              <w:bottom w:val="nil"/>
              <w:right w:val="nil"/>
            </w:tcBorders>
            <w:shd w:val="clear" w:color="000000" w:fill="FFFFFF"/>
            <w:vAlign w:val="center"/>
            <w:hideMark/>
          </w:tcPr>
          <w:p w14:paraId="77961931"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22380533</w:t>
            </w:r>
          </w:p>
        </w:tc>
      </w:tr>
      <w:tr w:rsidR="00D5546D" w:rsidRPr="00D5546D" w14:paraId="0D4BA2D7" w14:textId="77777777" w:rsidTr="00D5546D">
        <w:trPr>
          <w:trHeight w:val="300"/>
        </w:trPr>
        <w:tc>
          <w:tcPr>
            <w:tcW w:w="923" w:type="dxa"/>
            <w:tcBorders>
              <w:top w:val="nil"/>
              <w:left w:val="nil"/>
              <w:bottom w:val="nil"/>
              <w:right w:val="nil"/>
            </w:tcBorders>
            <w:shd w:val="clear" w:color="000000" w:fill="F5F5F5"/>
            <w:vAlign w:val="center"/>
            <w:hideMark/>
          </w:tcPr>
          <w:p w14:paraId="4F2C3B03"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84</w:t>
            </w:r>
          </w:p>
        </w:tc>
        <w:tc>
          <w:tcPr>
            <w:tcW w:w="1034" w:type="dxa"/>
            <w:tcBorders>
              <w:top w:val="nil"/>
              <w:left w:val="nil"/>
              <w:bottom w:val="nil"/>
              <w:right w:val="nil"/>
            </w:tcBorders>
            <w:shd w:val="clear" w:color="000000" w:fill="F5F5F5"/>
            <w:vAlign w:val="center"/>
            <w:hideMark/>
          </w:tcPr>
          <w:p w14:paraId="6EE0BAF4"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17/11/2022</w:t>
            </w:r>
          </w:p>
        </w:tc>
        <w:tc>
          <w:tcPr>
            <w:tcW w:w="971" w:type="dxa"/>
            <w:tcBorders>
              <w:top w:val="nil"/>
              <w:left w:val="nil"/>
              <w:bottom w:val="nil"/>
              <w:right w:val="nil"/>
            </w:tcBorders>
            <w:shd w:val="clear" w:color="000000" w:fill="F5F5F5"/>
            <w:vAlign w:val="center"/>
            <w:hideMark/>
          </w:tcPr>
          <w:p w14:paraId="3E710CD0"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2.26E+07</w:t>
            </w:r>
          </w:p>
        </w:tc>
        <w:tc>
          <w:tcPr>
            <w:tcW w:w="1001" w:type="dxa"/>
            <w:tcBorders>
              <w:top w:val="nil"/>
              <w:left w:val="nil"/>
              <w:bottom w:val="nil"/>
              <w:right w:val="nil"/>
            </w:tcBorders>
            <w:shd w:val="clear" w:color="000000" w:fill="F5F5F5"/>
            <w:vAlign w:val="center"/>
            <w:hideMark/>
          </w:tcPr>
          <w:p w14:paraId="1205703E"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2.24E+07</w:t>
            </w:r>
          </w:p>
        </w:tc>
        <w:tc>
          <w:tcPr>
            <w:tcW w:w="951" w:type="dxa"/>
            <w:tcBorders>
              <w:top w:val="nil"/>
              <w:left w:val="nil"/>
              <w:bottom w:val="nil"/>
              <w:right w:val="nil"/>
            </w:tcBorders>
            <w:shd w:val="clear" w:color="000000" w:fill="F5F5F5"/>
            <w:vAlign w:val="center"/>
            <w:hideMark/>
          </w:tcPr>
          <w:p w14:paraId="75AFA47B"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2.28E+07</w:t>
            </w:r>
          </w:p>
        </w:tc>
        <w:tc>
          <w:tcPr>
            <w:tcW w:w="960" w:type="dxa"/>
            <w:tcBorders>
              <w:top w:val="nil"/>
              <w:left w:val="nil"/>
              <w:bottom w:val="nil"/>
              <w:right w:val="nil"/>
            </w:tcBorders>
            <w:shd w:val="clear" w:color="000000" w:fill="F5F5F5"/>
            <w:vAlign w:val="center"/>
            <w:hideMark/>
          </w:tcPr>
          <w:p w14:paraId="6E45F818"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22383518</w:t>
            </w:r>
          </w:p>
        </w:tc>
      </w:tr>
      <w:tr w:rsidR="00D5546D" w:rsidRPr="00D5546D" w14:paraId="6A504760" w14:textId="77777777" w:rsidTr="00D5546D">
        <w:trPr>
          <w:trHeight w:val="300"/>
        </w:trPr>
        <w:tc>
          <w:tcPr>
            <w:tcW w:w="923" w:type="dxa"/>
            <w:tcBorders>
              <w:top w:val="nil"/>
              <w:left w:val="nil"/>
              <w:bottom w:val="nil"/>
              <w:right w:val="nil"/>
            </w:tcBorders>
            <w:shd w:val="clear" w:color="000000" w:fill="FFFFFF"/>
            <w:vAlign w:val="center"/>
            <w:hideMark/>
          </w:tcPr>
          <w:p w14:paraId="29B2B7CC"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85</w:t>
            </w:r>
          </w:p>
        </w:tc>
        <w:tc>
          <w:tcPr>
            <w:tcW w:w="1034" w:type="dxa"/>
            <w:tcBorders>
              <w:top w:val="nil"/>
              <w:left w:val="nil"/>
              <w:bottom w:val="nil"/>
              <w:right w:val="nil"/>
            </w:tcBorders>
            <w:shd w:val="clear" w:color="000000" w:fill="FFFFFF"/>
            <w:vAlign w:val="center"/>
            <w:hideMark/>
          </w:tcPr>
          <w:p w14:paraId="4841CE99"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18/11/2022</w:t>
            </w:r>
          </w:p>
        </w:tc>
        <w:tc>
          <w:tcPr>
            <w:tcW w:w="971" w:type="dxa"/>
            <w:tcBorders>
              <w:top w:val="nil"/>
              <w:left w:val="nil"/>
              <w:bottom w:val="nil"/>
              <w:right w:val="nil"/>
            </w:tcBorders>
            <w:shd w:val="clear" w:color="000000" w:fill="FFFFFF"/>
            <w:vAlign w:val="center"/>
            <w:hideMark/>
          </w:tcPr>
          <w:p w14:paraId="1F9F93FB"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2.26E+07</w:t>
            </w:r>
          </w:p>
        </w:tc>
        <w:tc>
          <w:tcPr>
            <w:tcW w:w="1001" w:type="dxa"/>
            <w:tcBorders>
              <w:top w:val="nil"/>
              <w:left w:val="nil"/>
              <w:bottom w:val="nil"/>
              <w:right w:val="nil"/>
            </w:tcBorders>
            <w:shd w:val="clear" w:color="000000" w:fill="FFFFFF"/>
            <w:vAlign w:val="center"/>
            <w:hideMark/>
          </w:tcPr>
          <w:p w14:paraId="47FCDA33"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2.24E+07</w:t>
            </w:r>
          </w:p>
        </w:tc>
        <w:tc>
          <w:tcPr>
            <w:tcW w:w="951" w:type="dxa"/>
            <w:tcBorders>
              <w:top w:val="nil"/>
              <w:left w:val="nil"/>
              <w:bottom w:val="nil"/>
              <w:right w:val="nil"/>
            </w:tcBorders>
            <w:shd w:val="clear" w:color="000000" w:fill="FFFFFF"/>
            <w:vAlign w:val="center"/>
            <w:hideMark/>
          </w:tcPr>
          <w:p w14:paraId="4A4BC472"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2.28E+07</w:t>
            </w:r>
          </w:p>
        </w:tc>
        <w:tc>
          <w:tcPr>
            <w:tcW w:w="960" w:type="dxa"/>
            <w:tcBorders>
              <w:top w:val="nil"/>
              <w:left w:val="nil"/>
              <w:bottom w:val="nil"/>
              <w:right w:val="nil"/>
            </w:tcBorders>
            <w:shd w:val="clear" w:color="000000" w:fill="FFFFFF"/>
            <w:vAlign w:val="center"/>
            <w:hideMark/>
          </w:tcPr>
          <w:p w14:paraId="57BC3529"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22386251</w:t>
            </w:r>
          </w:p>
        </w:tc>
      </w:tr>
      <w:tr w:rsidR="00D5546D" w:rsidRPr="00D5546D" w14:paraId="386F51FC" w14:textId="77777777" w:rsidTr="00D5546D">
        <w:trPr>
          <w:trHeight w:val="300"/>
        </w:trPr>
        <w:tc>
          <w:tcPr>
            <w:tcW w:w="923" w:type="dxa"/>
            <w:tcBorders>
              <w:top w:val="nil"/>
              <w:left w:val="nil"/>
              <w:bottom w:val="nil"/>
              <w:right w:val="nil"/>
            </w:tcBorders>
            <w:shd w:val="clear" w:color="000000" w:fill="F5F5F5"/>
            <w:vAlign w:val="center"/>
            <w:hideMark/>
          </w:tcPr>
          <w:p w14:paraId="24CF13C8"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86</w:t>
            </w:r>
          </w:p>
        </w:tc>
        <w:tc>
          <w:tcPr>
            <w:tcW w:w="1034" w:type="dxa"/>
            <w:tcBorders>
              <w:top w:val="nil"/>
              <w:left w:val="nil"/>
              <w:bottom w:val="nil"/>
              <w:right w:val="nil"/>
            </w:tcBorders>
            <w:shd w:val="clear" w:color="000000" w:fill="F5F5F5"/>
            <w:vAlign w:val="center"/>
            <w:hideMark/>
          </w:tcPr>
          <w:p w14:paraId="37369455"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19/11/2022</w:t>
            </w:r>
          </w:p>
        </w:tc>
        <w:tc>
          <w:tcPr>
            <w:tcW w:w="971" w:type="dxa"/>
            <w:tcBorders>
              <w:top w:val="nil"/>
              <w:left w:val="nil"/>
              <w:bottom w:val="nil"/>
              <w:right w:val="nil"/>
            </w:tcBorders>
            <w:shd w:val="clear" w:color="000000" w:fill="F5F5F5"/>
            <w:vAlign w:val="center"/>
            <w:hideMark/>
          </w:tcPr>
          <w:p w14:paraId="43E54EF4"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2.26E+07</w:t>
            </w:r>
          </w:p>
        </w:tc>
        <w:tc>
          <w:tcPr>
            <w:tcW w:w="1001" w:type="dxa"/>
            <w:tcBorders>
              <w:top w:val="nil"/>
              <w:left w:val="nil"/>
              <w:bottom w:val="nil"/>
              <w:right w:val="nil"/>
            </w:tcBorders>
            <w:shd w:val="clear" w:color="000000" w:fill="F5F5F5"/>
            <w:vAlign w:val="center"/>
            <w:hideMark/>
          </w:tcPr>
          <w:p w14:paraId="4F12CAD2"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2.24E+07</w:t>
            </w:r>
          </w:p>
        </w:tc>
        <w:tc>
          <w:tcPr>
            <w:tcW w:w="951" w:type="dxa"/>
            <w:tcBorders>
              <w:top w:val="nil"/>
              <w:left w:val="nil"/>
              <w:bottom w:val="nil"/>
              <w:right w:val="nil"/>
            </w:tcBorders>
            <w:shd w:val="clear" w:color="000000" w:fill="F5F5F5"/>
            <w:vAlign w:val="center"/>
            <w:hideMark/>
          </w:tcPr>
          <w:p w14:paraId="1EFBAE83"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2.29E+07</w:t>
            </w:r>
          </w:p>
        </w:tc>
        <w:tc>
          <w:tcPr>
            <w:tcW w:w="960" w:type="dxa"/>
            <w:tcBorders>
              <w:top w:val="nil"/>
              <w:left w:val="nil"/>
              <w:bottom w:val="nil"/>
              <w:right w:val="nil"/>
            </w:tcBorders>
            <w:shd w:val="clear" w:color="000000" w:fill="F5F5F5"/>
            <w:vAlign w:val="center"/>
            <w:hideMark/>
          </w:tcPr>
          <w:p w14:paraId="3862915C"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22388655</w:t>
            </w:r>
          </w:p>
        </w:tc>
      </w:tr>
      <w:tr w:rsidR="00D5546D" w:rsidRPr="00D5546D" w14:paraId="6151B360" w14:textId="77777777" w:rsidTr="00D5546D">
        <w:trPr>
          <w:trHeight w:val="300"/>
        </w:trPr>
        <w:tc>
          <w:tcPr>
            <w:tcW w:w="923" w:type="dxa"/>
            <w:tcBorders>
              <w:top w:val="nil"/>
              <w:left w:val="nil"/>
              <w:bottom w:val="nil"/>
              <w:right w:val="nil"/>
            </w:tcBorders>
            <w:shd w:val="clear" w:color="000000" w:fill="FFFFFF"/>
            <w:vAlign w:val="center"/>
            <w:hideMark/>
          </w:tcPr>
          <w:p w14:paraId="21A9090A"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87</w:t>
            </w:r>
          </w:p>
        </w:tc>
        <w:tc>
          <w:tcPr>
            <w:tcW w:w="1034" w:type="dxa"/>
            <w:tcBorders>
              <w:top w:val="nil"/>
              <w:left w:val="nil"/>
              <w:bottom w:val="nil"/>
              <w:right w:val="nil"/>
            </w:tcBorders>
            <w:shd w:val="clear" w:color="000000" w:fill="FFFFFF"/>
            <w:vAlign w:val="center"/>
            <w:hideMark/>
          </w:tcPr>
          <w:p w14:paraId="6CCC8BF6"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20/11/2022</w:t>
            </w:r>
          </w:p>
        </w:tc>
        <w:tc>
          <w:tcPr>
            <w:tcW w:w="971" w:type="dxa"/>
            <w:tcBorders>
              <w:top w:val="nil"/>
              <w:left w:val="nil"/>
              <w:bottom w:val="nil"/>
              <w:right w:val="nil"/>
            </w:tcBorders>
            <w:shd w:val="clear" w:color="000000" w:fill="FFFFFF"/>
            <w:vAlign w:val="center"/>
            <w:hideMark/>
          </w:tcPr>
          <w:p w14:paraId="7E225992"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2.26E+07</w:t>
            </w:r>
          </w:p>
        </w:tc>
        <w:tc>
          <w:tcPr>
            <w:tcW w:w="1001" w:type="dxa"/>
            <w:tcBorders>
              <w:top w:val="nil"/>
              <w:left w:val="nil"/>
              <w:bottom w:val="nil"/>
              <w:right w:val="nil"/>
            </w:tcBorders>
            <w:shd w:val="clear" w:color="000000" w:fill="FFFFFF"/>
            <w:vAlign w:val="center"/>
            <w:hideMark/>
          </w:tcPr>
          <w:p w14:paraId="06D323F6"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2.24E+07</w:t>
            </w:r>
          </w:p>
        </w:tc>
        <w:tc>
          <w:tcPr>
            <w:tcW w:w="951" w:type="dxa"/>
            <w:tcBorders>
              <w:top w:val="nil"/>
              <w:left w:val="nil"/>
              <w:bottom w:val="nil"/>
              <w:right w:val="nil"/>
            </w:tcBorders>
            <w:shd w:val="clear" w:color="000000" w:fill="FFFFFF"/>
            <w:vAlign w:val="center"/>
            <w:hideMark/>
          </w:tcPr>
          <w:p w14:paraId="6D1759D3"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2.28E+07</w:t>
            </w:r>
          </w:p>
        </w:tc>
        <w:tc>
          <w:tcPr>
            <w:tcW w:w="960" w:type="dxa"/>
            <w:tcBorders>
              <w:top w:val="nil"/>
              <w:left w:val="nil"/>
              <w:bottom w:val="nil"/>
              <w:right w:val="nil"/>
            </w:tcBorders>
            <w:shd w:val="clear" w:color="000000" w:fill="FFFFFF"/>
            <w:vAlign w:val="center"/>
            <w:hideMark/>
          </w:tcPr>
          <w:p w14:paraId="33DDDC1A"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22391511</w:t>
            </w:r>
          </w:p>
        </w:tc>
      </w:tr>
      <w:tr w:rsidR="00D5546D" w:rsidRPr="00D5546D" w14:paraId="099BB52B" w14:textId="77777777" w:rsidTr="00D5546D">
        <w:trPr>
          <w:trHeight w:val="300"/>
        </w:trPr>
        <w:tc>
          <w:tcPr>
            <w:tcW w:w="923" w:type="dxa"/>
            <w:tcBorders>
              <w:top w:val="nil"/>
              <w:left w:val="nil"/>
              <w:bottom w:val="nil"/>
              <w:right w:val="nil"/>
            </w:tcBorders>
            <w:shd w:val="clear" w:color="000000" w:fill="F5F5F5"/>
            <w:vAlign w:val="center"/>
            <w:hideMark/>
          </w:tcPr>
          <w:p w14:paraId="165B533A"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88</w:t>
            </w:r>
          </w:p>
        </w:tc>
        <w:tc>
          <w:tcPr>
            <w:tcW w:w="1034" w:type="dxa"/>
            <w:tcBorders>
              <w:top w:val="nil"/>
              <w:left w:val="nil"/>
              <w:bottom w:val="nil"/>
              <w:right w:val="nil"/>
            </w:tcBorders>
            <w:shd w:val="clear" w:color="000000" w:fill="F5F5F5"/>
            <w:vAlign w:val="center"/>
            <w:hideMark/>
          </w:tcPr>
          <w:p w14:paraId="48949A62"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21/11/2022</w:t>
            </w:r>
          </w:p>
        </w:tc>
        <w:tc>
          <w:tcPr>
            <w:tcW w:w="971" w:type="dxa"/>
            <w:tcBorders>
              <w:top w:val="nil"/>
              <w:left w:val="nil"/>
              <w:bottom w:val="nil"/>
              <w:right w:val="nil"/>
            </w:tcBorders>
            <w:shd w:val="clear" w:color="000000" w:fill="F5F5F5"/>
            <w:vAlign w:val="center"/>
            <w:hideMark/>
          </w:tcPr>
          <w:p w14:paraId="07F371EE"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2.27E+07</w:t>
            </w:r>
          </w:p>
        </w:tc>
        <w:tc>
          <w:tcPr>
            <w:tcW w:w="1001" w:type="dxa"/>
            <w:tcBorders>
              <w:top w:val="nil"/>
              <w:left w:val="nil"/>
              <w:bottom w:val="nil"/>
              <w:right w:val="nil"/>
            </w:tcBorders>
            <w:shd w:val="clear" w:color="000000" w:fill="F5F5F5"/>
            <w:vAlign w:val="center"/>
            <w:hideMark/>
          </w:tcPr>
          <w:p w14:paraId="21666026"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2.25E+07</w:t>
            </w:r>
          </w:p>
        </w:tc>
        <w:tc>
          <w:tcPr>
            <w:tcW w:w="951" w:type="dxa"/>
            <w:tcBorders>
              <w:top w:val="nil"/>
              <w:left w:val="nil"/>
              <w:bottom w:val="nil"/>
              <w:right w:val="nil"/>
            </w:tcBorders>
            <w:shd w:val="clear" w:color="000000" w:fill="F5F5F5"/>
            <w:vAlign w:val="center"/>
            <w:hideMark/>
          </w:tcPr>
          <w:p w14:paraId="6F835D7B"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2.29E+07</w:t>
            </w:r>
          </w:p>
        </w:tc>
        <w:tc>
          <w:tcPr>
            <w:tcW w:w="960" w:type="dxa"/>
            <w:tcBorders>
              <w:top w:val="nil"/>
              <w:left w:val="nil"/>
              <w:bottom w:val="nil"/>
              <w:right w:val="nil"/>
            </w:tcBorders>
            <w:shd w:val="clear" w:color="000000" w:fill="F5F5F5"/>
            <w:vAlign w:val="center"/>
            <w:hideMark/>
          </w:tcPr>
          <w:p w14:paraId="1DA6230F"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22395397</w:t>
            </w:r>
          </w:p>
        </w:tc>
      </w:tr>
      <w:tr w:rsidR="00D5546D" w:rsidRPr="00D5546D" w14:paraId="13D49351" w14:textId="77777777" w:rsidTr="00D5546D">
        <w:trPr>
          <w:trHeight w:val="300"/>
        </w:trPr>
        <w:tc>
          <w:tcPr>
            <w:tcW w:w="923" w:type="dxa"/>
            <w:tcBorders>
              <w:top w:val="nil"/>
              <w:left w:val="nil"/>
              <w:bottom w:val="nil"/>
              <w:right w:val="nil"/>
            </w:tcBorders>
            <w:shd w:val="clear" w:color="000000" w:fill="FFFFFF"/>
            <w:vAlign w:val="center"/>
            <w:hideMark/>
          </w:tcPr>
          <w:p w14:paraId="3581E75F"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89</w:t>
            </w:r>
          </w:p>
        </w:tc>
        <w:tc>
          <w:tcPr>
            <w:tcW w:w="1034" w:type="dxa"/>
            <w:tcBorders>
              <w:top w:val="nil"/>
              <w:left w:val="nil"/>
              <w:bottom w:val="nil"/>
              <w:right w:val="nil"/>
            </w:tcBorders>
            <w:shd w:val="clear" w:color="000000" w:fill="FFFFFF"/>
            <w:vAlign w:val="center"/>
            <w:hideMark/>
          </w:tcPr>
          <w:p w14:paraId="5395FC8E"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22/11/2022</w:t>
            </w:r>
          </w:p>
        </w:tc>
        <w:tc>
          <w:tcPr>
            <w:tcW w:w="971" w:type="dxa"/>
            <w:tcBorders>
              <w:top w:val="nil"/>
              <w:left w:val="nil"/>
              <w:bottom w:val="nil"/>
              <w:right w:val="nil"/>
            </w:tcBorders>
            <w:shd w:val="clear" w:color="000000" w:fill="FFFFFF"/>
            <w:vAlign w:val="center"/>
            <w:hideMark/>
          </w:tcPr>
          <w:p w14:paraId="3C06B3A5"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2.27E+07</w:t>
            </w:r>
          </w:p>
        </w:tc>
        <w:tc>
          <w:tcPr>
            <w:tcW w:w="1001" w:type="dxa"/>
            <w:tcBorders>
              <w:top w:val="nil"/>
              <w:left w:val="nil"/>
              <w:bottom w:val="nil"/>
              <w:right w:val="nil"/>
            </w:tcBorders>
            <w:shd w:val="clear" w:color="000000" w:fill="FFFFFF"/>
            <w:vAlign w:val="center"/>
            <w:hideMark/>
          </w:tcPr>
          <w:p w14:paraId="68269589"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2.25E+07</w:t>
            </w:r>
          </w:p>
        </w:tc>
        <w:tc>
          <w:tcPr>
            <w:tcW w:w="951" w:type="dxa"/>
            <w:tcBorders>
              <w:top w:val="nil"/>
              <w:left w:val="nil"/>
              <w:bottom w:val="nil"/>
              <w:right w:val="nil"/>
            </w:tcBorders>
            <w:shd w:val="clear" w:color="000000" w:fill="FFFFFF"/>
            <w:vAlign w:val="center"/>
            <w:hideMark/>
          </w:tcPr>
          <w:p w14:paraId="2B438562"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2.29E+07</w:t>
            </w:r>
          </w:p>
        </w:tc>
        <w:tc>
          <w:tcPr>
            <w:tcW w:w="960" w:type="dxa"/>
            <w:tcBorders>
              <w:top w:val="nil"/>
              <w:left w:val="nil"/>
              <w:bottom w:val="nil"/>
              <w:right w:val="nil"/>
            </w:tcBorders>
            <w:shd w:val="clear" w:color="000000" w:fill="FFFFFF"/>
            <w:vAlign w:val="center"/>
            <w:hideMark/>
          </w:tcPr>
          <w:p w14:paraId="5860C78F"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22399146</w:t>
            </w:r>
          </w:p>
        </w:tc>
      </w:tr>
      <w:tr w:rsidR="00D5546D" w:rsidRPr="00D5546D" w14:paraId="601A4870" w14:textId="77777777" w:rsidTr="00D5546D">
        <w:trPr>
          <w:trHeight w:val="300"/>
        </w:trPr>
        <w:tc>
          <w:tcPr>
            <w:tcW w:w="923" w:type="dxa"/>
            <w:tcBorders>
              <w:top w:val="nil"/>
              <w:left w:val="nil"/>
              <w:bottom w:val="nil"/>
              <w:right w:val="nil"/>
            </w:tcBorders>
            <w:shd w:val="clear" w:color="000000" w:fill="F5F5F5"/>
            <w:vAlign w:val="center"/>
            <w:hideMark/>
          </w:tcPr>
          <w:p w14:paraId="5D244026"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90</w:t>
            </w:r>
          </w:p>
        </w:tc>
        <w:tc>
          <w:tcPr>
            <w:tcW w:w="1034" w:type="dxa"/>
            <w:tcBorders>
              <w:top w:val="nil"/>
              <w:left w:val="nil"/>
              <w:bottom w:val="nil"/>
              <w:right w:val="nil"/>
            </w:tcBorders>
            <w:shd w:val="clear" w:color="000000" w:fill="F5F5F5"/>
            <w:vAlign w:val="center"/>
            <w:hideMark/>
          </w:tcPr>
          <w:p w14:paraId="52BDD4B6"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23/11/2022</w:t>
            </w:r>
          </w:p>
        </w:tc>
        <w:tc>
          <w:tcPr>
            <w:tcW w:w="971" w:type="dxa"/>
            <w:tcBorders>
              <w:top w:val="nil"/>
              <w:left w:val="nil"/>
              <w:bottom w:val="nil"/>
              <w:right w:val="nil"/>
            </w:tcBorders>
            <w:shd w:val="clear" w:color="000000" w:fill="F5F5F5"/>
            <w:vAlign w:val="center"/>
            <w:hideMark/>
          </w:tcPr>
          <w:p w14:paraId="57961AF7"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2.27E+07</w:t>
            </w:r>
          </w:p>
        </w:tc>
        <w:tc>
          <w:tcPr>
            <w:tcW w:w="1001" w:type="dxa"/>
            <w:tcBorders>
              <w:top w:val="nil"/>
              <w:left w:val="nil"/>
              <w:bottom w:val="nil"/>
              <w:right w:val="nil"/>
            </w:tcBorders>
            <w:shd w:val="clear" w:color="000000" w:fill="F5F5F5"/>
            <w:vAlign w:val="center"/>
            <w:hideMark/>
          </w:tcPr>
          <w:p w14:paraId="34954F32"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2.25E+07</w:t>
            </w:r>
          </w:p>
        </w:tc>
        <w:tc>
          <w:tcPr>
            <w:tcW w:w="951" w:type="dxa"/>
            <w:tcBorders>
              <w:top w:val="nil"/>
              <w:left w:val="nil"/>
              <w:bottom w:val="nil"/>
              <w:right w:val="nil"/>
            </w:tcBorders>
            <w:shd w:val="clear" w:color="000000" w:fill="F5F5F5"/>
            <w:vAlign w:val="center"/>
            <w:hideMark/>
          </w:tcPr>
          <w:p w14:paraId="5F0C065B"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2.29E+07</w:t>
            </w:r>
          </w:p>
        </w:tc>
        <w:tc>
          <w:tcPr>
            <w:tcW w:w="960" w:type="dxa"/>
            <w:tcBorders>
              <w:top w:val="nil"/>
              <w:left w:val="nil"/>
              <w:bottom w:val="nil"/>
              <w:right w:val="nil"/>
            </w:tcBorders>
            <w:shd w:val="clear" w:color="000000" w:fill="F5F5F5"/>
            <w:vAlign w:val="center"/>
            <w:hideMark/>
          </w:tcPr>
          <w:p w14:paraId="6B5CBF0D"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22402715</w:t>
            </w:r>
          </w:p>
        </w:tc>
      </w:tr>
      <w:tr w:rsidR="00D5546D" w:rsidRPr="00D5546D" w14:paraId="0CC04587" w14:textId="77777777" w:rsidTr="00D5546D">
        <w:trPr>
          <w:trHeight w:val="300"/>
        </w:trPr>
        <w:tc>
          <w:tcPr>
            <w:tcW w:w="923" w:type="dxa"/>
            <w:tcBorders>
              <w:top w:val="nil"/>
              <w:left w:val="nil"/>
              <w:bottom w:val="nil"/>
              <w:right w:val="nil"/>
            </w:tcBorders>
            <w:shd w:val="clear" w:color="000000" w:fill="FFFFFF"/>
            <w:vAlign w:val="center"/>
            <w:hideMark/>
          </w:tcPr>
          <w:p w14:paraId="6B59CE1F"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91</w:t>
            </w:r>
          </w:p>
        </w:tc>
        <w:tc>
          <w:tcPr>
            <w:tcW w:w="1034" w:type="dxa"/>
            <w:tcBorders>
              <w:top w:val="nil"/>
              <w:left w:val="nil"/>
              <w:bottom w:val="nil"/>
              <w:right w:val="nil"/>
            </w:tcBorders>
            <w:shd w:val="clear" w:color="000000" w:fill="FFFFFF"/>
            <w:vAlign w:val="center"/>
            <w:hideMark/>
          </w:tcPr>
          <w:p w14:paraId="6F456881"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24/11/2022</w:t>
            </w:r>
          </w:p>
        </w:tc>
        <w:tc>
          <w:tcPr>
            <w:tcW w:w="971" w:type="dxa"/>
            <w:tcBorders>
              <w:top w:val="nil"/>
              <w:left w:val="nil"/>
              <w:bottom w:val="nil"/>
              <w:right w:val="nil"/>
            </w:tcBorders>
            <w:shd w:val="clear" w:color="000000" w:fill="FFFFFF"/>
            <w:vAlign w:val="center"/>
            <w:hideMark/>
          </w:tcPr>
          <w:p w14:paraId="54C716C5"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2.28E+07</w:t>
            </w:r>
          </w:p>
        </w:tc>
        <w:tc>
          <w:tcPr>
            <w:tcW w:w="1001" w:type="dxa"/>
            <w:tcBorders>
              <w:top w:val="nil"/>
              <w:left w:val="nil"/>
              <w:bottom w:val="nil"/>
              <w:right w:val="nil"/>
            </w:tcBorders>
            <w:shd w:val="clear" w:color="000000" w:fill="FFFFFF"/>
            <w:vAlign w:val="center"/>
            <w:hideMark/>
          </w:tcPr>
          <w:p w14:paraId="74C171C8"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2.25E+07</w:t>
            </w:r>
          </w:p>
        </w:tc>
        <w:tc>
          <w:tcPr>
            <w:tcW w:w="951" w:type="dxa"/>
            <w:tcBorders>
              <w:top w:val="nil"/>
              <w:left w:val="nil"/>
              <w:bottom w:val="nil"/>
              <w:right w:val="nil"/>
            </w:tcBorders>
            <w:shd w:val="clear" w:color="000000" w:fill="FFFFFF"/>
            <w:vAlign w:val="center"/>
            <w:hideMark/>
          </w:tcPr>
          <w:p w14:paraId="3C370D47"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2.30E+07</w:t>
            </w:r>
          </w:p>
        </w:tc>
        <w:tc>
          <w:tcPr>
            <w:tcW w:w="960" w:type="dxa"/>
            <w:tcBorders>
              <w:top w:val="nil"/>
              <w:left w:val="nil"/>
              <w:bottom w:val="nil"/>
              <w:right w:val="nil"/>
            </w:tcBorders>
            <w:shd w:val="clear" w:color="000000" w:fill="FFFFFF"/>
            <w:vAlign w:val="center"/>
            <w:hideMark/>
          </w:tcPr>
          <w:p w14:paraId="27052DF1"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22405999</w:t>
            </w:r>
          </w:p>
        </w:tc>
      </w:tr>
      <w:tr w:rsidR="00D5546D" w:rsidRPr="00D5546D" w14:paraId="70A4AFC2" w14:textId="77777777" w:rsidTr="00D5546D">
        <w:trPr>
          <w:trHeight w:val="300"/>
        </w:trPr>
        <w:tc>
          <w:tcPr>
            <w:tcW w:w="923" w:type="dxa"/>
            <w:tcBorders>
              <w:top w:val="nil"/>
              <w:left w:val="nil"/>
              <w:bottom w:val="nil"/>
              <w:right w:val="nil"/>
            </w:tcBorders>
            <w:shd w:val="clear" w:color="000000" w:fill="F5F5F5"/>
            <w:vAlign w:val="center"/>
            <w:hideMark/>
          </w:tcPr>
          <w:p w14:paraId="473810C1"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92</w:t>
            </w:r>
          </w:p>
        </w:tc>
        <w:tc>
          <w:tcPr>
            <w:tcW w:w="1034" w:type="dxa"/>
            <w:tcBorders>
              <w:top w:val="nil"/>
              <w:left w:val="nil"/>
              <w:bottom w:val="nil"/>
              <w:right w:val="nil"/>
            </w:tcBorders>
            <w:shd w:val="clear" w:color="000000" w:fill="F5F5F5"/>
            <w:vAlign w:val="center"/>
            <w:hideMark/>
          </w:tcPr>
          <w:p w14:paraId="4CE7853E"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25/11/2022</w:t>
            </w:r>
          </w:p>
        </w:tc>
        <w:tc>
          <w:tcPr>
            <w:tcW w:w="971" w:type="dxa"/>
            <w:tcBorders>
              <w:top w:val="nil"/>
              <w:left w:val="nil"/>
              <w:bottom w:val="nil"/>
              <w:right w:val="nil"/>
            </w:tcBorders>
            <w:shd w:val="clear" w:color="000000" w:fill="F5F5F5"/>
            <w:vAlign w:val="center"/>
            <w:hideMark/>
          </w:tcPr>
          <w:p w14:paraId="68EF8026"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2.28E+07</w:t>
            </w:r>
          </w:p>
        </w:tc>
        <w:tc>
          <w:tcPr>
            <w:tcW w:w="1001" w:type="dxa"/>
            <w:tcBorders>
              <w:top w:val="nil"/>
              <w:left w:val="nil"/>
              <w:bottom w:val="nil"/>
              <w:right w:val="nil"/>
            </w:tcBorders>
            <w:shd w:val="clear" w:color="000000" w:fill="F5F5F5"/>
            <w:vAlign w:val="center"/>
            <w:hideMark/>
          </w:tcPr>
          <w:p w14:paraId="47142FD5"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2.26E+07</w:t>
            </w:r>
          </w:p>
        </w:tc>
        <w:tc>
          <w:tcPr>
            <w:tcW w:w="951" w:type="dxa"/>
            <w:tcBorders>
              <w:top w:val="nil"/>
              <w:left w:val="nil"/>
              <w:bottom w:val="nil"/>
              <w:right w:val="nil"/>
            </w:tcBorders>
            <w:shd w:val="clear" w:color="000000" w:fill="F5F5F5"/>
            <w:vAlign w:val="center"/>
            <w:hideMark/>
          </w:tcPr>
          <w:p w14:paraId="6C7BEC25"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2.30E+07</w:t>
            </w:r>
          </w:p>
        </w:tc>
        <w:tc>
          <w:tcPr>
            <w:tcW w:w="960" w:type="dxa"/>
            <w:tcBorders>
              <w:top w:val="nil"/>
              <w:left w:val="nil"/>
              <w:bottom w:val="nil"/>
              <w:right w:val="nil"/>
            </w:tcBorders>
            <w:shd w:val="clear" w:color="000000" w:fill="F5F5F5"/>
            <w:vAlign w:val="center"/>
            <w:hideMark/>
          </w:tcPr>
          <w:p w14:paraId="691F4B9D"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22408867</w:t>
            </w:r>
          </w:p>
        </w:tc>
      </w:tr>
      <w:tr w:rsidR="00D5546D" w:rsidRPr="00D5546D" w14:paraId="752FFBA8" w14:textId="77777777" w:rsidTr="00D5546D">
        <w:trPr>
          <w:trHeight w:val="300"/>
        </w:trPr>
        <w:tc>
          <w:tcPr>
            <w:tcW w:w="923" w:type="dxa"/>
            <w:tcBorders>
              <w:top w:val="nil"/>
              <w:left w:val="nil"/>
              <w:bottom w:val="nil"/>
              <w:right w:val="nil"/>
            </w:tcBorders>
            <w:shd w:val="clear" w:color="000000" w:fill="FFFFFF"/>
            <w:vAlign w:val="center"/>
            <w:hideMark/>
          </w:tcPr>
          <w:p w14:paraId="78F78AA0"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93</w:t>
            </w:r>
          </w:p>
        </w:tc>
        <w:tc>
          <w:tcPr>
            <w:tcW w:w="1034" w:type="dxa"/>
            <w:tcBorders>
              <w:top w:val="nil"/>
              <w:left w:val="nil"/>
              <w:bottom w:val="nil"/>
              <w:right w:val="nil"/>
            </w:tcBorders>
            <w:shd w:val="clear" w:color="000000" w:fill="FFFFFF"/>
            <w:vAlign w:val="center"/>
            <w:hideMark/>
          </w:tcPr>
          <w:p w14:paraId="4B8E24B8"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26/11/2022</w:t>
            </w:r>
          </w:p>
        </w:tc>
        <w:tc>
          <w:tcPr>
            <w:tcW w:w="971" w:type="dxa"/>
            <w:tcBorders>
              <w:top w:val="nil"/>
              <w:left w:val="nil"/>
              <w:bottom w:val="nil"/>
              <w:right w:val="nil"/>
            </w:tcBorders>
            <w:shd w:val="clear" w:color="000000" w:fill="FFFFFF"/>
            <w:vAlign w:val="center"/>
            <w:hideMark/>
          </w:tcPr>
          <w:p w14:paraId="272385C8"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2.28E+07</w:t>
            </w:r>
          </w:p>
        </w:tc>
        <w:tc>
          <w:tcPr>
            <w:tcW w:w="1001" w:type="dxa"/>
            <w:tcBorders>
              <w:top w:val="nil"/>
              <w:left w:val="nil"/>
              <w:bottom w:val="nil"/>
              <w:right w:val="nil"/>
            </w:tcBorders>
            <w:shd w:val="clear" w:color="000000" w:fill="FFFFFF"/>
            <w:vAlign w:val="center"/>
            <w:hideMark/>
          </w:tcPr>
          <w:p w14:paraId="18D00274"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2.26E+07</w:t>
            </w:r>
          </w:p>
        </w:tc>
        <w:tc>
          <w:tcPr>
            <w:tcW w:w="951" w:type="dxa"/>
            <w:tcBorders>
              <w:top w:val="nil"/>
              <w:left w:val="nil"/>
              <w:bottom w:val="nil"/>
              <w:right w:val="nil"/>
            </w:tcBorders>
            <w:shd w:val="clear" w:color="000000" w:fill="FFFFFF"/>
            <w:vAlign w:val="center"/>
            <w:hideMark/>
          </w:tcPr>
          <w:p w14:paraId="7EFAE9D6"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2.30E+07</w:t>
            </w:r>
          </w:p>
        </w:tc>
        <w:tc>
          <w:tcPr>
            <w:tcW w:w="960" w:type="dxa"/>
            <w:tcBorders>
              <w:top w:val="nil"/>
              <w:left w:val="nil"/>
              <w:bottom w:val="nil"/>
              <w:right w:val="nil"/>
            </w:tcBorders>
            <w:shd w:val="clear" w:color="000000" w:fill="FFFFFF"/>
            <w:vAlign w:val="center"/>
            <w:hideMark/>
          </w:tcPr>
          <w:p w14:paraId="7AE9C4CE"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22411370</w:t>
            </w:r>
          </w:p>
        </w:tc>
      </w:tr>
      <w:tr w:rsidR="00D5546D" w:rsidRPr="00D5546D" w14:paraId="3422165B" w14:textId="77777777" w:rsidTr="00D5546D">
        <w:trPr>
          <w:trHeight w:val="300"/>
        </w:trPr>
        <w:tc>
          <w:tcPr>
            <w:tcW w:w="923" w:type="dxa"/>
            <w:tcBorders>
              <w:top w:val="nil"/>
              <w:left w:val="nil"/>
              <w:bottom w:val="nil"/>
              <w:right w:val="nil"/>
            </w:tcBorders>
            <w:shd w:val="clear" w:color="000000" w:fill="F5F5F5"/>
            <w:vAlign w:val="center"/>
            <w:hideMark/>
          </w:tcPr>
          <w:p w14:paraId="4CD660BB"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94</w:t>
            </w:r>
          </w:p>
        </w:tc>
        <w:tc>
          <w:tcPr>
            <w:tcW w:w="1034" w:type="dxa"/>
            <w:tcBorders>
              <w:top w:val="nil"/>
              <w:left w:val="nil"/>
              <w:bottom w:val="nil"/>
              <w:right w:val="nil"/>
            </w:tcBorders>
            <w:shd w:val="clear" w:color="000000" w:fill="F5F5F5"/>
            <w:vAlign w:val="center"/>
            <w:hideMark/>
          </w:tcPr>
          <w:p w14:paraId="5749B3C8"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27/11/2022</w:t>
            </w:r>
          </w:p>
        </w:tc>
        <w:tc>
          <w:tcPr>
            <w:tcW w:w="971" w:type="dxa"/>
            <w:tcBorders>
              <w:top w:val="nil"/>
              <w:left w:val="nil"/>
              <w:bottom w:val="nil"/>
              <w:right w:val="nil"/>
            </w:tcBorders>
            <w:shd w:val="clear" w:color="000000" w:fill="F5F5F5"/>
            <w:vAlign w:val="center"/>
            <w:hideMark/>
          </w:tcPr>
          <w:p w14:paraId="4182F54B"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2.28E+07</w:t>
            </w:r>
          </w:p>
        </w:tc>
        <w:tc>
          <w:tcPr>
            <w:tcW w:w="1001" w:type="dxa"/>
            <w:tcBorders>
              <w:top w:val="nil"/>
              <w:left w:val="nil"/>
              <w:bottom w:val="nil"/>
              <w:right w:val="nil"/>
            </w:tcBorders>
            <w:shd w:val="clear" w:color="000000" w:fill="F5F5F5"/>
            <w:vAlign w:val="center"/>
            <w:hideMark/>
          </w:tcPr>
          <w:p w14:paraId="58091ED4"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2.26E+07</w:t>
            </w:r>
          </w:p>
        </w:tc>
        <w:tc>
          <w:tcPr>
            <w:tcW w:w="951" w:type="dxa"/>
            <w:tcBorders>
              <w:top w:val="nil"/>
              <w:left w:val="nil"/>
              <w:bottom w:val="nil"/>
              <w:right w:val="nil"/>
            </w:tcBorders>
            <w:shd w:val="clear" w:color="000000" w:fill="F5F5F5"/>
            <w:vAlign w:val="center"/>
            <w:hideMark/>
          </w:tcPr>
          <w:p w14:paraId="70F08A06"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2.30E+07</w:t>
            </w:r>
          </w:p>
        </w:tc>
        <w:tc>
          <w:tcPr>
            <w:tcW w:w="960" w:type="dxa"/>
            <w:tcBorders>
              <w:top w:val="nil"/>
              <w:left w:val="nil"/>
              <w:bottom w:val="nil"/>
              <w:right w:val="nil"/>
            </w:tcBorders>
            <w:shd w:val="clear" w:color="000000" w:fill="F5F5F5"/>
            <w:vAlign w:val="center"/>
            <w:hideMark/>
          </w:tcPr>
          <w:p w14:paraId="56EBEE4E"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22414790</w:t>
            </w:r>
          </w:p>
        </w:tc>
      </w:tr>
      <w:tr w:rsidR="00D5546D" w:rsidRPr="00D5546D" w14:paraId="22AE6F3B" w14:textId="77777777" w:rsidTr="00D5546D">
        <w:trPr>
          <w:trHeight w:val="300"/>
        </w:trPr>
        <w:tc>
          <w:tcPr>
            <w:tcW w:w="923" w:type="dxa"/>
            <w:tcBorders>
              <w:top w:val="nil"/>
              <w:left w:val="nil"/>
              <w:bottom w:val="nil"/>
              <w:right w:val="nil"/>
            </w:tcBorders>
            <w:shd w:val="clear" w:color="000000" w:fill="FFFFFF"/>
            <w:vAlign w:val="center"/>
            <w:hideMark/>
          </w:tcPr>
          <w:p w14:paraId="1AC069BE"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95</w:t>
            </w:r>
          </w:p>
        </w:tc>
        <w:tc>
          <w:tcPr>
            <w:tcW w:w="1034" w:type="dxa"/>
            <w:tcBorders>
              <w:top w:val="nil"/>
              <w:left w:val="nil"/>
              <w:bottom w:val="nil"/>
              <w:right w:val="nil"/>
            </w:tcBorders>
            <w:shd w:val="clear" w:color="000000" w:fill="FFFFFF"/>
            <w:vAlign w:val="center"/>
            <w:hideMark/>
          </w:tcPr>
          <w:p w14:paraId="62A558D7"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28/11/2022</w:t>
            </w:r>
          </w:p>
        </w:tc>
        <w:tc>
          <w:tcPr>
            <w:tcW w:w="971" w:type="dxa"/>
            <w:tcBorders>
              <w:top w:val="nil"/>
              <w:left w:val="nil"/>
              <w:bottom w:val="nil"/>
              <w:right w:val="nil"/>
            </w:tcBorders>
            <w:shd w:val="clear" w:color="000000" w:fill="FFFFFF"/>
            <w:vAlign w:val="center"/>
            <w:hideMark/>
          </w:tcPr>
          <w:p w14:paraId="7C4E207F"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2.28E+07</w:t>
            </w:r>
          </w:p>
        </w:tc>
        <w:tc>
          <w:tcPr>
            <w:tcW w:w="1001" w:type="dxa"/>
            <w:tcBorders>
              <w:top w:val="nil"/>
              <w:left w:val="nil"/>
              <w:bottom w:val="nil"/>
              <w:right w:val="nil"/>
            </w:tcBorders>
            <w:shd w:val="clear" w:color="000000" w:fill="FFFFFF"/>
            <w:vAlign w:val="center"/>
            <w:hideMark/>
          </w:tcPr>
          <w:p w14:paraId="5C4193A8"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2.26E+07</w:t>
            </w:r>
          </w:p>
        </w:tc>
        <w:tc>
          <w:tcPr>
            <w:tcW w:w="951" w:type="dxa"/>
            <w:tcBorders>
              <w:top w:val="nil"/>
              <w:left w:val="nil"/>
              <w:bottom w:val="nil"/>
              <w:right w:val="nil"/>
            </w:tcBorders>
            <w:shd w:val="clear" w:color="000000" w:fill="FFFFFF"/>
            <w:vAlign w:val="center"/>
            <w:hideMark/>
          </w:tcPr>
          <w:p w14:paraId="5ACA870B"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2.31E+07</w:t>
            </w:r>
          </w:p>
        </w:tc>
        <w:tc>
          <w:tcPr>
            <w:tcW w:w="960" w:type="dxa"/>
            <w:tcBorders>
              <w:top w:val="nil"/>
              <w:left w:val="nil"/>
              <w:bottom w:val="nil"/>
              <w:right w:val="nil"/>
            </w:tcBorders>
            <w:shd w:val="clear" w:color="000000" w:fill="FFFFFF"/>
            <w:vAlign w:val="center"/>
            <w:hideMark/>
          </w:tcPr>
          <w:p w14:paraId="26ABAA3B"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22419358</w:t>
            </w:r>
          </w:p>
        </w:tc>
      </w:tr>
      <w:tr w:rsidR="00D5546D" w:rsidRPr="00D5546D" w14:paraId="121C62C9" w14:textId="77777777" w:rsidTr="00D5546D">
        <w:trPr>
          <w:trHeight w:val="300"/>
        </w:trPr>
        <w:tc>
          <w:tcPr>
            <w:tcW w:w="923" w:type="dxa"/>
            <w:tcBorders>
              <w:top w:val="nil"/>
              <w:left w:val="nil"/>
              <w:bottom w:val="nil"/>
              <w:right w:val="nil"/>
            </w:tcBorders>
            <w:shd w:val="clear" w:color="000000" w:fill="F5F5F5"/>
            <w:vAlign w:val="center"/>
            <w:hideMark/>
          </w:tcPr>
          <w:p w14:paraId="18EDDD16"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96</w:t>
            </w:r>
          </w:p>
        </w:tc>
        <w:tc>
          <w:tcPr>
            <w:tcW w:w="1034" w:type="dxa"/>
            <w:tcBorders>
              <w:top w:val="nil"/>
              <w:left w:val="nil"/>
              <w:bottom w:val="nil"/>
              <w:right w:val="nil"/>
            </w:tcBorders>
            <w:shd w:val="clear" w:color="000000" w:fill="F5F5F5"/>
            <w:vAlign w:val="center"/>
            <w:hideMark/>
          </w:tcPr>
          <w:p w14:paraId="784766BC"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29/11/2022</w:t>
            </w:r>
          </w:p>
        </w:tc>
        <w:tc>
          <w:tcPr>
            <w:tcW w:w="971" w:type="dxa"/>
            <w:tcBorders>
              <w:top w:val="nil"/>
              <w:left w:val="nil"/>
              <w:bottom w:val="nil"/>
              <w:right w:val="nil"/>
            </w:tcBorders>
            <w:shd w:val="clear" w:color="000000" w:fill="F5F5F5"/>
            <w:vAlign w:val="center"/>
            <w:hideMark/>
          </w:tcPr>
          <w:p w14:paraId="663D4104"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2.29E+07</w:t>
            </w:r>
          </w:p>
        </w:tc>
        <w:tc>
          <w:tcPr>
            <w:tcW w:w="1001" w:type="dxa"/>
            <w:tcBorders>
              <w:top w:val="nil"/>
              <w:left w:val="nil"/>
              <w:bottom w:val="nil"/>
              <w:right w:val="nil"/>
            </w:tcBorders>
            <w:shd w:val="clear" w:color="000000" w:fill="F5F5F5"/>
            <w:vAlign w:val="center"/>
            <w:hideMark/>
          </w:tcPr>
          <w:p w14:paraId="56F42712"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2.26E+07</w:t>
            </w:r>
          </w:p>
        </w:tc>
        <w:tc>
          <w:tcPr>
            <w:tcW w:w="951" w:type="dxa"/>
            <w:tcBorders>
              <w:top w:val="nil"/>
              <w:left w:val="nil"/>
              <w:bottom w:val="nil"/>
              <w:right w:val="nil"/>
            </w:tcBorders>
            <w:shd w:val="clear" w:color="000000" w:fill="F5F5F5"/>
            <w:vAlign w:val="center"/>
            <w:hideMark/>
          </w:tcPr>
          <w:p w14:paraId="6F8BB79A"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2.31E+07</w:t>
            </w:r>
          </w:p>
        </w:tc>
        <w:tc>
          <w:tcPr>
            <w:tcW w:w="960" w:type="dxa"/>
            <w:tcBorders>
              <w:top w:val="nil"/>
              <w:left w:val="nil"/>
              <w:bottom w:val="nil"/>
              <w:right w:val="nil"/>
            </w:tcBorders>
            <w:shd w:val="clear" w:color="000000" w:fill="F5F5F5"/>
            <w:vAlign w:val="center"/>
            <w:hideMark/>
          </w:tcPr>
          <w:p w14:paraId="5E0F7585"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22423655</w:t>
            </w:r>
          </w:p>
        </w:tc>
      </w:tr>
      <w:tr w:rsidR="00D5546D" w:rsidRPr="00D5546D" w14:paraId="53C68964" w14:textId="77777777" w:rsidTr="00D5546D">
        <w:trPr>
          <w:trHeight w:val="300"/>
        </w:trPr>
        <w:tc>
          <w:tcPr>
            <w:tcW w:w="923" w:type="dxa"/>
            <w:tcBorders>
              <w:top w:val="nil"/>
              <w:left w:val="nil"/>
              <w:bottom w:val="nil"/>
              <w:right w:val="nil"/>
            </w:tcBorders>
            <w:shd w:val="clear" w:color="000000" w:fill="FFFFFF"/>
            <w:vAlign w:val="center"/>
            <w:hideMark/>
          </w:tcPr>
          <w:p w14:paraId="660668F9"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97</w:t>
            </w:r>
          </w:p>
        </w:tc>
        <w:tc>
          <w:tcPr>
            <w:tcW w:w="1034" w:type="dxa"/>
            <w:tcBorders>
              <w:top w:val="nil"/>
              <w:left w:val="nil"/>
              <w:bottom w:val="nil"/>
              <w:right w:val="nil"/>
            </w:tcBorders>
            <w:shd w:val="clear" w:color="000000" w:fill="FFFFFF"/>
            <w:vAlign w:val="center"/>
            <w:hideMark/>
          </w:tcPr>
          <w:p w14:paraId="1EF5FBE4"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30/11/2022</w:t>
            </w:r>
          </w:p>
        </w:tc>
        <w:tc>
          <w:tcPr>
            <w:tcW w:w="971" w:type="dxa"/>
            <w:tcBorders>
              <w:top w:val="nil"/>
              <w:left w:val="nil"/>
              <w:bottom w:val="nil"/>
              <w:right w:val="nil"/>
            </w:tcBorders>
            <w:shd w:val="clear" w:color="000000" w:fill="FFFFFF"/>
            <w:vAlign w:val="center"/>
            <w:hideMark/>
          </w:tcPr>
          <w:p w14:paraId="5DCD0EBA"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2.29E+07</w:t>
            </w:r>
          </w:p>
        </w:tc>
        <w:tc>
          <w:tcPr>
            <w:tcW w:w="1001" w:type="dxa"/>
            <w:tcBorders>
              <w:top w:val="nil"/>
              <w:left w:val="nil"/>
              <w:bottom w:val="nil"/>
              <w:right w:val="nil"/>
            </w:tcBorders>
            <w:shd w:val="clear" w:color="000000" w:fill="FFFFFF"/>
            <w:vAlign w:val="center"/>
            <w:hideMark/>
          </w:tcPr>
          <w:p w14:paraId="1EBAD88E"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2.27E+07</w:t>
            </w:r>
          </w:p>
        </w:tc>
        <w:tc>
          <w:tcPr>
            <w:tcW w:w="951" w:type="dxa"/>
            <w:tcBorders>
              <w:top w:val="nil"/>
              <w:left w:val="nil"/>
              <w:bottom w:val="nil"/>
              <w:right w:val="nil"/>
            </w:tcBorders>
            <w:shd w:val="clear" w:color="000000" w:fill="FFFFFF"/>
            <w:vAlign w:val="center"/>
            <w:hideMark/>
          </w:tcPr>
          <w:p w14:paraId="0112710B"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2.31E+07</w:t>
            </w:r>
          </w:p>
        </w:tc>
        <w:tc>
          <w:tcPr>
            <w:tcW w:w="960" w:type="dxa"/>
            <w:tcBorders>
              <w:top w:val="nil"/>
              <w:left w:val="nil"/>
              <w:bottom w:val="nil"/>
              <w:right w:val="nil"/>
            </w:tcBorders>
            <w:shd w:val="clear" w:color="000000" w:fill="FFFFFF"/>
            <w:vAlign w:val="center"/>
            <w:hideMark/>
          </w:tcPr>
          <w:p w14:paraId="3B8761FA"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22427546</w:t>
            </w:r>
          </w:p>
        </w:tc>
      </w:tr>
      <w:tr w:rsidR="00D5546D" w:rsidRPr="00D5546D" w14:paraId="0E6B4C51" w14:textId="77777777" w:rsidTr="00D5546D">
        <w:trPr>
          <w:trHeight w:val="300"/>
        </w:trPr>
        <w:tc>
          <w:tcPr>
            <w:tcW w:w="923" w:type="dxa"/>
            <w:tcBorders>
              <w:top w:val="nil"/>
              <w:left w:val="nil"/>
              <w:bottom w:val="nil"/>
              <w:right w:val="nil"/>
            </w:tcBorders>
            <w:shd w:val="clear" w:color="000000" w:fill="F5F5F5"/>
            <w:vAlign w:val="center"/>
            <w:hideMark/>
          </w:tcPr>
          <w:p w14:paraId="029190E8"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98</w:t>
            </w:r>
          </w:p>
        </w:tc>
        <w:tc>
          <w:tcPr>
            <w:tcW w:w="1034" w:type="dxa"/>
            <w:tcBorders>
              <w:top w:val="nil"/>
              <w:left w:val="nil"/>
              <w:bottom w:val="nil"/>
              <w:right w:val="nil"/>
            </w:tcBorders>
            <w:shd w:val="clear" w:color="000000" w:fill="F5F5F5"/>
            <w:vAlign w:val="center"/>
            <w:hideMark/>
          </w:tcPr>
          <w:p w14:paraId="2570C403"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01/12/2022</w:t>
            </w:r>
          </w:p>
        </w:tc>
        <w:tc>
          <w:tcPr>
            <w:tcW w:w="971" w:type="dxa"/>
            <w:tcBorders>
              <w:top w:val="nil"/>
              <w:left w:val="nil"/>
              <w:bottom w:val="nil"/>
              <w:right w:val="nil"/>
            </w:tcBorders>
            <w:shd w:val="clear" w:color="000000" w:fill="F5F5F5"/>
            <w:vAlign w:val="center"/>
            <w:hideMark/>
          </w:tcPr>
          <w:p w14:paraId="721C759D"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2.29E+07</w:t>
            </w:r>
          </w:p>
        </w:tc>
        <w:tc>
          <w:tcPr>
            <w:tcW w:w="1001" w:type="dxa"/>
            <w:tcBorders>
              <w:top w:val="nil"/>
              <w:left w:val="nil"/>
              <w:bottom w:val="nil"/>
              <w:right w:val="nil"/>
            </w:tcBorders>
            <w:shd w:val="clear" w:color="000000" w:fill="F5F5F5"/>
            <w:vAlign w:val="center"/>
            <w:hideMark/>
          </w:tcPr>
          <w:p w14:paraId="48D906AA"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2.27E+07</w:t>
            </w:r>
          </w:p>
        </w:tc>
        <w:tc>
          <w:tcPr>
            <w:tcW w:w="951" w:type="dxa"/>
            <w:tcBorders>
              <w:top w:val="nil"/>
              <w:left w:val="nil"/>
              <w:bottom w:val="nil"/>
              <w:right w:val="nil"/>
            </w:tcBorders>
            <w:shd w:val="clear" w:color="000000" w:fill="F5F5F5"/>
            <w:vAlign w:val="center"/>
            <w:hideMark/>
          </w:tcPr>
          <w:p w14:paraId="48E180B3"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2.31E+07</w:t>
            </w:r>
          </w:p>
        </w:tc>
        <w:tc>
          <w:tcPr>
            <w:tcW w:w="960" w:type="dxa"/>
            <w:tcBorders>
              <w:top w:val="nil"/>
              <w:left w:val="nil"/>
              <w:bottom w:val="nil"/>
              <w:right w:val="nil"/>
            </w:tcBorders>
            <w:shd w:val="clear" w:color="000000" w:fill="F5F5F5"/>
            <w:vAlign w:val="center"/>
            <w:hideMark/>
          </w:tcPr>
          <w:p w14:paraId="0E131DCF"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22430989</w:t>
            </w:r>
          </w:p>
        </w:tc>
      </w:tr>
      <w:tr w:rsidR="00D5546D" w:rsidRPr="00D5546D" w14:paraId="3E7C2871" w14:textId="77777777" w:rsidTr="00D5546D">
        <w:trPr>
          <w:trHeight w:val="300"/>
        </w:trPr>
        <w:tc>
          <w:tcPr>
            <w:tcW w:w="923" w:type="dxa"/>
            <w:tcBorders>
              <w:top w:val="nil"/>
              <w:left w:val="nil"/>
              <w:bottom w:val="nil"/>
              <w:right w:val="nil"/>
            </w:tcBorders>
            <w:shd w:val="clear" w:color="000000" w:fill="FFFFFF"/>
            <w:vAlign w:val="center"/>
            <w:hideMark/>
          </w:tcPr>
          <w:p w14:paraId="455B8928"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99</w:t>
            </w:r>
          </w:p>
        </w:tc>
        <w:tc>
          <w:tcPr>
            <w:tcW w:w="1034" w:type="dxa"/>
            <w:tcBorders>
              <w:top w:val="nil"/>
              <w:left w:val="nil"/>
              <w:bottom w:val="nil"/>
              <w:right w:val="nil"/>
            </w:tcBorders>
            <w:shd w:val="clear" w:color="000000" w:fill="FFFFFF"/>
            <w:vAlign w:val="center"/>
            <w:hideMark/>
          </w:tcPr>
          <w:p w14:paraId="63A9932E"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02/12/2022</w:t>
            </w:r>
          </w:p>
        </w:tc>
        <w:tc>
          <w:tcPr>
            <w:tcW w:w="971" w:type="dxa"/>
            <w:tcBorders>
              <w:top w:val="nil"/>
              <w:left w:val="nil"/>
              <w:bottom w:val="nil"/>
              <w:right w:val="nil"/>
            </w:tcBorders>
            <w:shd w:val="clear" w:color="000000" w:fill="FFFFFF"/>
            <w:vAlign w:val="center"/>
            <w:hideMark/>
          </w:tcPr>
          <w:p w14:paraId="7B8028C5"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2.29E+07</w:t>
            </w:r>
          </w:p>
        </w:tc>
        <w:tc>
          <w:tcPr>
            <w:tcW w:w="1001" w:type="dxa"/>
            <w:tcBorders>
              <w:top w:val="nil"/>
              <w:left w:val="nil"/>
              <w:bottom w:val="nil"/>
              <w:right w:val="nil"/>
            </w:tcBorders>
            <w:shd w:val="clear" w:color="000000" w:fill="FFFFFF"/>
            <w:vAlign w:val="center"/>
            <w:hideMark/>
          </w:tcPr>
          <w:p w14:paraId="7EA8FE54"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2.27E+07</w:t>
            </w:r>
          </w:p>
        </w:tc>
        <w:tc>
          <w:tcPr>
            <w:tcW w:w="951" w:type="dxa"/>
            <w:tcBorders>
              <w:top w:val="nil"/>
              <w:left w:val="nil"/>
              <w:bottom w:val="nil"/>
              <w:right w:val="nil"/>
            </w:tcBorders>
            <w:shd w:val="clear" w:color="000000" w:fill="FFFFFF"/>
            <w:vAlign w:val="center"/>
            <w:hideMark/>
          </w:tcPr>
          <w:p w14:paraId="3431EAF5"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2.31E+07</w:t>
            </w:r>
          </w:p>
        </w:tc>
        <w:tc>
          <w:tcPr>
            <w:tcW w:w="960" w:type="dxa"/>
            <w:tcBorders>
              <w:top w:val="nil"/>
              <w:left w:val="nil"/>
              <w:bottom w:val="nil"/>
              <w:right w:val="nil"/>
            </w:tcBorders>
            <w:shd w:val="clear" w:color="000000" w:fill="FFFFFF"/>
            <w:vAlign w:val="center"/>
            <w:hideMark/>
          </w:tcPr>
          <w:p w14:paraId="7A0F7804"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22434533</w:t>
            </w:r>
          </w:p>
        </w:tc>
      </w:tr>
      <w:tr w:rsidR="00D5546D" w:rsidRPr="00D5546D" w14:paraId="7C3752D8" w14:textId="77777777" w:rsidTr="00D5546D">
        <w:trPr>
          <w:trHeight w:val="300"/>
        </w:trPr>
        <w:tc>
          <w:tcPr>
            <w:tcW w:w="923" w:type="dxa"/>
            <w:tcBorders>
              <w:top w:val="nil"/>
              <w:left w:val="nil"/>
              <w:bottom w:val="nil"/>
              <w:right w:val="nil"/>
            </w:tcBorders>
            <w:shd w:val="clear" w:color="000000" w:fill="F5F5F5"/>
            <w:vAlign w:val="center"/>
            <w:hideMark/>
          </w:tcPr>
          <w:p w14:paraId="3C283B9C"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100</w:t>
            </w:r>
          </w:p>
        </w:tc>
        <w:tc>
          <w:tcPr>
            <w:tcW w:w="1034" w:type="dxa"/>
            <w:tcBorders>
              <w:top w:val="nil"/>
              <w:left w:val="nil"/>
              <w:bottom w:val="nil"/>
              <w:right w:val="nil"/>
            </w:tcBorders>
            <w:shd w:val="clear" w:color="000000" w:fill="F5F5F5"/>
            <w:vAlign w:val="center"/>
            <w:hideMark/>
          </w:tcPr>
          <w:p w14:paraId="6E83B13A"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13/12/2022</w:t>
            </w:r>
          </w:p>
        </w:tc>
        <w:tc>
          <w:tcPr>
            <w:tcW w:w="971" w:type="dxa"/>
            <w:tcBorders>
              <w:top w:val="nil"/>
              <w:left w:val="nil"/>
              <w:bottom w:val="nil"/>
              <w:right w:val="nil"/>
            </w:tcBorders>
            <w:shd w:val="clear" w:color="000000" w:fill="F5F5F5"/>
            <w:vAlign w:val="center"/>
            <w:hideMark/>
          </w:tcPr>
          <w:p w14:paraId="4D32EAF1"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2.27E+07</w:t>
            </w:r>
          </w:p>
        </w:tc>
        <w:tc>
          <w:tcPr>
            <w:tcW w:w="1001" w:type="dxa"/>
            <w:tcBorders>
              <w:top w:val="nil"/>
              <w:left w:val="nil"/>
              <w:bottom w:val="nil"/>
              <w:right w:val="nil"/>
            </w:tcBorders>
            <w:shd w:val="clear" w:color="000000" w:fill="F5F5F5"/>
            <w:vAlign w:val="center"/>
            <w:hideMark/>
          </w:tcPr>
          <w:p w14:paraId="356BF68B"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2.24E+07</w:t>
            </w:r>
          </w:p>
        </w:tc>
        <w:tc>
          <w:tcPr>
            <w:tcW w:w="951" w:type="dxa"/>
            <w:tcBorders>
              <w:top w:val="nil"/>
              <w:left w:val="nil"/>
              <w:bottom w:val="nil"/>
              <w:right w:val="nil"/>
            </w:tcBorders>
            <w:shd w:val="clear" w:color="000000" w:fill="F5F5F5"/>
            <w:vAlign w:val="center"/>
            <w:hideMark/>
          </w:tcPr>
          <w:p w14:paraId="09DE07EB"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2.30E+07</w:t>
            </w:r>
          </w:p>
        </w:tc>
        <w:tc>
          <w:tcPr>
            <w:tcW w:w="960" w:type="dxa"/>
            <w:tcBorders>
              <w:top w:val="nil"/>
              <w:left w:val="nil"/>
              <w:bottom w:val="nil"/>
              <w:right w:val="nil"/>
            </w:tcBorders>
            <w:shd w:val="clear" w:color="000000" w:fill="F5F5F5"/>
            <w:vAlign w:val="center"/>
            <w:hideMark/>
          </w:tcPr>
          <w:p w14:paraId="25E2788C"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22486694</w:t>
            </w:r>
          </w:p>
        </w:tc>
      </w:tr>
      <w:tr w:rsidR="00D5546D" w:rsidRPr="00D5546D" w14:paraId="506E64E5" w14:textId="77777777" w:rsidTr="00D5546D">
        <w:trPr>
          <w:trHeight w:val="300"/>
        </w:trPr>
        <w:tc>
          <w:tcPr>
            <w:tcW w:w="923" w:type="dxa"/>
            <w:tcBorders>
              <w:top w:val="nil"/>
              <w:left w:val="nil"/>
              <w:bottom w:val="nil"/>
              <w:right w:val="nil"/>
            </w:tcBorders>
            <w:shd w:val="clear" w:color="000000" w:fill="FFFFFF"/>
            <w:vAlign w:val="center"/>
            <w:hideMark/>
          </w:tcPr>
          <w:p w14:paraId="71722D50"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101</w:t>
            </w:r>
          </w:p>
        </w:tc>
        <w:tc>
          <w:tcPr>
            <w:tcW w:w="1034" w:type="dxa"/>
            <w:tcBorders>
              <w:top w:val="nil"/>
              <w:left w:val="nil"/>
              <w:bottom w:val="nil"/>
              <w:right w:val="nil"/>
            </w:tcBorders>
            <w:shd w:val="clear" w:color="000000" w:fill="FFFFFF"/>
            <w:vAlign w:val="center"/>
            <w:hideMark/>
          </w:tcPr>
          <w:p w14:paraId="44415837"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14/12/2022</w:t>
            </w:r>
          </w:p>
        </w:tc>
        <w:tc>
          <w:tcPr>
            <w:tcW w:w="971" w:type="dxa"/>
            <w:tcBorders>
              <w:top w:val="nil"/>
              <w:left w:val="nil"/>
              <w:bottom w:val="nil"/>
              <w:right w:val="nil"/>
            </w:tcBorders>
            <w:shd w:val="clear" w:color="000000" w:fill="FFFFFF"/>
            <w:vAlign w:val="center"/>
            <w:hideMark/>
          </w:tcPr>
          <w:p w14:paraId="19E1FD17"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2.27E+07</w:t>
            </w:r>
          </w:p>
        </w:tc>
        <w:tc>
          <w:tcPr>
            <w:tcW w:w="1001" w:type="dxa"/>
            <w:tcBorders>
              <w:top w:val="nil"/>
              <w:left w:val="nil"/>
              <w:bottom w:val="nil"/>
              <w:right w:val="nil"/>
            </w:tcBorders>
            <w:shd w:val="clear" w:color="000000" w:fill="FFFFFF"/>
            <w:vAlign w:val="center"/>
            <w:hideMark/>
          </w:tcPr>
          <w:p w14:paraId="0DB71D4C"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2.25E+07</w:t>
            </w:r>
          </w:p>
        </w:tc>
        <w:tc>
          <w:tcPr>
            <w:tcW w:w="951" w:type="dxa"/>
            <w:tcBorders>
              <w:top w:val="nil"/>
              <w:left w:val="nil"/>
              <w:bottom w:val="nil"/>
              <w:right w:val="nil"/>
            </w:tcBorders>
            <w:shd w:val="clear" w:color="000000" w:fill="FFFFFF"/>
            <w:vAlign w:val="center"/>
            <w:hideMark/>
          </w:tcPr>
          <w:p w14:paraId="44EB9A17"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2.30E+07</w:t>
            </w:r>
          </w:p>
        </w:tc>
        <w:tc>
          <w:tcPr>
            <w:tcW w:w="960" w:type="dxa"/>
            <w:tcBorders>
              <w:top w:val="nil"/>
              <w:left w:val="nil"/>
              <w:bottom w:val="nil"/>
              <w:right w:val="nil"/>
            </w:tcBorders>
            <w:shd w:val="clear" w:color="000000" w:fill="FFFFFF"/>
            <w:vAlign w:val="center"/>
            <w:hideMark/>
          </w:tcPr>
          <w:p w14:paraId="1D834803"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22493064</w:t>
            </w:r>
          </w:p>
        </w:tc>
      </w:tr>
      <w:tr w:rsidR="00D5546D" w:rsidRPr="00D5546D" w14:paraId="4D411346" w14:textId="77777777" w:rsidTr="00D5546D">
        <w:trPr>
          <w:trHeight w:val="300"/>
        </w:trPr>
        <w:tc>
          <w:tcPr>
            <w:tcW w:w="923" w:type="dxa"/>
            <w:tcBorders>
              <w:top w:val="nil"/>
              <w:left w:val="nil"/>
              <w:bottom w:val="nil"/>
              <w:right w:val="nil"/>
            </w:tcBorders>
            <w:shd w:val="clear" w:color="000000" w:fill="F5F5F5"/>
            <w:vAlign w:val="center"/>
            <w:hideMark/>
          </w:tcPr>
          <w:p w14:paraId="36217BCF"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102</w:t>
            </w:r>
          </w:p>
        </w:tc>
        <w:tc>
          <w:tcPr>
            <w:tcW w:w="1034" w:type="dxa"/>
            <w:tcBorders>
              <w:top w:val="nil"/>
              <w:left w:val="nil"/>
              <w:bottom w:val="nil"/>
              <w:right w:val="nil"/>
            </w:tcBorders>
            <w:shd w:val="clear" w:color="000000" w:fill="F5F5F5"/>
            <w:vAlign w:val="center"/>
            <w:hideMark/>
          </w:tcPr>
          <w:p w14:paraId="3D978D24"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15/12/2022</w:t>
            </w:r>
          </w:p>
        </w:tc>
        <w:tc>
          <w:tcPr>
            <w:tcW w:w="971" w:type="dxa"/>
            <w:tcBorders>
              <w:top w:val="nil"/>
              <w:left w:val="nil"/>
              <w:bottom w:val="nil"/>
              <w:right w:val="nil"/>
            </w:tcBorders>
            <w:shd w:val="clear" w:color="000000" w:fill="F5F5F5"/>
            <w:vAlign w:val="center"/>
            <w:hideMark/>
          </w:tcPr>
          <w:p w14:paraId="7A0E68DA"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2.28E+07</w:t>
            </w:r>
          </w:p>
        </w:tc>
        <w:tc>
          <w:tcPr>
            <w:tcW w:w="1001" w:type="dxa"/>
            <w:tcBorders>
              <w:top w:val="nil"/>
              <w:left w:val="nil"/>
              <w:bottom w:val="nil"/>
              <w:right w:val="nil"/>
            </w:tcBorders>
            <w:shd w:val="clear" w:color="000000" w:fill="F5F5F5"/>
            <w:vAlign w:val="center"/>
            <w:hideMark/>
          </w:tcPr>
          <w:p w14:paraId="15D97E0A"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2.25E+07</w:t>
            </w:r>
          </w:p>
        </w:tc>
        <w:tc>
          <w:tcPr>
            <w:tcW w:w="951" w:type="dxa"/>
            <w:tcBorders>
              <w:top w:val="nil"/>
              <w:left w:val="nil"/>
              <w:bottom w:val="nil"/>
              <w:right w:val="nil"/>
            </w:tcBorders>
            <w:shd w:val="clear" w:color="000000" w:fill="F5F5F5"/>
            <w:vAlign w:val="center"/>
            <w:hideMark/>
          </w:tcPr>
          <w:p w14:paraId="53C50F70"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2.30E+07</w:t>
            </w:r>
          </w:p>
        </w:tc>
        <w:tc>
          <w:tcPr>
            <w:tcW w:w="960" w:type="dxa"/>
            <w:tcBorders>
              <w:top w:val="nil"/>
              <w:left w:val="nil"/>
              <w:bottom w:val="nil"/>
              <w:right w:val="nil"/>
            </w:tcBorders>
            <w:shd w:val="clear" w:color="000000" w:fill="F5F5F5"/>
            <w:vAlign w:val="center"/>
            <w:hideMark/>
          </w:tcPr>
          <w:p w14:paraId="49EE124E"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22499017</w:t>
            </w:r>
          </w:p>
        </w:tc>
      </w:tr>
      <w:tr w:rsidR="00D5546D" w:rsidRPr="00D5546D" w14:paraId="0C449D19" w14:textId="77777777" w:rsidTr="00D5546D">
        <w:trPr>
          <w:trHeight w:val="300"/>
        </w:trPr>
        <w:tc>
          <w:tcPr>
            <w:tcW w:w="923" w:type="dxa"/>
            <w:tcBorders>
              <w:top w:val="nil"/>
              <w:left w:val="nil"/>
              <w:bottom w:val="nil"/>
              <w:right w:val="nil"/>
            </w:tcBorders>
            <w:shd w:val="clear" w:color="000000" w:fill="FFFFFF"/>
            <w:vAlign w:val="center"/>
            <w:hideMark/>
          </w:tcPr>
          <w:p w14:paraId="548D5592"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103</w:t>
            </w:r>
          </w:p>
        </w:tc>
        <w:tc>
          <w:tcPr>
            <w:tcW w:w="1034" w:type="dxa"/>
            <w:tcBorders>
              <w:top w:val="nil"/>
              <w:left w:val="nil"/>
              <w:bottom w:val="nil"/>
              <w:right w:val="nil"/>
            </w:tcBorders>
            <w:shd w:val="clear" w:color="000000" w:fill="FFFFFF"/>
            <w:vAlign w:val="center"/>
            <w:hideMark/>
          </w:tcPr>
          <w:p w14:paraId="4D18A684"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16/12/2022</w:t>
            </w:r>
          </w:p>
        </w:tc>
        <w:tc>
          <w:tcPr>
            <w:tcW w:w="971" w:type="dxa"/>
            <w:tcBorders>
              <w:top w:val="nil"/>
              <w:left w:val="nil"/>
              <w:bottom w:val="nil"/>
              <w:right w:val="nil"/>
            </w:tcBorders>
            <w:shd w:val="clear" w:color="000000" w:fill="FFFFFF"/>
            <w:vAlign w:val="center"/>
            <w:hideMark/>
          </w:tcPr>
          <w:p w14:paraId="45B9060C"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2.28E+07</w:t>
            </w:r>
          </w:p>
        </w:tc>
        <w:tc>
          <w:tcPr>
            <w:tcW w:w="1001" w:type="dxa"/>
            <w:tcBorders>
              <w:top w:val="nil"/>
              <w:left w:val="nil"/>
              <w:bottom w:val="nil"/>
              <w:right w:val="nil"/>
            </w:tcBorders>
            <w:shd w:val="clear" w:color="000000" w:fill="FFFFFF"/>
            <w:vAlign w:val="center"/>
            <w:hideMark/>
          </w:tcPr>
          <w:p w14:paraId="6629CA02"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2.26E+07</w:t>
            </w:r>
          </w:p>
        </w:tc>
        <w:tc>
          <w:tcPr>
            <w:tcW w:w="951" w:type="dxa"/>
            <w:tcBorders>
              <w:top w:val="nil"/>
              <w:left w:val="nil"/>
              <w:bottom w:val="nil"/>
              <w:right w:val="nil"/>
            </w:tcBorders>
            <w:shd w:val="clear" w:color="000000" w:fill="FFFFFF"/>
            <w:vAlign w:val="center"/>
            <w:hideMark/>
          </w:tcPr>
          <w:p w14:paraId="6C378BC9"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2.31E+07</w:t>
            </w:r>
          </w:p>
        </w:tc>
        <w:tc>
          <w:tcPr>
            <w:tcW w:w="960" w:type="dxa"/>
            <w:tcBorders>
              <w:top w:val="nil"/>
              <w:left w:val="nil"/>
              <w:bottom w:val="nil"/>
              <w:right w:val="nil"/>
            </w:tcBorders>
            <w:shd w:val="clear" w:color="000000" w:fill="FFFFFF"/>
            <w:vAlign w:val="center"/>
            <w:hideMark/>
          </w:tcPr>
          <w:p w14:paraId="29FA8ECA"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22504916</w:t>
            </w:r>
          </w:p>
        </w:tc>
      </w:tr>
      <w:tr w:rsidR="00D5546D" w:rsidRPr="00D5546D" w14:paraId="634820D7" w14:textId="77777777" w:rsidTr="00D5546D">
        <w:trPr>
          <w:trHeight w:val="300"/>
        </w:trPr>
        <w:tc>
          <w:tcPr>
            <w:tcW w:w="923" w:type="dxa"/>
            <w:tcBorders>
              <w:top w:val="nil"/>
              <w:left w:val="nil"/>
              <w:bottom w:val="nil"/>
              <w:right w:val="nil"/>
            </w:tcBorders>
            <w:shd w:val="clear" w:color="000000" w:fill="F5F5F5"/>
            <w:vAlign w:val="center"/>
            <w:hideMark/>
          </w:tcPr>
          <w:p w14:paraId="3F4B8706"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104</w:t>
            </w:r>
          </w:p>
        </w:tc>
        <w:tc>
          <w:tcPr>
            <w:tcW w:w="1034" w:type="dxa"/>
            <w:tcBorders>
              <w:top w:val="nil"/>
              <w:left w:val="nil"/>
              <w:bottom w:val="nil"/>
              <w:right w:val="nil"/>
            </w:tcBorders>
            <w:shd w:val="clear" w:color="000000" w:fill="F5F5F5"/>
            <w:vAlign w:val="center"/>
            <w:hideMark/>
          </w:tcPr>
          <w:p w14:paraId="4F87BAD5"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17/12/2022</w:t>
            </w:r>
          </w:p>
        </w:tc>
        <w:tc>
          <w:tcPr>
            <w:tcW w:w="971" w:type="dxa"/>
            <w:tcBorders>
              <w:top w:val="nil"/>
              <w:left w:val="nil"/>
              <w:bottom w:val="nil"/>
              <w:right w:val="nil"/>
            </w:tcBorders>
            <w:shd w:val="clear" w:color="000000" w:fill="F5F5F5"/>
            <w:vAlign w:val="center"/>
            <w:hideMark/>
          </w:tcPr>
          <w:p w14:paraId="25176C6D"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2.29E+07</w:t>
            </w:r>
          </w:p>
        </w:tc>
        <w:tc>
          <w:tcPr>
            <w:tcW w:w="1001" w:type="dxa"/>
            <w:tcBorders>
              <w:top w:val="nil"/>
              <w:left w:val="nil"/>
              <w:bottom w:val="nil"/>
              <w:right w:val="nil"/>
            </w:tcBorders>
            <w:shd w:val="clear" w:color="000000" w:fill="F5F5F5"/>
            <w:vAlign w:val="center"/>
            <w:hideMark/>
          </w:tcPr>
          <w:p w14:paraId="0EA74C6B"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2.26E+07</w:t>
            </w:r>
          </w:p>
        </w:tc>
        <w:tc>
          <w:tcPr>
            <w:tcW w:w="951" w:type="dxa"/>
            <w:tcBorders>
              <w:top w:val="nil"/>
              <w:left w:val="nil"/>
              <w:bottom w:val="nil"/>
              <w:right w:val="nil"/>
            </w:tcBorders>
            <w:shd w:val="clear" w:color="000000" w:fill="F5F5F5"/>
            <w:vAlign w:val="center"/>
            <w:hideMark/>
          </w:tcPr>
          <w:p w14:paraId="432B6EE6"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2.31E+07</w:t>
            </w:r>
          </w:p>
        </w:tc>
        <w:tc>
          <w:tcPr>
            <w:tcW w:w="960" w:type="dxa"/>
            <w:tcBorders>
              <w:top w:val="nil"/>
              <w:left w:val="nil"/>
              <w:bottom w:val="nil"/>
              <w:right w:val="nil"/>
            </w:tcBorders>
            <w:shd w:val="clear" w:color="000000" w:fill="F5F5F5"/>
            <w:vAlign w:val="center"/>
            <w:hideMark/>
          </w:tcPr>
          <w:p w14:paraId="744A5913"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22509541</w:t>
            </w:r>
          </w:p>
        </w:tc>
      </w:tr>
      <w:tr w:rsidR="00D5546D" w:rsidRPr="00D5546D" w14:paraId="35E9529F" w14:textId="77777777" w:rsidTr="00D5546D">
        <w:trPr>
          <w:trHeight w:val="300"/>
        </w:trPr>
        <w:tc>
          <w:tcPr>
            <w:tcW w:w="923" w:type="dxa"/>
            <w:tcBorders>
              <w:top w:val="nil"/>
              <w:left w:val="nil"/>
              <w:bottom w:val="nil"/>
              <w:right w:val="nil"/>
            </w:tcBorders>
            <w:shd w:val="clear" w:color="000000" w:fill="FFFFFF"/>
            <w:vAlign w:val="center"/>
            <w:hideMark/>
          </w:tcPr>
          <w:p w14:paraId="6120CA85"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105</w:t>
            </w:r>
          </w:p>
        </w:tc>
        <w:tc>
          <w:tcPr>
            <w:tcW w:w="1034" w:type="dxa"/>
            <w:tcBorders>
              <w:top w:val="nil"/>
              <w:left w:val="nil"/>
              <w:bottom w:val="nil"/>
              <w:right w:val="nil"/>
            </w:tcBorders>
            <w:shd w:val="clear" w:color="000000" w:fill="FFFFFF"/>
            <w:vAlign w:val="center"/>
            <w:hideMark/>
          </w:tcPr>
          <w:p w14:paraId="4206382B"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18/12/2022</w:t>
            </w:r>
          </w:p>
        </w:tc>
        <w:tc>
          <w:tcPr>
            <w:tcW w:w="971" w:type="dxa"/>
            <w:tcBorders>
              <w:top w:val="nil"/>
              <w:left w:val="nil"/>
              <w:bottom w:val="nil"/>
              <w:right w:val="nil"/>
            </w:tcBorders>
            <w:shd w:val="clear" w:color="000000" w:fill="FFFFFF"/>
            <w:vAlign w:val="center"/>
            <w:hideMark/>
          </w:tcPr>
          <w:p w14:paraId="03A59A06"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2.29E+07</w:t>
            </w:r>
          </w:p>
        </w:tc>
        <w:tc>
          <w:tcPr>
            <w:tcW w:w="1001" w:type="dxa"/>
            <w:tcBorders>
              <w:top w:val="nil"/>
              <w:left w:val="nil"/>
              <w:bottom w:val="nil"/>
              <w:right w:val="nil"/>
            </w:tcBorders>
            <w:shd w:val="clear" w:color="000000" w:fill="FFFFFF"/>
            <w:vAlign w:val="center"/>
            <w:hideMark/>
          </w:tcPr>
          <w:p w14:paraId="031287D7"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2.26E+07</w:t>
            </w:r>
          </w:p>
        </w:tc>
        <w:tc>
          <w:tcPr>
            <w:tcW w:w="951" w:type="dxa"/>
            <w:tcBorders>
              <w:top w:val="nil"/>
              <w:left w:val="nil"/>
              <w:bottom w:val="nil"/>
              <w:right w:val="nil"/>
            </w:tcBorders>
            <w:shd w:val="clear" w:color="000000" w:fill="FFFFFF"/>
            <w:vAlign w:val="center"/>
            <w:hideMark/>
          </w:tcPr>
          <w:p w14:paraId="78F1E44C"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2.32E+07</w:t>
            </w:r>
          </w:p>
        </w:tc>
        <w:tc>
          <w:tcPr>
            <w:tcW w:w="960" w:type="dxa"/>
            <w:tcBorders>
              <w:top w:val="nil"/>
              <w:left w:val="nil"/>
              <w:bottom w:val="nil"/>
              <w:right w:val="nil"/>
            </w:tcBorders>
            <w:shd w:val="clear" w:color="000000" w:fill="FFFFFF"/>
            <w:vAlign w:val="center"/>
            <w:hideMark/>
          </w:tcPr>
          <w:p w14:paraId="72D0235B"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22515183</w:t>
            </w:r>
          </w:p>
        </w:tc>
      </w:tr>
      <w:tr w:rsidR="00D5546D" w:rsidRPr="00D5546D" w14:paraId="38451BE7" w14:textId="77777777" w:rsidTr="00D5546D">
        <w:trPr>
          <w:trHeight w:val="300"/>
        </w:trPr>
        <w:tc>
          <w:tcPr>
            <w:tcW w:w="923" w:type="dxa"/>
            <w:tcBorders>
              <w:top w:val="nil"/>
              <w:left w:val="nil"/>
              <w:bottom w:val="nil"/>
              <w:right w:val="nil"/>
            </w:tcBorders>
            <w:shd w:val="clear" w:color="000000" w:fill="F5F5F5"/>
            <w:vAlign w:val="center"/>
            <w:hideMark/>
          </w:tcPr>
          <w:p w14:paraId="53135B47"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106</w:t>
            </w:r>
          </w:p>
        </w:tc>
        <w:tc>
          <w:tcPr>
            <w:tcW w:w="1034" w:type="dxa"/>
            <w:tcBorders>
              <w:top w:val="nil"/>
              <w:left w:val="nil"/>
              <w:bottom w:val="nil"/>
              <w:right w:val="nil"/>
            </w:tcBorders>
            <w:shd w:val="clear" w:color="000000" w:fill="F5F5F5"/>
            <w:vAlign w:val="center"/>
            <w:hideMark/>
          </w:tcPr>
          <w:p w14:paraId="28A19181"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19/12/2022</w:t>
            </w:r>
          </w:p>
        </w:tc>
        <w:tc>
          <w:tcPr>
            <w:tcW w:w="971" w:type="dxa"/>
            <w:tcBorders>
              <w:top w:val="nil"/>
              <w:left w:val="nil"/>
              <w:bottom w:val="nil"/>
              <w:right w:val="nil"/>
            </w:tcBorders>
            <w:shd w:val="clear" w:color="000000" w:fill="F5F5F5"/>
            <w:vAlign w:val="center"/>
            <w:hideMark/>
          </w:tcPr>
          <w:p w14:paraId="5957CC1E"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2.30E+07</w:t>
            </w:r>
          </w:p>
        </w:tc>
        <w:tc>
          <w:tcPr>
            <w:tcW w:w="1001" w:type="dxa"/>
            <w:tcBorders>
              <w:top w:val="nil"/>
              <w:left w:val="nil"/>
              <w:bottom w:val="nil"/>
              <w:right w:val="nil"/>
            </w:tcBorders>
            <w:shd w:val="clear" w:color="000000" w:fill="F5F5F5"/>
            <w:vAlign w:val="center"/>
            <w:hideMark/>
          </w:tcPr>
          <w:p w14:paraId="183E74F7"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2.27E+07</w:t>
            </w:r>
          </w:p>
        </w:tc>
        <w:tc>
          <w:tcPr>
            <w:tcW w:w="951" w:type="dxa"/>
            <w:tcBorders>
              <w:top w:val="nil"/>
              <w:left w:val="nil"/>
              <w:bottom w:val="nil"/>
              <w:right w:val="nil"/>
            </w:tcBorders>
            <w:shd w:val="clear" w:color="000000" w:fill="F5F5F5"/>
            <w:vAlign w:val="center"/>
            <w:hideMark/>
          </w:tcPr>
          <w:p w14:paraId="2F19E7F2"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2.32E+07</w:t>
            </w:r>
          </w:p>
        </w:tc>
        <w:tc>
          <w:tcPr>
            <w:tcW w:w="960" w:type="dxa"/>
            <w:tcBorders>
              <w:top w:val="nil"/>
              <w:left w:val="nil"/>
              <w:bottom w:val="nil"/>
              <w:right w:val="nil"/>
            </w:tcBorders>
            <w:shd w:val="clear" w:color="000000" w:fill="F5F5F5"/>
            <w:vAlign w:val="center"/>
            <w:hideMark/>
          </w:tcPr>
          <w:p w14:paraId="0FE3FBF2"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22524022</w:t>
            </w:r>
          </w:p>
        </w:tc>
      </w:tr>
      <w:tr w:rsidR="00D5546D" w:rsidRPr="00D5546D" w14:paraId="66290843" w14:textId="77777777" w:rsidTr="00D5546D">
        <w:trPr>
          <w:trHeight w:val="300"/>
        </w:trPr>
        <w:tc>
          <w:tcPr>
            <w:tcW w:w="923" w:type="dxa"/>
            <w:tcBorders>
              <w:top w:val="nil"/>
              <w:left w:val="nil"/>
              <w:bottom w:val="nil"/>
              <w:right w:val="nil"/>
            </w:tcBorders>
            <w:shd w:val="clear" w:color="000000" w:fill="FFFFFF"/>
            <w:vAlign w:val="center"/>
            <w:hideMark/>
          </w:tcPr>
          <w:p w14:paraId="4E4C2E1B"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107</w:t>
            </w:r>
          </w:p>
        </w:tc>
        <w:tc>
          <w:tcPr>
            <w:tcW w:w="1034" w:type="dxa"/>
            <w:tcBorders>
              <w:top w:val="nil"/>
              <w:left w:val="nil"/>
              <w:bottom w:val="nil"/>
              <w:right w:val="nil"/>
            </w:tcBorders>
            <w:shd w:val="clear" w:color="000000" w:fill="FFFFFF"/>
            <w:vAlign w:val="center"/>
            <w:hideMark/>
          </w:tcPr>
          <w:p w14:paraId="5B919CB2"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20/12/2022</w:t>
            </w:r>
          </w:p>
        </w:tc>
        <w:tc>
          <w:tcPr>
            <w:tcW w:w="971" w:type="dxa"/>
            <w:tcBorders>
              <w:top w:val="nil"/>
              <w:left w:val="nil"/>
              <w:bottom w:val="nil"/>
              <w:right w:val="nil"/>
            </w:tcBorders>
            <w:shd w:val="clear" w:color="000000" w:fill="FFFFFF"/>
            <w:vAlign w:val="center"/>
            <w:hideMark/>
          </w:tcPr>
          <w:p w14:paraId="7C353F2A"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2.30E+07</w:t>
            </w:r>
          </w:p>
        </w:tc>
        <w:tc>
          <w:tcPr>
            <w:tcW w:w="1001" w:type="dxa"/>
            <w:tcBorders>
              <w:top w:val="nil"/>
              <w:left w:val="nil"/>
              <w:bottom w:val="nil"/>
              <w:right w:val="nil"/>
            </w:tcBorders>
            <w:shd w:val="clear" w:color="000000" w:fill="FFFFFF"/>
            <w:vAlign w:val="center"/>
            <w:hideMark/>
          </w:tcPr>
          <w:p w14:paraId="21C51AAE"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2.28E+07</w:t>
            </w:r>
          </w:p>
        </w:tc>
        <w:tc>
          <w:tcPr>
            <w:tcW w:w="951" w:type="dxa"/>
            <w:tcBorders>
              <w:top w:val="nil"/>
              <w:left w:val="nil"/>
              <w:bottom w:val="nil"/>
              <w:right w:val="nil"/>
            </w:tcBorders>
            <w:shd w:val="clear" w:color="000000" w:fill="FFFFFF"/>
            <w:vAlign w:val="center"/>
            <w:hideMark/>
          </w:tcPr>
          <w:p w14:paraId="219D58C2"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2.33E+07</w:t>
            </w:r>
          </w:p>
        </w:tc>
        <w:tc>
          <w:tcPr>
            <w:tcW w:w="960" w:type="dxa"/>
            <w:tcBorders>
              <w:top w:val="nil"/>
              <w:left w:val="nil"/>
              <w:bottom w:val="nil"/>
              <w:right w:val="nil"/>
            </w:tcBorders>
            <w:shd w:val="clear" w:color="000000" w:fill="FFFFFF"/>
            <w:vAlign w:val="center"/>
            <w:hideMark/>
          </w:tcPr>
          <w:p w14:paraId="2C62D242"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22532446</w:t>
            </w:r>
          </w:p>
        </w:tc>
      </w:tr>
      <w:tr w:rsidR="00D5546D" w:rsidRPr="00D5546D" w14:paraId="08955E18" w14:textId="77777777" w:rsidTr="00D5546D">
        <w:trPr>
          <w:trHeight w:val="300"/>
        </w:trPr>
        <w:tc>
          <w:tcPr>
            <w:tcW w:w="923" w:type="dxa"/>
            <w:tcBorders>
              <w:top w:val="nil"/>
              <w:left w:val="nil"/>
              <w:bottom w:val="nil"/>
              <w:right w:val="nil"/>
            </w:tcBorders>
            <w:shd w:val="clear" w:color="000000" w:fill="F5F5F5"/>
            <w:vAlign w:val="center"/>
            <w:hideMark/>
          </w:tcPr>
          <w:p w14:paraId="4F2EEDD2"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108</w:t>
            </w:r>
          </w:p>
        </w:tc>
        <w:tc>
          <w:tcPr>
            <w:tcW w:w="1034" w:type="dxa"/>
            <w:tcBorders>
              <w:top w:val="nil"/>
              <w:left w:val="nil"/>
              <w:bottom w:val="nil"/>
              <w:right w:val="nil"/>
            </w:tcBorders>
            <w:shd w:val="clear" w:color="000000" w:fill="F5F5F5"/>
            <w:vAlign w:val="center"/>
            <w:hideMark/>
          </w:tcPr>
          <w:p w14:paraId="56667850"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21/12/2022</w:t>
            </w:r>
          </w:p>
        </w:tc>
        <w:tc>
          <w:tcPr>
            <w:tcW w:w="971" w:type="dxa"/>
            <w:tcBorders>
              <w:top w:val="nil"/>
              <w:left w:val="nil"/>
              <w:bottom w:val="nil"/>
              <w:right w:val="nil"/>
            </w:tcBorders>
            <w:shd w:val="clear" w:color="000000" w:fill="F5F5F5"/>
            <w:vAlign w:val="center"/>
            <w:hideMark/>
          </w:tcPr>
          <w:p w14:paraId="34228BE6"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2.31E+07</w:t>
            </w:r>
          </w:p>
        </w:tc>
        <w:tc>
          <w:tcPr>
            <w:tcW w:w="1001" w:type="dxa"/>
            <w:tcBorders>
              <w:top w:val="nil"/>
              <w:left w:val="nil"/>
              <w:bottom w:val="nil"/>
              <w:right w:val="nil"/>
            </w:tcBorders>
            <w:shd w:val="clear" w:color="000000" w:fill="F5F5F5"/>
            <w:vAlign w:val="center"/>
            <w:hideMark/>
          </w:tcPr>
          <w:p w14:paraId="2C5DD38B"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2.28E+07</w:t>
            </w:r>
          </w:p>
        </w:tc>
        <w:tc>
          <w:tcPr>
            <w:tcW w:w="951" w:type="dxa"/>
            <w:tcBorders>
              <w:top w:val="nil"/>
              <w:left w:val="nil"/>
              <w:bottom w:val="nil"/>
              <w:right w:val="nil"/>
            </w:tcBorders>
            <w:shd w:val="clear" w:color="000000" w:fill="F5F5F5"/>
            <w:vAlign w:val="center"/>
            <w:hideMark/>
          </w:tcPr>
          <w:p w14:paraId="26893EEF"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2.34E+07</w:t>
            </w:r>
          </w:p>
        </w:tc>
        <w:tc>
          <w:tcPr>
            <w:tcW w:w="960" w:type="dxa"/>
            <w:tcBorders>
              <w:top w:val="nil"/>
              <w:left w:val="nil"/>
              <w:bottom w:val="nil"/>
              <w:right w:val="nil"/>
            </w:tcBorders>
            <w:shd w:val="clear" w:color="000000" w:fill="F5F5F5"/>
            <w:vAlign w:val="center"/>
            <w:hideMark/>
          </w:tcPr>
          <w:p w14:paraId="7A401C94"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22540058</w:t>
            </w:r>
          </w:p>
        </w:tc>
      </w:tr>
      <w:tr w:rsidR="00D5546D" w:rsidRPr="00D5546D" w14:paraId="72C80E07" w14:textId="77777777" w:rsidTr="00D5546D">
        <w:trPr>
          <w:trHeight w:val="300"/>
        </w:trPr>
        <w:tc>
          <w:tcPr>
            <w:tcW w:w="923" w:type="dxa"/>
            <w:tcBorders>
              <w:top w:val="nil"/>
              <w:left w:val="nil"/>
              <w:bottom w:val="nil"/>
              <w:right w:val="nil"/>
            </w:tcBorders>
            <w:shd w:val="clear" w:color="000000" w:fill="FFFFFF"/>
            <w:vAlign w:val="center"/>
            <w:hideMark/>
          </w:tcPr>
          <w:p w14:paraId="654769CD"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109</w:t>
            </w:r>
          </w:p>
        </w:tc>
        <w:tc>
          <w:tcPr>
            <w:tcW w:w="1034" w:type="dxa"/>
            <w:tcBorders>
              <w:top w:val="nil"/>
              <w:left w:val="nil"/>
              <w:bottom w:val="nil"/>
              <w:right w:val="nil"/>
            </w:tcBorders>
            <w:shd w:val="clear" w:color="000000" w:fill="FFFFFF"/>
            <w:vAlign w:val="center"/>
            <w:hideMark/>
          </w:tcPr>
          <w:p w14:paraId="7FB2C851"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22/12/2022</w:t>
            </w:r>
          </w:p>
        </w:tc>
        <w:tc>
          <w:tcPr>
            <w:tcW w:w="971" w:type="dxa"/>
            <w:tcBorders>
              <w:top w:val="nil"/>
              <w:left w:val="nil"/>
              <w:bottom w:val="nil"/>
              <w:right w:val="nil"/>
            </w:tcBorders>
            <w:shd w:val="clear" w:color="000000" w:fill="FFFFFF"/>
            <w:vAlign w:val="center"/>
            <w:hideMark/>
          </w:tcPr>
          <w:p w14:paraId="08BBCC62"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2.32E+07</w:t>
            </w:r>
          </w:p>
        </w:tc>
        <w:tc>
          <w:tcPr>
            <w:tcW w:w="1001" w:type="dxa"/>
            <w:tcBorders>
              <w:top w:val="nil"/>
              <w:left w:val="nil"/>
              <w:bottom w:val="nil"/>
              <w:right w:val="nil"/>
            </w:tcBorders>
            <w:shd w:val="clear" w:color="000000" w:fill="FFFFFF"/>
            <w:vAlign w:val="center"/>
            <w:hideMark/>
          </w:tcPr>
          <w:p w14:paraId="279C6FF2"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2.29E+07</w:t>
            </w:r>
          </w:p>
        </w:tc>
        <w:tc>
          <w:tcPr>
            <w:tcW w:w="951" w:type="dxa"/>
            <w:tcBorders>
              <w:top w:val="nil"/>
              <w:left w:val="nil"/>
              <w:bottom w:val="nil"/>
              <w:right w:val="nil"/>
            </w:tcBorders>
            <w:shd w:val="clear" w:color="000000" w:fill="FFFFFF"/>
            <w:vAlign w:val="center"/>
            <w:hideMark/>
          </w:tcPr>
          <w:p w14:paraId="377F4E10"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2.34E+07</w:t>
            </w:r>
          </w:p>
        </w:tc>
        <w:tc>
          <w:tcPr>
            <w:tcW w:w="960" w:type="dxa"/>
            <w:tcBorders>
              <w:top w:val="nil"/>
              <w:left w:val="nil"/>
              <w:bottom w:val="nil"/>
              <w:right w:val="nil"/>
            </w:tcBorders>
            <w:shd w:val="clear" w:color="000000" w:fill="FFFFFF"/>
            <w:vAlign w:val="center"/>
            <w:hideMark/>
          </w:tcPr>
          <w:p w14:paraId="29E289AA"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22546756</w:t>
            </w:r>
          </w:p>
        </w:tc>
      </w:tr>
      <w:tr w:rsidR="00D5546D" w:rsidRPr="00D5546D" w14:paraId="48D64513" w14:textId="77777777" w:rsidTr="00D5546D">
        <w:trPr>
          <w:trHeight w:val="300"/>
        </w:trPr>
        <w:tc>
          <w:tcPr>
            <w:tcW w:w="923" w:type="dxa"/>
            <w:tcBorders>
              <w:top w:val="nil"/>
              <w:left w:val="nil"/>
              <w:bottom w:val="nil"/>
              <w:right w:val="nil"/>
            </w:tcBorders>
            <w:shd w:val="clear" w:color="000000" w:fill="F5F5F5"/>
            <w:vAlign w:val="center"/>
            <w:hideMark/>
          </w:tcPr>
          <w:p w14:paraId="7FCF297C"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110</w:t>
            </w:r>
          </w:p>
        </w:tc>
        <w:tc>
          <w:tcPr>
            <w:tcW w:w="1034" w:type="dxa"/>
            <w:tcBorders>
              <w:top w:val="nil"/>
              <w:left w:val="nil"/>
              <w:bottom w:val="nil"/>
              <w:right w:val="nil"/>
            </w:tcBorders>
            <w:shd w:val="clear" w:color="000000" w:fill="F5F5F5"/>
            <w:vAlign w:val="center"/>
            <w:hideMark/>
          </w:tcPr>
          <w:p w14:paraId="49777F7E"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23/12/2022</w:t>
            </w:r>
          </w:p>
        </w:tc>
        <w:tc>
          <w:tcPr>
            <w:tcW w:w="971" w:type="dxa"/>
            <w:tcBorders>
              <w:top w:val="nil"/>
              <w:left w:val="nil"/>
              <w:bottom w:val="nil"/>
              <w:right w:val="nil"/>
            </w:tcBorders>
            <w:shd w:val="clear" w:color="000000" w:fill="F5F5F5"/>
            <w:vAlign w:val="center"/>
            <w:hideMark/>
          </w:tcPr>
          <w:p w14:paraId="0862F1F3"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2.32E+07</w:t>
            </w:r>
          </w:p>
        </w:tc>
        <w:tc>
          <w:tcPr>
            <w:tcW w:w="1001" w:type="dxa"/>
            <w:tcBorders>
              <w:top w:val="nil"/>
              <w:left w:val="nil"/>
              <w:bottom w:val="nil"/>
              <w:right w:val="nil"/>
            </w:tcBorders>
            <w:shd w:val="clear" w:color="000000" w:fill="F5F5F5"/>
            <w:vAlign w:val="center"/>
            <w:hideMark/>
          </w:tcPr>
          <w:p w14:paraId="56E89D57"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2.30E+07</w:t>
            </w:r>
          </w:p>
        </w:tc>
        <w:tc>
          <w:tcPr>
            <w:tcW w:w="951" w:type="dxa"/>
            <w:tcBorders>
              <w:top w:val="nil"/>
              <w:left w:val="nil"/>
              <w:bottom w:val="nil"/>
              <w:right w:val="nil"/>
            </w:tcBorders>
            <w:shd w:val="clear" w:color="000000" w:fill="F5F5F5"/>
            <w:vAlign w:val="center"/>
            <w:hideMark/>
          </w:tcPr>
          <w:p w14:paraId="34E8F6EF"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2.35E+07</w:t>
            </w:r>
          </w:p>
        </w:tc>
        <w:tc>
          <w:tcPr>
            <w:tcW w:w="960" w:type="dxa"/>
            <w:tcBorders>
              <w:top w:val="nil"/>
              <w:left w:val="nil"/>
              <w:bottom w:val="nil"/>
              <w:right w:val="nil"/>
            </w:tcBorders>
            <w:shd w:val="clear" w:color="000000" w:fill="F5F5F5"/>
            <w:vAlign w:val="center"/>
            <w:hideMark/>
          </w:tcPr>
          <w:p w14:paraId="685610FA"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22552385</w:t>
            </w:r>
          </w:p>
        </w:tc>
      </w:tr>
      <w:tr w:rsidR="00D5546D" w:rsidRPr="00D5546D" w14:paraId="4CD74AE6" w14:textId="77777777" w:rsidTr="00D5546D">
        <w:trPr>
          <w:trHeight w:val="300"/>
        </w:trPr>
        <w:tc>
          <w:tcPr>
            <w:tcW w:w="923" w:type="dxa"/>
            <w:tcBorders>
              <w:top w:val="nil"/>
              <w:left w:val="nil"/>
              <w:bottom w:val="nil"/>
              <w:right w:val="nil"/>
            </w:tcBorders>
            <w:shd w:val="clear" w:color="000000" w:fill="FFFFFF"/>
            <w:vAlign w:val="center"/>
            <w:hideMark/>
          </w:tcPr>
          <w:p w14:paraId="5F24C636"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111</w:t>
            </w:r>
          </w:p>
        </w:tc>
        <w:tc>
          <w:tcPr>
            <w:tcW w:w="1034" w:type="dxa"/>
            <w:tcBorders>
              <w:top w:val="nil"/>
              <w:left w:val="nil"/>
              <w:bottom w:val="nil"/>
              <w:right w:val="nil"/>
            </w:tcBorders>
            <w:shd w:val="clear" w:color="000000" w:fill="FFFFFF"/>
            <w:vAlign w:val="center"/>
            <w:hideMark/>
          </w:tcPr>
          <w:p w14:paraId="20D4FD6E"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24/12/2022</w:t>
            </w:r>
          </w:p>
        </w:tc>
        <w:tc>
          <w:tcPr>
            <w:tcW w:w="971" w:type="dxa"/>
            <w:tcBorders>
              <w:top w:val="nil"/>
              <w:left w:val="nil"/>
              <w:bottom w:val="nil"/>
              <w:right w:val="nil"/>
            </w:tcBorders>
            <w:shd w:val="clear" w:color="000000" w:fill="FFFFFF"/>
            <w:vAlign w:val="center"/>
            <w:hideMark/>
          </w:tcPr>
          <w:p w14:paraId="260B2973"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2.33E+07</w:t>
            </w:r>
          </w:p>
        </w:tc>
        <w:tc>
          <w:tcPr>
            <w:tcW w:w="1001" w:type="dxa"/>
            <w:tcBorders>
              <w:top w:val="nil"/>
              <w:left w:val="nil"/>
              <w:bottom w:val="nil"/>
              <w:right w:val="nil"/>
            </w:tcBorders>
            <w:shd w:val="clear" w:color="000000" w:fill="FFFFFF"/>
            <w:vAlign w:val="center"/>
            <w:hideMark/>
          </w:tcPr>
          <w:p w14:paraId="1541D501"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2.30E+07</w:t>
            </w:r>
          </w:p>
        </w:tc>
        <w:tc>
          <w:tcPr>
            <w:tcW w:w="951" w:type="dxa"/>
            <w:tcBorders>
              <w:top w:val="nil"/>
              <w:left w:val="nil"/>
              <w:bottom w:val="nil"/>
              <w:right w:val="nil"/>
            </w:tcBorders>
            <w:shd w:val="clear" w:color="000000" w:fill="FFFFFF"/>
            <w:vAlign w:val="center"/>
            <w:hideMark/>
          </w:tcPr>
          <w:p w14:paraId="199551FF"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2.36E+07</w:t>
            </w:r>
          </w:p>
        </w:tc>
        <w:tc>
          <w:tcPr>
            <w:tcW w:w="960" w:type="dxa"/>
            <w:tcBorders>
              <w:top w:val="nil"/>
              <w:left w:val="nil"/>
              <w:bottom w:val="nil"/>
              <w:right w:val="nil"/>
            </w:tcBorders>
            <w:shd w:val="clear" w:color="000000" w:fill="FFFFFF"/>
            <w:vAlign w:val="center"/>
            <w:hideMark/>
          </w:tcPr>
          <w:p w14:paraId="107753D2"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22556448</w:t>
            </w:r>
          </w:p>
        </w:tc>
      </w:tr>
      <w:tr w:rsidR="00D5546D" w:rsidRPr="00D5546D" w14:paraId="1A02D6D7" w14:textId="77777777" w:rsidTr="00D5546D">
        <w:trPr>
          <w:trHeight w:val="300"/>
        </w:trPr>
        <w:tc>
          <w:tcPr>
            <w:tcW w:w="923" w:type="dxa"/>
            <w:tcBorders>
              <w:top w:val="nil"/>
              <w:left w:val="nil"/>
              <w:bottom w:val="nil"/>
              <w:right w:val="nil"/>
            </w:tcBorders>
            <w:shd w:val="clear" w:color="000000" w:fill="F5F5F5"/>
            <w:vAlign w:val="center"/>
            <w:hideMark/>
          </w:tcPr>
          <w:p w14:paraId="7A612873"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112</w:t>
            </w:r>
          </w:p>
        </w:tc>
        <w:tc>
          <w:tcPr>
            <w:tcW w:w="1034" w:type="dxa"/>
            <w:tcBorders>
              <w:top w:val="nil"/>
              <w:left w:val="nil"/>
              <w:bottom w:val="nil"/>
              <w:right w:val="nil"/>
            </w:tcBorders>
            <w:shd w:val="clear" w:color="000000" w:fill="F5F5F5"/>
            <w:vAlign w:val="center"/>
            <w:hideMark/>
          </w:tcPr>
          <w:p w14:paraId="7C59CE3E"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25/12/2022</w:t>
            </w:r>
          </w:p>
        </w:tc>
        <w:tc>
          <w:tcPr>
            <w:tcW w:w="971" w:type="dxa"/>
            <w:tcBorders>
              <w:top w:val="nil"/>
              <w:left w:val="nil"/>
              <w:bottom w:val="nil"/>
              <w:right w:val="nil"/>
            </w:tcBorders>
            <w:shd w:val="clear" w:color="000000" w:fill="F5F5F5"/>
            <w:vAlign w:val="center"/>
            <w:hideMark/>
          </w:tcPr>
          <w:p w14:paraId="1C4A1424"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2.32E+07</w:t>
            </w:r>
          </w:p>
        </w:tc>
        <w:tc>
          <w:tcPr>
            <w:tcW w:w="1001" w:type="dxa"/>
            <w:tcBorders>
              <w:top w:val="nil"/>
              <w:left w:val="nil"/>
              <w:bottom w:val="nil"/>
              <w:right w:val="nil"/>
            </w:tcBorders>
            <w:shd w:val="clear" w:color="000000" w:fill="F5F5F5"/>
            <w:vAlign w:val="center"/>
            <w:hideMark/>
          </w:tcPr>
          <w:p w14:paraId="60F3670B"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2.30E+07</w:t>
            </w:r>
          </w:p>
        </w:tc>
        <w:tc>
          <w:tcPr>
            <w:tcW w:w="951" w:type="dxa"/>
            <w:tcBorders>
              <w:top w:val="nil"/>
              <w:left w:val="nil"/>
              <w:bottom w:val="nil"/>
              <w:right w:val="nil"/>
            </w:tcBorders>
            <w:shd w:val="clear" w:color="000000" w:fill="F5F5F5"/>
            <w:vAlign w:val="center"/>
            <w:hideMark/>
          </w:tcPr>
          <w:p w14:paraId="74C4F326"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2.35E+07</w:t>
            </w:r>
          </w:p>
        </w:tc>
        <w:tc>
          <w:tcPr>
            <w:tcW w:w="960" w:type="dxa"/>
            <w:tcBorders>
              <w:top w:val="nil"/>
              <w:left w:val="nil"/>
              <w:bottom w:val="nil"/>
              <w:right w:val="nil"/>
            </w:tcBorders>
            <w:shd w:val="clear" w:color="000000" w:fill="F5F5F5"/>
            <w:vAlign w:val="center"/>
            <w:hideMark/>
          </w:tcPr>
          <w:p w14:paraId="42B0F70F"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22560110</w:t>
            </w:r>
          </w:p>
        </w:tc>
      </w:tr>
      <w:tr w:rsidR="00D5546D" w:rsidRPr="00D5546D" w14:paraId="35F3EFE2" w14:textId="77777777" w:rsidTr="00D5546D">
        <w:trPr>
          <w:trHeight w:val="300"/>
        </w:trPr>
        <w:tc>
          <w:tcPr>
            <w:tcW w:w="923" w:type="dxa"/>
            <w:tcBorders>
              <w:top w:val="nil"/>
              <w:left w:val="nil"/>
              <w:bottom w:val="nil"/>
              <w:right w:val="nil"/>
            </w:tcBorders>
            <w:shd w:val="clear" w:color="000000" w:fill="FFFFFF"/>
            <w:vAlign w:val="center"/>
            <w:hideMark/>
          </w:tcPr>
          <w:p w14:paraId="79F8A828"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113</w:t>
            </w:r>
          </w:p>
        </w:tc>
        <w:tc>
          <w:tcPr>
            <w:tcW w:w="1034" w:type="dxa"/>
            <w:tcBorders>
              <w:top w:val="nil"/>
              <w:left w:val="nil"/>
              <w:bottom w:val="nil"/>
              <w:right w:val="nil"/>
            </w:tcBorders>
            <w:shd w:val="clear" w:color="000000" w:fill="FFFFFF"/>
            <w:vAlign w:val="center"/>
            <w:hideMark/>
          </w:tcPr>
          <w:p w14:paraId="5357ED42"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26/12/2022</w:t>
            </w:r>
          </w:p>
        </w:tc>
        <w:tc>
          <w:tcPr>
            <w:tcW w:w="971" w:type="dxa"/>
            <w:tcBorders>
              <w:top w:val="nil"/>
              <w:left w:val="nil"/>
              <w:bottom w:val="nil"/>
              <w:right w:val="nil"/>
            </w:tcBorders>
            <w:shd w:val="clear" w:color="000000" w:fill="FFFFFF"/>
            <w:vAlign w:val="center"/>
            <w:hideMark/>
          </w:tcPr>
          <w:p w14:paraId="6F35D803"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2.33E+07</w:t>
            </w:r>
          </w:p>
        </w:tc>
        <w:tc>
          <w:tcPr>
            <w:tcW w:w="1001" w:type="dxa"/>
            <w:tcBorders>
              <w:top w:val="nil"/>
              <w:left w:val="nil"/>
              <w:bottom w:val="nil"/>
              <w:right w:val="nil"/>
            </w:tcBorders>
            <w:shd w:val="clear" w:color="000000" w:fill="FFFFFF"/>
            <w:vAlign w:val="center"/>
            <w:hideMark/>
          </w:tcPr>
          <w:p w14:paraId="7FACDF86"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2.30E+07</w:t>
            </w:r>
          </w:p>
        </w:tc>
        <w:tc>
          <w:tcPr>
            <w:tcW w:w="951" w:type="dxa"/>
            <w:tcBorders>
              <w:top w:val="nil"/>
              <w:left w:val="nil"/>
              <w:bottom w:val="nil"/>
              <w:right w:val="nil"/>
            </w:tcBorders>
            <w:shd w:val="clear" w:color="000000" w:fill="FFFFFF"/>
            <w:vAlign w:val="center"/>
            <w:hideMark/>
          </w:tcPr>
          <w:p w14:paraId="26082260"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2.35E+07</w:t>
            </w:r>
          </w:p>
        </w:tc>
        <w:tc>
          <w:tcPr>
            <w:tcW w:w="960" w:type="dxa"/>
            <w:tcBorders>
              <w:top w:val="nil"/>
              <w:left w:val="nil"/>
              <w:bottom w:val="nil"/>
              <w:right w:val="nil"/>
            </w:tcBorders>
            <w:shd w:val="clear" w:color="000000" w:fill="FFFFFF"/>
            <w:vAlign w:val="center"/>
            <w:hideMark/>
          </w:tcPr>
          <w:p w14:paraId="211B78BF"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22564959</w:t>
            </w:r>
          </w:p>
        </w:tc>
      </w:tr>
      <w:tr w:rsidR="00D5546D" w:rsidRPr="00D5546D" w14:paraId="0506E663" w14:textId="77777777" w:rsidTr="00D5546D">
        <w:trPr>
          <w:trHeight w:val="300"/>
        </w:trPr>
        <w:tc>
          <w:tcPr>
            <w:tcW w:w="923" w:type="dxa"/>
            <w:tcBorders>
              <w:top w:val="nil"/>
              <w:left w:val="nil"/>
              <w:bottom w:val="nil"/>
              <w:right w:val="nil"/>
            </w:tcBorders>
            <w:shd w:val="clear" w:color="000000" w:fill="F5F5F5"/>
            <w:vAlign w:val="center"/>
            <w:hideMark/>
          </w:tcPr>
          <w:p w14:paraId="6A46894A"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114</w:t>
            </w:r>
          </w:p>
        </w:tc>
        <w:tc>
          <w:tcPr>
            <w:tcW w:w="1034" w:type="dxa"/>
            <w:tcBorders>
              <w:top w:val="nil"/>
              <w:left w:val="nil"/>
              <w:bottom w:val="nil"/>
              <w:right w:val="nil"/>
            </w:tcBorders>
            <w:shd w:val="clear" w:color="000000" w:fill="F5F5F5"/>
            <w:vAlign w:val="center"/>
            <w:hideMark/>
          </w:tcPr>
          <w:p w14:paraId="2F0DD412"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27/12/2022</w:t>
            </w:r>
          </w:p>
        </w:tc>
        <w:tc>
          <w:tcPr>
            <w:tcW w:w="971" w:type="dxa"/>
            <w:tcBorders>
              <w:top w:val="nil"/>
              <w:left w:val="nil"/>
              <w:bottom w:val="nil"/>
              <w:right w:val="nil"/>
            </w:tcBorders>
            <w:shd w:val="clear" w:color="000000" w:fill="F5F5F5"/>
            <w:vAlign w:val="center"/>
            <w:hideMark/>
          </w:tcPr>
          <w:p w14:paraId="408D7781"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2.32E+07</w:t>
            </w:r>
          </w:p>
        </w:tc>
        <w:tc>
          <w:tcPr>
            <w:tcW w:w="1001" w:type="dxa"/>
            <w:tcBorders>
              <w:top w:val="nil"/>
              <w:left w:val="nil"/>
              <w:bottom w:val="nil"/>
              <w:right w:val="nil"/>
            </w:tcBorders>
            <w:shd w:val="clear" w:color="000000" w:fill="F5F5F5"/>
            <w:vAlign w:val="center"/>
            <w:hideMark/>
          </w:tcPr>
          <w:p w14:paraId="0E2E55DA"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2.29E+07</w:t>
            </w:r>
          </w:p>
        </w:tc>
        <w:tc>
          <w:tcPr>
            <w:tcW w:w="951" w:type="dxa"/>
            <w:tcBorders>
              <w:top w:val="nil"/>
              <w:left w:val="nil"/>
              <w:bottom w:val="nil"/>
              <w:right w:val="nil"/>
            </w:tcBorders>
            <w:shd w:val="clear" w:color="000000" w:fill="F5F5F5"/>
            <w:vAlign w:val="center"/>
            <w:hideMark/>
          </w:tcPr>
          <w:p w14:paraId="22A03256"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2.35E+07</w:t>
            </w:r>
          </w:p>
        </w:tc>
        <w:tc>
          <w:tcPr>
            <w:tcW w:w="960" w:type="dxa"/>
            <w:tcBorders>
              <w:top w:val="nil"/>
              <w:left w:val="nil"/>
              <w:bottom w:val="nil"/>
              <w:right w:val="nil"/>
            </w:tcBorders>
            <w:shd w:val="clear" w:color="000000" w:fill="F5F5F5"/>
            <w:vAlign w:val="center"/>
            <w:hideMark/>
          </w:tcPr>
          <w:p w14:paraId="76B7D22C"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22571411</w:t>
            </w:r>
          </w:p>
        </w:tc>
      </w:tr>
      <w:tr w:rsidR="00D5546D" w:rsidRPr="00D5546D" w14:paraId="1F11CDEF" w14:textId="77777777" w:rsidTr="00D5546D">
        <w:trPr>
          <w:trHeight w:val="300"/>
        </w:trPr>
        <w:tc>
          <w:tcPr>
            <w:tcW w:w="923" w:type="dxa"/>
            <w:tcBorders>
              <w:top w:val="nil"/>
              <w:left w:val="nil"/>
              <w:bottom w:val="nil"/>
              <w:right w:val="nil"/>
            </w:tcBorders>
            <w:shd w:val="clear" w:color="000000" w:fill="FFFFFF"/>
            <w:vAlign w:val="center"/>
            <w:hideMark/>
          </w:tcPr>
          <w:p w14:paraId="74C115F0"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115</w:t>
            </w:r>
          </w:p>
        </w:tc>
        <w:tc>
          <w:tcPr>
            <w:tcW w:w="1034" w:type="dxa"/>
            <w:tcBorders>
              <w:top w:val="nil"/>
              <w:left w:val="nil"/>
              <w:bottom w:val="nil"/>
              <w:right w:val="nil"/>
            </w:tcBorders>
            <w:shd w:val="clear" w:color="000000" w:fill="FFFFFF"/>
            <w:vAlign w:val="center"/>
            <w:hideMark/>
          </w:tcPr>
          <w:p w14:paraId="2E739E50"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28/12/2022</w:t>
            </w:r>
          </w:p>
        </w:tc>
        <w:tc>
          <w:tcPr>
            <w:tcW w:w="971" w:type="dxa"/>
            <w:tcBorders>
              <w:top w:val="nil"/>
              <w:left w:val="nil"/>
              <w:bottom w:val="nil"/>
              <w:right w:val="nil"/>
            </w:tcBorders>
            <w:shd w:val="clear" w:color="000000" w:fill="FFFFFF"/>
            <w:vAlign w:val="center"/>
            <w:hideMark/>
          </w:tcPr>
          <w:p w14:paraId="248D1BEF"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2.36E+07</w:t>
            </w:r>
          </w:p>
        </w:tc>
        <w:tc>
          <w:tcPr>
            <w:tcW w:w="1001" w:type="dxa"/>
            <w:tcBorders>
              <w:top w:val="nil"/>
              <w:left w:val="nil"/>
              <w:bottom w:val="nil"/>
              <w:right w:val="nil"/>
            </w:tcBorders>
            <w:shd w:val="clear" w:color="000000" w:fill="FFFFFF"/>
            <w:vAlign w:val="center"/>
            <w:hideMark/>
          </w:tcPr>
          <w:p w14:paraId="5475747E"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2.34E+07</w:t>
            </w:r>
          </w:p>
        </w:tc>
        <w:tc>
          <w:tcPr>
            <w:tcW w:w="951" w:type="dxa"/>
            <w:tcBorders>
              <w:top w:val="nil"/>
              <w:left w:val="nil"/>
              <w:bottom w:val="nil"/>
              <w:right w:val="nil"/>
            </w:tcBorders>
            <w:shd w:val="clear" w:color="000000" w:fill="FFFFFF"/>
            <w:vAlign w:val="center"/>
            <w:hideMark/>
          </w:tcPr>
          <w:p w14:paraId="3902E95B"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2.39E+07</w:t>
            </w:r>
          </w:p>
        </w:tc>
        <w:tc>
          <w:tcPr>
            <w:tcW w:w="960" w:type="dxa"/>
            <w:tcBorders>
              <w:top w:val="nil"/>
              <w:left w:val="nil"/>
              <w:bottom w:val="nil"/>
              <w:right w:val="nil"/>
            </w:tcBorders>
            <w:shd w:val="clear" w:color="000000" w:fill="FFFFFF"/>
            <w:vAlign w:val="center"/>
            <w:hideMark/>
          </w:tcPr>
          <w:p w14:paraId="3FBF0AE5"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22579654</w:t>
            </w:r>
          </w:p>
        </w:tc>
      </w:tr>
      <w:tr w:rsidR="00D5546D" w:rsidRPr="00D5546D" w14:paraId="35679237" w14:textId="77777777" w:rsidTr="00D5546D">
        <w:trPr>
          <w:trHeight w:val="300"/>
        </w:trPr>
        <w:tc>
          <w:tcPr>
            <w:tcW w:w="923" w:type="dxa"/>
            <w:tcBorders>
              <w:top w:val="nil"/>
              <w:left w:val="nil"/>
              <w:bottom w:val="nil"/>
              <w:right w:val="nil"/>
            </w:tcBorders>
            <w:shd w:val="clear" w:color="000000" w:fill="F5F5F5"/>
            <w:vAlign w:val="center"/>
            <w:hideMark/>
          </w:tcPr>
          <w:p w14:paraId="0915FC08"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116</w:t>
            </w:r>
          </w:p>
        </w:tc>
        <w:tc>
          <w:tcPr>
            <w:tcW w:w="1034" w:type="dxa"/>
            <w:tcBorders>
              <w:top w:val="nil"/>
              <w:left w:val="nil"/>
              <w:bottom w:val="nil"/>
              <w:right w:val="nil"/>
            </w:tcBorders>
            <w:shd w:val="clear" w:color="000000" w:fill="F5F5F5"/>
            <w:vAlign w:val="center"/>
            <w:hideMark/>
          </w:tcPr>
          <w:p w14:paraId="2B7266D8"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29/12/2022</w:t>
            </w:r>
          </w:p>
        </w:tc>
        <w:tc>
          <w:tcPr>
            <w:tcW w:w="971" w:type="dxa"/>
            <w:tcBorders>
              <w:top w:val="nil"/>
              <w:left w:val="nil"/>
              <w:bottom w:val="nil"/>
              <w:right w:val="nil"/>
            </w:tcBorders>
            <w:shd w:val="clear" w:color="000000" w:fill="F5F5F5"/>
            <w:vAlign w:val="center"/>
            <w:hideMark/>
          </w:tcPr>
          <w:p w14:paraId="5EE03F30"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2.37E+07</w:t>
            </w:r>
          </w:p>
        </w:tc>
        <w:tc>
          <w:tcPr>
            <w:tcW w:w="1001" w:type="dxa"/>
            <w:tcBorders>
              <w:top w:val="nil"/>
              <w:left w:val="nil"/>
              <w:bottom w:val="nil"/>
              <w:right w:val="nil"/>
            </w:tcBorders>
            <w:shd w:val="clear" w:color="000000" w:fill="F5F5F5"/>
            <w:vAlign w:val="center"/>
            <w:hideMark/>
          </w:tcPr>
          <w:p w14:paraId="5BE502A8"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2.34E+07</w:t>
            </w:r>
          </w:p>
        </w:tc>
        <w:tc>
          <w:tcPr>
            <w:tcW w:w="951" w:type="dxa"/>
            <w:tcBorders>
              <w:top w:val="nil"/>
              <w:left w:val="nil"/>
              <w:bottom w:val="nil"/>
              <w:right w:val="nil"/>
            </w:tcBorders>
            <w:shd w:val="clear" w:color="000000" w:fill="F5F5F5"/>
            <w:vAlign w:val="center"/>
            <w:hideMark/>
          </w:tcPr>
          <w:p w14:paraId="7BA3C849"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2.40E+07</w:t>
            </w:r>
          </w:p>
        </w:tc>
        <w:tc>
          <w:tcPr>
            <w:tcW w:w="960" w:type="dxa"/>
            <w:tcBorders>
              <w:top w:val="nil"/>
              <w:left w:val="nil"/>
              <w:bottom w:val="nil"/>
              <w:right w:val="nil"/>
            </w:tcBorders>
            <w:shd w:val="clear" w:color="000000" w:fill="F5F5F5"/>
            <w:vAlign w:val="center"/>
            <w:hideMark/>
          </w:tcPr>
          <w:p w14:paraId="55478FE1"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22587176</w:t>
            </w:r>
          </w:p>
        </w:tc>
      </w:tr>
      <w:tr w:rsidR="00D5546D" w:rsidRPr="00D5546D" w14:paraId="087CA9A1" w14:textId="77777777" w:rsidTr="00D5546D">
        <w:trPr>
          <w:trHeight w:val="300"/>
        </w:trPr>
        <w:tc>
          <w:tcPr>
            <w:tcW w:w="923" w:type="dxa"/>
            <w:tcBorders>
              <w:top w:val="nil"/>
              <w:left w:val="nil"/>
              <w:bottom w:val="nil"/>
              <w:right w:val="nil"/>
            </w:tcBorders>
            <w:shd w:val="clear" w:color="000000" w:fill="FFFFFF"/>
            <w:vAlign w:val="center"/>
            <w:hideMark/>
          </w:tcPr>
          <w:p w14:paraId="61611BE6"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117</w:t>
            </w:r>
          </w:p>
        </w:tc>
        <w:tc>
          <w:tcPr>
            <w:tcW w:w="1034" w:type="dxa"/>
            <w:tcBorders>
              <w:top w:val="nil"/>
              <w:left w:val="nil"/>
              <w:bottom w:val="nil"/>
              <w:right w:val="nil"/>
            </w:tcBorders>
            <w:shd w:val="clear" w:color="000000" w:fill="FFFFFF"/>
            <w:vAlign w:val="center"/>
            <w:hideMark/>
          </w:tcPr>
          <w:p w14:paraId="6578312D"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30/12/2022</w:t>
            </w:r>
          </w:p>
        </w:tc>
        <w:tc>
          <w:tcPr>
            <w:tcW w:w="971" w:type="dxa"/>
            <w:tcBorders>
              <w:top w:val="nil"/>
              <w:left w:val="nil"/>
              <w:bottom w:val="nil"/>
              <w:right w:val="nil"/>
            </w:tcBorders>
            <w:shd w:val="clear" w:color="000000" w:fill="FFFFFF"/>
            <w:vAlign w:val="center"/>
            <w:hideMark/>
          </w:tcPr>
          <w:p w14:paraId="4F037765"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2.38E+07</w:t>
            </w:r>
          </w:p>
        </w:tc>
        <w:tc>
          <w:tcPr>
            <w:tcW w:w="1001" w:type="dxa"/>
            <w:tcBorders>
              <w:top w:val="nil"/>
              <w:left w:val="nil"/>
              <w:bottom w:val="nil"/>
              <w:right w:val="nil"/>
            </w:tcBorders>
            <w:shd w:val="clear" w:color="000000" w:fill="FFFFFF"/>
            <w:vAlign w:val="center"/>
            <w:hideMark/>
          </w:tcPr>
          <w:p w14:paraId="530834AF"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2.35E+07</w:t>
            </w:r>
          </w:p>
        </w:tc>
        <w:tc>
          <w:tcPr>
            <w:tcW w:w="951" w:type="dxa"/>
            <w:tcBorders>
              <w:top w:val="nil"/>
              <w:left w:val="nil"/>
              <w:bottom w:val="nil"/>
              <w:right w:val="nil"/>
            </w:tcBorders>
            <w:shd w:val="clear" w:color="000000" w:fill="FFFFFF"/>
            <w:vAlign w:val="center"/>
            <w:hideMark/>
          </w:tcPr>
          <w:p w14:paraId="7CD9F2FD"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2.41E+07</w:t>
            </w:r>
          </w:p>
        </w:tc>
        <w:tc>
          <w:tcPr>
            <w:tcW w:w="960" w:type="dxa"/>
            <w:tcBorders>
              <w:top w:val="nil"/>
              <w:left w:val="nil"/>
              <w:bottom w:val="nil"/>
              <w:right w:val="nil"/>
            </w:tcBorders>
            <w:shd w:val="clear" w:color="000000" w:fill="FFFFFF"/>
            <w:vAlign w:val="center"/>
            <w:hideMark/>
          </w:tcPr>
          <w:p w14:paraId="504BD6CF"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22593153</w:t>
            </w:r>
          </w:p>
        </w:tc>
      </w:tr>
      <w:tr w:rsidR="00D5546D" w:rsidRPr="00D5546D" w14:paraId="502F0A33" w14:textId="77777777" w:rsidTr="00D5546D">
        <w:trPr>
          <w:trHeight w:val="300"/>
        </w:trPr>
        <w:tc>
          <w:tcPr>
            <w:tcW w:w="923" w:type="dxa"/>
            <w:tcBorders>
              <w:top w:val="nil"/>
              <w:left w:val="nil"/>
              <w:bottom w:val="nil"/>
              <w:right w:val="nil"/>
            </w:tcBorders>
            <w:shd w:val="clear" w:color="000000" w:fill="F5F5F5"/>
            <w:vAlign w:val="center"/>
            <w:hideMark/>
          </w:tcPr>
          <w:p w14:paraId="31844494"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118</w:t>
            </w:r>
          </w:p>
        </w:tc>
        <w:tc>
          <w:tcPr>
            <w:tcW w:w="1034" w:type="dxa"/>
            <w:tcBorders>
              <w:top w:val="nil"/>
              <w:left w:val="nil"/>
              <w:bottom w:val="nil"/>
              <w:right w:val="nil"/>
            </w:tcBorders>
            <w:shd w:val="clear" w:color="000000" w:fill="F5F5F5"/>
            <w:vAlign w:val="center"/>
            <w:hideMark/>
          </w:tcPr>
          <w:p w14:paraId="3A47B95C"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31/12/2022</w:t>
            </w:r>
          </w:p>
        </w:tc>
        <w:tc>
          <w:tcPr>
            <w:tcW w:w="971" w:type="dxa"/>
            <w:tcBorders>
              <w:top w:val="nil"/>
              <w:left w:val="nil"/>
              <w:bottom w:val="nil"/>
              <w:right w:val="nil"/>
            </w:tcBorders>
            <w:shd w:val="clear" w:color="000000" w:fill="F5F5F5"/>
            <w:vAlign w:val="center"/>
            <w:hideMark/>
          </w:tcPr>
          <w:p w14:paraId="6C9EBEDC"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2.39E+07</w:t>
            </w:r>
          </w:p>
        </w:tc>
        <w:tc>
          <w:tcPr>
            <w:tcW w:w="1001" w:type="dxa"/>
            <w:tcBorders>
              <w:top w:val="nil"/>
              <w:left w:val="nil"/>
              <w:bottom w:val="nil"/>
              <w:right w:val="nil"/>
            </w:tcBorders>
            <w:shd w:val="clear" w:color="000000" w:fill="F5F5F5"/>
            <w:vAlign w:val="center"/>
            <w:hideMark/>
          </w:tcPr>
          <w:p w14:paraId="210CDFDB"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2.36E+07</w:t>
            </w:r>
          </w:p>
        </w:tc>
        <w:tc>
          <w:tcPr>
            <w:tcW w:w="951" w:type="dxa"/>
            <w:tcBorders>
              <w:top w:val="nil"/>
              <w:left w:val="nil"/>
              <w:bottom w:val="nil"/>
              <w:right w:val="nil"/>
            </w:tcBorders>
            <w:shd w:val="clear" w:color="000000" w:fill="F5F5F5"/>
            <w:vAlign w:val="center"/>
            <w:hideMark/>
          </w:tcPr>
          <w:p w14:paraId="05F497A0"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2.41E+07</w:t>
            </w:r>
          </w:p>
        </w:tc>
        <w:tc>
          <w:tcPr>
            <w:tcW w:w="960" w:type="dxa"/>
            <w:tcBorders>
              <w:top w:val="nil"/>
              <w:left w:val="nil"/>
              <w:bottom w:val="nil"/>
              <w:right w:val="nil"/>
            </w:tcBorders>
            <w:shd w:val="clear" w:color="000000" w:fill="F5F5F5"/>
            <w:vAlign w:val="center"/>
            <w:hideMark/>
          </w:tcPr>
          <w:p w14:paraId="1369780B"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22597351</w:t>
            </w:r>
          </w:p>
        </w:tc>
      </w:tr>
      <w:tr w:rsidR="00D5546D" w:rsidRPr="00D5546D" w14:paraId="4A033BF5" w14:textId="77777777" w:rsidTr="00D5546D">
        <w:trPr>
          <w:trHeight w:val="300"/>
        </w:trPr>
        <w:tc>
          <w:tcPr>
            <w:tcW w:w="923" w:type="dxa"/>
            <w:tcBorders>
              <w:top w:val="nil"/>
              <w:left w:val="nil"/>
              <w:bottom w:val="nil"/>
              <w:right w:val="nil"/>
            </w:tcBorders>
            <w:shd w:val="clear" w:color="000000" w:fill="FFFFFF"/>
            <w:vAlign w:val="center"/>
            <w:hideMark/>
          </w:tcPr>
          <w:p w14:paraId="37A715F4"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119</w:t>
            </w:r>
          </w:p>
        </w:tc>
        <w:tc>
          <w:tcPr>
            <w:tcW w:w="1034" w:type="dxa"/>
            <w:tcBorders>
              <w:top w:val="nil"/>
              <w:left w:val="nil"/>
              <w:bottom w:val="nil"/>
              <w:right w:val="nil"/>
            </w:tcBorders>
            <w:shd w:val="clear" w:color="000000" w:fill="FFFFFF"/>
            <w:vAlign w:val="center"/>
            <w:hideMark/>
          </w:tcPr>
          <w:p w14:paraId="2001F9CD"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01/01/2023</w:t>
            </w:r>
          </w:p>
        </w:tc>
        <w:tc>
          <w:tcPr>
            <w:tcW w:w="971" w:type="dxa"/>
            <w:tcBorders>
              <w:top w:val="nil"/>
              <w:left w:val="nil"/>
              <w:bottom w:val="nil"/>
              <w:right w:val="nil"/>
            </w:tcBorders>
            <w:shd w:val="clear" w:color="000000" w:fill="FFFFFF"/>
            <w:vAlign w:val="center"/>
            <w:hideMark/>
          </w:tcPr>
          <w:p w14:paraId="06D8DDE1"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2.37E+07</w:t>
            </w:r>
          </w:p>
        </w:tc>
        <w:tc>
          <w:tcPr>
            <w:tcW w:w="1001" w:type="dxa"/>
            <w:tcBorders>
              <w:top w:val="nil"/>
              <w:left w:val="nil"/>
              <w:bottom w:val="nil"/>
              <w:right w:val="nil"/>
            </w:tcBorders>
            <w:shd w:val="clear" w:color="000000" w:fill="FFFFFF"/>
            <w:vAlign w:val="center"/>
            <w:hideMark/>
          </w:tcPr>
          <w:p w14:paraId="48C4C140"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2.35E+07</w:t>
            </w:r>
          </w:p>
        </w:tc>
        <w:tc>
          <w:tcPr>
            <w:tcW w:w="951" w:type="dxa"/>
            <w:tcBorders>
              <w:top w:val="nil"/>
              <w:left w:val="nil"/>
              <w:bottom w:val="nil"/>
              <w:right w:val="nil"/>
            </w:tcBorders>
            <w:shd w:val="clear" w:color="000000" w:fill="FFFFFF"/>
            <w:vAlign w:val="center"/>
            <w:hideMark/>
          </w:tcPr>
          <w:p w14:paraId="3F369D26"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2.40E+07</w:t>
            </w:r>
          </w:p>
        </w:tc>
        <w:tc>
          <w:tcPr>
            <w:tcW w:w="960" w:type="dxa"/>
            <w:tcBorders>
              <w:top w:val="nil"/>
              <w:left w:val="nil"/>
              <w:bottom w:val="nil"/>
              <w:right w:val="nil"/>
            </w:tcBorders>
            <w:shd w:val="clear" w:color="000000" w:fill="FFFFFF"/>
            <w:vAlign w:val="center"/>
            <w:hideMark/>
          </w:tcPr>
          <w:p w14:paraId="2D37A009"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22600954</w:t>
            </w:r>
          </w:p>
        </w:tc>
      </w:tr>
      <w:tr w:rsidR="00D5546D" w:rsidRPr="00D5546D" w14:paraId="62F2C955" w14:textId="77777777" w:rsidTr="00D5546D">
        <w:trPr>
          <w:trHeight w:val="300"/>
        </w:trPr>
        <w:tc>
          <w:tcPr>
            <w:tcW w:w="923" w:type="dxa"/>
            <w:tcBorders>
              <w:top w:val="nil"/>
              <w:left w:val="nil"/>
              <w:bottom w:val="nil"/>
              <w:right w:val="nil"/>
            </w:tcBorders>
            <w:shd w:val="clear" w:color="000000" w:fill="F5F5F5"/>
            <w:vAlign w:val="center"/>
            <w:hideMark/>
          </w:tcPr>
          <w:p w14:paraId="791FF2CD"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120</w:t>
            </w:r>
          </w:p>
        </w:tc>
        <w:tc>
          <w:tcPr>
            <w:tcW w:w="1034" w:type="dxa"/>
            <w:tcBorders>
              <w:top w:val="nil"/>
              <w:left w:val="nil"/>
              <w:bottom w:val="nil"/>
              <w:right w:val="nil"/>
            </w:tcBorders>
            <w:shd w:val="clear" w:color="000000" w:fill="F5F5F5"/>
            <w:vAlign w:val="center"/>
            <w:hideMark/>
          </w:tcPr>
          <w:p w14:paraId="59B2A9A4"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12/01/2023</w:t>
            </w:r>
          </w:p>
        </w:tc>
        <w:tc>
          <w:tcPr>
            <w:tcW w:w="971" w:type="dxa"/>
            <w:tcBorders>
              <w:top w:val="nil"/>
              <w:left w:val="nil"/>
              <w:bottom w:val="nil"/>
              <w:right w:val="nil"/>
            </w:tcBorders>
            <w:shd w:val="clear" w:color="000000" w:fill="F5F5F5"/>
            <w:vAlign w:val="center"/>
            <w:hideMark/>
          </w:tcPr>
          <w:p w14:paraId="3622EC7E"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2.34E+07</w:t>
            </w:r>
          </w:p>
        </w:tc>
        <w:tc>
          <w:tcPr>
            <w:tcW w:w="1001" w:type="dxa"/>
            <w:tcBorders>
              <w:top w:val="nil"/>
              <w:left w:val="nil"/>
              <w:bottom w:val="nil"/>
              <w:right w:val="nil"/>
            </w:tcBorders>
            <w:shd w:val="clear" w:color="000000" w:fill="F5F5F5"/>
            <w:vAlign w:val="center"/>
            <w:hideMark/>
          </w:tcPr>
          <w:p w14:paraId="74D77789"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2.31E+07</w:t>
            </w:r>
          </w:p>
        </w:tc>
        <w:tc>
          <w:tcPr>
            <w:tcW w:w="951" w:type="dxa"/>
            <w:tcBorders>
              <w:top w:val="nil"/>
              <w:left w:val="nil"/>
              <w:bottom w:val="nil"/>
              <w:right w:val="nil"/>
            </w:tcBorders>
            <w:shd w:val="clear" w:color="000000" w:fill="F5F5F5"/>
            <w:vAlign w:val="center"/>
            <w:hideMark/>
          </w:tcPr>
          <w:p w14:paraId="0911B3D7"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2.37E+07</w:t>
            </w:r>
          </w:p>
        </w:tc>
        <w:tc>
          <w:tcPr>
            <w:tcW w:w="960" w:type="dxa"/>
            <w:tcBorders>
              <w:top w:val="nil"/>
              <w:left w:val="nil"/>
              <w:bottom w:val="nil"/>
              <w:right w:val="nil"/>
            </w:tcBorders>
            <w:shd w:val="clear" w:color="000000" w:fill="F5F5F5"/>
            <w:vAlign w:val="center"/>
            <w:hideMark/>
          </w:tcPr>
          <w:p w14:paraId="072CF655"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22643010</w:t>
            </w:r>
          </w:p>
        </w:tc>
      </w:tr>
      <w:tr w:rsidR="00D5546D" w:rsidRPr="00D5546D" w14:paraId="00EEEE07" w14:textId="77777777" w:rsidTr="00D5546D">
        <w:trPr>
          <w:trHeight w:val="300"/>
        </w:trPr>
        <w:tc>
          <w:tcPr>
            <w:tcW w:w="923" w:type="dxa"/>
            <w:tcBorders>
              <w:top w:val="nil"/>
              <w:left w:val="nil"/>
              <w:bottom w:val="nil"/>
              <w:right w:val="nil"/>
            </w:tcBorders>
            <w:shd w:val="clear" w:color="000000" w:fill="FFFFFF"/>
            <w:vAlign w:val="center"/>
            <w:hideMark/>
          </w:tcPr>
          <w:p w14:paraId="1722B366"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121</w:t>
            </w:r>
          </w:p>
        </w:tc>
        <w:tc>
          <w:tcPr>
            <w:tcW w:w="1034" w:type="dxa"/>
            <w:tcBorders>
              <w:top w:val="nil"/>
              <w:left w:val="nil"/>
              <w:bottom w:val="nil"/>
              <w:right w:val="nil"/>
            </w:tcBorders>
            <w:shd w:val="clear" w:color="000000" w:fill="FFFFFF"/>
            <w:vAlign w:val="center"/>
            <w:hideMark/>
          </w:tcPr>
          <w:p w14:paraId="29490AA6"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13/01/2023</w:t>
            </w:r>
          </w:p>
        </w:tc>
        <w:tc>
          <w:tcPr>
            <w:tcW w:w="971" w:type="dxa"/>
            <w:tcBorders>
              <w:top w:val="nil"/>
              <w:left w:val="nil"/>
              <w:bottom w:val="nil"/>
              <w:right w:val="nil"/>
            </w:tcBorders>
            <w:shd w:val="clear" w:color="000000" w:fill="FFFFFF"/>
            <w:vAlign w:val="center"/>
            <w:hideMark/>
          </w:tcPr>
          <w:p w14:paraId="722A5DCA"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2.35E+07</w:t>
            </w:r>
          </w:p>
        </w:tc>
        <w:tc>
          <w:tcPr>
            <w:tcW w:w="1001" w:type="dxa"/>
            <w:tcBorders>
              <w:top w:val="nil"/>
              <w:left w:val="nil"/>
              <w:bottom w:val="nil"/>
              <w:right w:val="nil"/>
            </w:tcBorders>
            <w:shd w:val="clear" w:color="000000" w:fill="FFFFFF"/>
            <w:vAlign w:val="center"/>
            <w:hideMark/>
          </w:tcPr>
          <w:p w14:paraId="5E5D0644"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2.32E+07</w:t>
            </w:r>
          </w:p>
        </w:tc>
        <w:tc>
          <w:tcPr>
            <w:tcW w:w="951" w:type="dxa"/>
            <w:tcBorders>
              <w:top w:val="nil"/>
              <w:left w:val="nil"/>
              <w:bottom w:val="nil"/>
              <w:right w:val="nil"/>
            </w:tcBorders>
            <w:shd w:val="clear" w:color="000000" w:fill="FFFFFF"/>
            <w:vAlign w:val="center"/>
            <w:hideMark/>
          </w:tcPr>
          <w:p w14:paraId="31C65085"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2.38E+07</w:t>
            </w:r>
          </w:p>
        </w:tc>
        <w:tc>
          <w:tcPr>
            <w:tcW w:w="960" w:type="dxa"/>
            <w:tcBorders>
              <w:top w:val="nil"/>
              <w:left w:val="nil"/>
              <w:bottom w:val="nil"/>
              <w:right w:val="nil"/>
            </w:tcBorders>
            <w:shd w:val="clear" w:color="000000" w:fill="FFFFFF"/>
            <w:vAlign w:val="center"/>
            <w:hideMark/>
          </w:tcPr>
          <w:p w14:paraId="200BD4C9"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22645104</w:t>
            </w:r>
          </w:p>
        </w:tc>
      </w:tr>
      <w:tr w:rsidR="00D5546D" w:rsidRPr="00D5546D" w14:paraId="3F93C823" w14:textId="77777777" w:rsidTr="00D5546D">
        <w:trPr>
          <w:trHeight w:val="300"/>
        </w:trPr>
        <w:tc>
          <w:tcPr>
            <w:tcW w:w="923" w:type="dxa"/>
            <w:tcBorders>
              <w:top w:val="nil"/>
              <w:left w:val="nil"/>
              <w:bottom w:val="nil"/>
              <w:right w:val="nil"/>
            </w:tcBorders>
            <w:shd w:val="clear" w:color="000000" w:fill="F5F5F5"/>
            <w:vAlign w:val="center"/>
            <w:hideMark/>
          </w:tcPr>
          <w:p w14:paraId="692E2F33"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122</w:t>
            </w:r>
          </w:p>
        </w:tc>
        <w:tc>
          <w:tcPr>
            <w:tcW w:w="1034" w:type="dxa"/>
            <w:tcBorders>
              <w:top w:val="nil"/>
              <w:left w:val="nil"/>
              <w:bottom w:val="nil"/>
              <w:right w:val="nil"/>
            </w:tcBorders>
            <w:shd w:val="clear" w:color="000000" w:fill="F5F5F5"/>
            <w:vAlign w:val="center"/>
            <w:hideMark/>
          </w:tcPr>
          <w:p w14:paraId="2BD59B42"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14/01/2023</w:t>
            </w:r>
          </w:p>
        </w:tc>
        <w:tc>
          <w:tcPr>
            <w:tcW w:w="971" w:type="dxa"/>
            <w:tcBorders>
              <w:top w:val="nil"/>
              <w:left w:val="nil"/>
              <w:bottom w:val="nil"/>
              <w:right w:val="nil"/>
            </w:tcBorders>
            <w:shd w:val="clear" w:color="000000" w:fill="F5F5F5"/>
            <w:vAlign w:val="center"/>
            <w:hideMark/>
          </w:tcPr>
          <w:p w14:paraId="3CB20F37"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2.35E+07</w:t>
            </w:r>
          </w:p>
        </w:tc>
        <w:tc>
          <w:tcPr>
            <w:tcW w:w="1001" w:type="dxa"/>
            <w:tcBorders>
              <w:top w:val="nil"/>
              <w:left w:val="nil"/>
              <w:bottom w:val="nil"/>
              <w:right w:val="nil"/>
            </w:tcBorders>
            <w:shd w:val="clear" w:color="000000" w:fill="F5F5F5"/>
            <w:vAlign w:val="center"/>
            <w:hideMark/>
          </w:tcPr>
          <w:p w14:paraId="15FE7B76"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2.32E+07</w:t>
            </w:r>
          </w:p>
        </w:tc>
        <w:tc>
          <w:tcPr>
            <w:tcW w:w="951" w:type="dxa"/>
            <w:tcBorders>
              <w:top w:val="nil"/>
              <w:left w:val="nil"/>
              <w:bottom w:val="nil"/>
              <w:right w:val="nil"/>
            </w:tcBorders>
            <w:shd w:val="clear" w:color="000000" w:fill="F5F5F5"/>
            <w:vAlign w:val="center"/>
            <w:hideMark/>
          </w:tcPr>
          <w:p w14:paraId="5ED32679"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2.38E+07</w:t>
            </w:r>
          </w:p>
        </w:tc>
        <w:tc>
          <w:tcPr>
            <w:tcW w:w="960" w:type="dxa"/>
            <w:tcBorders>
              <w:top w:val="nil"/>
              <w:left w:val="nil"/>
              <w:bottom w:val="nil"/>
              <w:right w:val="nil"/>
            </w:tcBorders>
            <w:shd w:val="clear" w:color="000000" w:fill="F5F5F5"/>
            <w:vAlign w:val="center"/>
            <w:hideMark/>
          </w:tcPr>
          <w:p w14:paraId="6577CA2B"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22646571</w:t>
            </w:r>
          </w:p>
        </w:tc>
      </w:tr>
      <w:tr w:rsidR="00D5546D" w:rsidRPr="00D5546D" w14:paraId="26614AB6" w14:textId="77777777" w:rsidTr="00D5546D">
        <w:trPr>
          <w:trHeight w:val="300"/>
        </w:trPr>
        <w:tc>
          <w:tcPr>
            <w:tcW w:w="923" w:type="dxa"/>
            <w:tcBorders>
              <w:top w:val="nil"/>
              <w:left w:val="nil"/>
              <w:bottom w:val="nil"/>
              <w:right w:val="nil"/>
            </w:tcBorders>
            <w:shd w:val="clear" w:color="000000" w:fill="FFFFFF"/>
            <w:vAlign w:val="center"/>
            <w:hideMark/>
          </w:tcPr>
          <w:p w14:paraId="2371AB80"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123</w:t>
            </w:r>
          </w:p>
        </w:tc>
        <w:tc>
          <w:tcPr>
            <w:tcW w:w="1034" w:type="dxa"/>
            <w:tcBorders>
              <w:top w:val="nil"/>
              <w:left w:val="nil"/>
              <w:bottom w:val="nil"/>
              <w:right w:val="nil"/>
            </w:tcBorders>
            <w:shd w:val="clear" w:color="000000" w:fill="FFFFFF"/>
            <w:vAlign w:val="center"/>
            <w:hideMark/>
          </w:tcPr>
          <w:p w14:paraId="5ACD1D99"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15/01/2023</w:t>
            </w:r>
          </w:p>
        </w:tc>
        <w:tc>
          <w:tcPr>
            <w:tcW w:w="971" w:type="dxa"/>
            <w:tcBorders>
              <w:top w:val="nil"/>
              <w:left w:val="nil"/>
              <w:bottom w:val="nil"/>
              <w:right w:val="nil"/>
            </w:tcBorders>
            <w:shd w:val="clear" w:color="000000" w:fill="FFFFFF"/>
            <w:vAlign w:val="center"/>
            <w:hideMark/>
          </w:tcPr>
          <w:p w14:paraId="09F55718"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2.35E+07</w:t>
            </w:r>
          </w:p>
        </w:tc>
        <w:tc>
          <w:tcPr>
            <w:tcW w:w="1001" w:type="dxa"/>
            <w:tcBorders>
              <w:top w:val="nil"/>
              <w:left w:val="nil"/>
              <w:bottom w:val="nil"/>
              <w:right w:val="nil"/>
            </w:tcBorders>
            <w:shd w:val="clear" w:color="000000" w:fill="FFFFFF"/>
            <w:vAlign w:val="center"/>
            <w:hideMark/>
          </w:tcPr>
          <w:p w14:paraId="241AE566"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2.33E+07</w:t>
            </w:r>
          </w:p>
        </w:tc>
        <w:tc>
          <w:tcPr>
            <w:tcW w:w="951" w:type="dxa"/>
            <w:tcBorders>
              <w:top w:val="nil"/>
              <w:left w:val="nil"/>
              <w:bottom w:val="nil"/>
              <w:right w:val="nil"/>
            </w:tcBorders>
            <w:shd w:val="clear" w:color="000000" w:fill="FFFFFF"/>
            <w:vAlign w:val="center"/>
            <w:hideMark/>
          </w:tcPr>
          <w:p w14:paraId="36DF3DF1"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2.39E+07</w:t>
            </w:r>
          </w:p>
        </w:tc>
        <w:tc>
          <w:tcPr>
            <w:tcW w:w="960" w:type="dxa"/>
            <w:tcBorders>
              <w:top w:val="nil"/>
              <w:left w:val="nil"/>
              <w:bottom w:val="nil"/>
              <w:right w:val="nil"/>
            </w:tcBorders>
            <w:shd w:val="clear" w:color="000000" w:fill="FFFFFF"/>
            <w:vAlign w:val="center"/>
            <w:hideMark/>
          </w:tcPr>
          <w:p w14:paraId="2D580FC2"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22648400</w:t>
            </w:r>
          </w:p>
        </w:tc>
      </w:tr>
      <w:tr w:rsidR="00D5546D" w:rsidRPr="00D5546D" w14:paraId="75CEBEB7" w14:textId="77777777" w:rsidTr="00D5546D">
        <w:trPr>
          <w:trHeight w:val="300"/>
        </w:trPr>
        <w:tc>
          <w:tcPr>
            <w:tcW w:w="923" w:type="dxa"/>
            <w:tcBorders>
              <w:top w:val="nil"/>
              <w:left w:val="nil"/>
              <w:bottom w:val="nil"/>
              <w:right w:val="nil"/>
            </w:tcBorders>
            <w:shd w:val="clear" w:color="000000" w:fill="F5F5F5"/>
            <w:vAlign w:val="center"/>
            <w:hideMark/>
          </w:tcPr>
          <w:p w14:paraId="7D7BFBA9"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124</w:t>
            </w:r>
          </w:p>
        </w:tc>
        <w:tc>
          <w:tcPr>
            <w:tcW w:w="1034" w:type="dxa"/>
            <w:tcBorders>
              <w:top w:val="nil"/>
              <w:left w:val="nil"/>
              <w:bottom w:val="nil"/>
              <w:right w:val="nil"/>
            </w:tcBorders>
            <w:shd w:val="clear" w:color="000000" w:fill="F5F5F5"/>
            <w:vAlign w:val="center"/>
            <w:hideMark/>
          </w:tcPr>
          <w:p w14:paraId="1872708B"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16/01/2023</w:t>
            </w:r>
          </w:p>
        </w:tc>
        <w:tc>
          <w:tcPr>
            <w:tcW w:w="971" w:type="dxa"/>
            <w:tcBorders>
              <w:top w:val="nil"/>
              <w:left w:val="nil"/>
              <w:bottom w:val="nil"/>
              <w:right w:val="nil"/>
            </w:tcBorders>
            <w:shd w:val="clear" w:color="000000" w:fill="F5F5F5"/>
            <w:vAlign w:val="center"/>
            <w:hideMark/>
          </w:tcPr>
          <w:p w14:paraId="79543891"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2.36E+07</w:t>
            </w:r>
          </w:p>
        </w:tc>
        <w:tc>
          <w:tcPr>
            <w:tcW w:w="1001" w:type="dxa"/>
            <w:tcBorders>
              <w:top w:val="nil"/>
              <w:left w:val="nil"/>
              <w:bottom w:val="nil"/>
              <w:right w:val="nil"/>
            </w:tcBorders>
            <w:shd w:val="clear" w:color="000000" w:fill="F5F5F5"/>
            <w:vAlign w:val="center"/>
            <w:hideMark/>
          </w:tcPr>
          <w:p w14:paraId="2F0B1C18"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2.33E+07</w:t>
            </w:r>
          </w:p>
        </w:tc>
        <w:tc>
          <w:tcPr>
            <w:tcW w:w="951" w:type="dxa"/>
            <w:tcBorders>
              <w:top w:val="nil"/>
              <w:left w:val="nil"/>
              <w:bottom w:val="nil"/>
              <w:right w:val="nil"/>
            </w:tcBorders>
            <w:shd w:val="clear" w:color="000000" w:fill="F5F5F5"/>
            <w:vAlign w:val="center"/>
            <w:hideMark/>
          </w:tcPr>
          <w:p w14:paraId="5841A3A7"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2.39E+07</w:t>
            </w:r>
          </w:p>
        </w:tc>
        <w:tc>
          <w:tcPr>
            <w:tcW w:w="960" w:type="dxa"/>
            <w:tcBorders>
              <w:top w:val="nil"/>
              <w:left w:val="nil"/>
              <w:bottom w:val="nil"/>
              <w:right w:val="nil"/>
            </w:tcBorders>
            <w:shd w:val="clear" w:color="000000" w:fill="F5F5F5"/>
            <w:vAlign w:val="center"/>
            <w:hideMark/>
          </w:tcPr>
          <w:p w14:paraId="69301CD3"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22650917</w:t>
            </w:r>
          </w:p>
        </w:tc>
      </w:tr>
      <w:tr w:rsidR="00D5546D" w:rsidRPr="00D5546D" w14:paraId="5514F8E7" w14:textId="77777777" w:rsidTr="00D5546D">
        <w:trPr>
          <w:trHeight w:val="300"/>
        </w:trPr>
        <w:tc>
          <w:tcPr>
            <w:tcW w:w="923" w:type="dxa"/>
            <w:tcBorders>
              <w:top w:val="nil"/>
              <w:left w:val="nil"/>
              <w:bottom w:val="nil"/>
              <w:right w:val="nil"/>
            </w:tcBorders>
            <w:shd w:val="clear" w:color="000000" w:fill="FFFFFF"/>
            <w:vAlign w:val="center"/>
            <w:hideMark/>
          </w:tcPr>
          <w:p w14:paraId="17775A2F"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lastRenderedPageBreak/>
              <w:t>125</w:t>
            </w:r>
          </w:p>
        </w:tc>
        <w:tc>
          <w:tcPr>
            <w:tcW w:w="1034" w:type="dxa"/>
            <w:tcBorders>
              <w:top w:val="nil"/>
              <w:left w:val="nil"/>
              <w:bottom w:val="nil"/>
              <w:right w:val="nil"/>
            </w:tcBorders>
            <w:shd w:val="clear" w:color="000000" w:fill="FFFFFF"/>
            <w:vAlign w:val="center"/>
            <w:hideMark/>
          </w:tcPr>
          <w:p w14:paraId="58CB7F89"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17/01/2023</w:t>
            </w:r>
          </w:p>
        </w:tc>
        <w:tc>
          <w:tcPr>
            <w:tcW w:w="971" w:type="dxa"/>
            <w:tcBorders>
              <w:top w:val="nil"/>
              <w:left w:val="nil"/>
              <w:bottom w:val="nil"/>
              <w:right w:val="nil"/>
            </w:tcBorders>
            <w:shd w:val="clear" w:color="000000" w:fill="FFFFFF"/>
            <w:vAlign w:val="center"/>
            <w:hideMark/>
          </w:tcPr>
          <w:p w14:paraId="11E88908"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2.36E+07</w:t>
            </w:r>
          </w:p>
        </w:tc>
        <w:tc>
          <w:tcPr>
            <w:tcW w:w="1001" w:type="dxa"/>
            <w:tcBorders>
              <w:top w:val="nil"/>
              <w:left w:val="nil"/>
              <w:bottom w:val="nil"/>
              <w:right w:val="nil"/>
            </w:tcBorders>
            <w:shd w:val="clear" w:color="000000" w:fill="FFFFFF"/>
            <w:vAlign w:val="center"/>
            <w:hideMark/>
          </w:tcPr>
          <w:p w14:paraId="20DDBEB7"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2.33E+07</w:t>
            </w:r>
          </w:p>
        </w:tc>
        <w:tc>
          <w:tcPr>
            <w:tcW w:w="951" w:type="dxa"/>
            <w:tcBorders>
              <w:top w:val="nil"/>
              <w:left w:val="nil"/>
              <w:bottom w:val="nil"/>
              <w:right w:val="nil"/>
            </w:tcBorders>
            <w:shd w:val="clear" w:color="000000" w:fill="FFFFFF"/>
            <w:vAlign w:val="center"/>
            <w:hideMark/>
          </w:tcPr>
          <w:p w14:paraId="75EA3EE8"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2.39E+07</w:t>
            </w:r>
          </w:p>
        </w:tc>
        <w:tc>
          <w:tcPr>
            <w:tcW w:w="960" w:type="dxa"/>
            <w:tcBorders>
              <w:top w:val="nil"/>
              <w:left w:val="nil"/>
              <w:bottom w:val="nil"/>
              <w:right w:val="nil"/>
            </w:tcBorders>
            <w:shd w:val="clear" w:color="000000" w:fill="FFFFFF"/>
            <w:vAlign w:val="center"/>
            <w:hideMark/>
          </w:tcPr>
          <w:p w14:paraId="367C2E9C"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22653083</w:t>
            </w:r>
          </w:p>
        </w:tc>
      </w:tr>
      <w:tr w:rsidR="00D5546D" w:rsidRPr="00D5546D" w14:paraId="5E3BFC9D" w14:textId="77777777" w:rsidTr="00D5546D">
        <w:trPr>
          <w:trHeight w:val="300"/>
        </w:trPr>
        <w:tc>
          <w:tcPr>
            <w:tcW w:w="923" w:type="dxa"/>
            <w:tcBorders>
              <w:top w:val="nil"/>
              <w:left w:val="nil"/>
              <w:bottom w:val="nil"/>
              <w:right w:val="nil"/>
            </w:tcBorders>
            <w:shd w:val="clear" w:color="000000" w:fill="F5F5F5"/>
            <w:vAlign w:val="center"/>
            <w:hideMark/>
          </w:tcPr>
          <w:p w14:paraId="209D94C8"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126</w:t>
            </w:r>
          </w:p>
        </w:tc>
        <w:tc>
          <w:tcPr>
            <w:tcW w:w="1034" w:type="dxa"/>
            <w:tcBorders>
              <w:top w:val="nil"/>
              <w:left w:val="nil"/>
              <w:bottom w:val="nil"/>
              <w:right w:val="nil"/>
            </w:tcBorders>
            <w:shd w:val="clear" w:color="000000" w:fill="F5F5F5"/>
            <w:vAlign w:val="center"/>
            <w:hideMark/>
          </w:tcPr>
          <w:p w14:paraId="58616E7B"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18/01/2023</w:t>
            </w:r>
          </w:p>
        </w:tc>
        <w:tc>
          <w:tcPr>
            <w:tcW w:w="971" w:type="dxa"/>
            <w:tcBorders>
              <w:top w:val="nil"/>
              <w:left w:val="nil"/>
              <w:bottom w:val="nil"/>
              <w:right w:val="nil"/>
            </w:tcBorders>
            <w:shd w:val="clear" w:color="000000" w:fill="F5F5F5"/>
            <w:vAlign w:val="center"/>
            <w:hideMark/>
          </w:tcPr>
          <w:p w14:paraId="2CD85CDF"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2.36E+07</w:t>
            </w:r>
          </w:p>
        </w:tc>
        <w:tc>
          <w:tcPr>
            <w:tcW w:w="1001" w:type="dxa"/>
            <w:tcBorders>
              <w:top w:val="nil"/>
              <w:left w:val="nil"/>
              <w:bottom w:val="nil"/>
              <w:right w:val="nil"/>
            </w:tcBorders>
            <w:shd w:val="clear" w:color="000000" w:fill="F5F5F5"/>
            <w:vAlign w:val="center"/>
            <w:hideMark/>
          </w:tcPr>
          <w:p w14:paraId="036F97FB"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2.33E+07</w:t>
            </w:r>
          </w:p>
        </w:tc>
        <w:tc>
          <w:tcPr>
            <w:tcW w:w="951" w:type="dxa"/>
            <w:tcBorders>
              <w:top w:val="nil"/>
              <w:left w:val="nil"/>
              <w:bottom w:val="nil"/>
              <w:right w:val="nil"/>
            </w:tcBorders>
            <w:shd w:val="clear" w:color="000000" w:fill="F5F5F5"/>
            <w:vAlign w:val="center"/>
            <w:hideMark/>
          </w:tcPr>
          <w:p w14:paraId="6B2617CD"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2.39E+07</w:t>
            </w:r>
          </w:p>
        </w:tc>
        <w:tc>
          <w:tcPr>
            <w:tcW w:w="960" w:type="dxa"/>
            <w:tcBorders>
              <w:top w:val="nil"/>
              <w:left w:val="nil"/>
              <w:bottom w:val="nil"/>
              <w:right w:val="nil"/>
            </w:tcBorders>
            <w:shd w:val="clear" w:color="000000" w:fill="F5F5F5"/>
            <w:vAlign w:val="center"/>
            <w:hideMark/>
          </w:tcPr>
          <w:p w14:paraId="2F6C0657"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22655156</w:t>
            </w:r>
          </w:p>
        </w:tc>
      </w:tr>
      <w:tr w:rsidR="00D5546D" w:rsidRPr="00D5546D" w14:paraId="163A0123" w14:textId="77777777" w:rsidTr="00D5546D">
        <w:trPr>
          <w:trHeight w:val="300"/>
        </w:trPr>
        <w:tc>
          <w:tcPr>
            <w:tcW w:w="923" w:type="dxa"/>
            <w:tcBorders>
              <w:top w:val="nil"/>
              <w:left w:val="nil"/>
              <w:bottom w:val="nil"/>
              <w:right w:val="nil"/>
            </w:tcBorders>
            <w:shd w:val="clear" w:color="000000" w:fill="FFFFFF"/>
            <w:vAlign w:val="center"/>
            <w:hideMark/>
          </w:tcPr>
          <w:p w14:paraId="3E56F80A"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127</w:t>
            </w:r>
          </w:p>
        </w:tc>
        <w:tc>
          <w:tcPr>
            <w:tcW w:w="1034" w:type="dxa"/>
            <w:tcBorders>
              <w:top w:val="nil"/>
              <w:left w:val="nil"/>
              <w:bottom w:val="nil"/>
              <w:right w:val="nil"/>
            </w:tcBorders>
            <w:shd w:val="clear" w:color="000000" w:fill="FFFFFF"/>
            <w:vAlign w:val="center"/>
            <w:hideMark/>
          </w:tcPr>
          <w:p w14:paraId="29766BC7"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19/01/2023</w:t>
            </w:r>
          </w:p>
        </w:tc>
        <w:tc>
          <w:tcPr>
            <w:tcW w:w="971" w:type="dxa"/>
            <w:tcBorders>
              <w:top w:val="nil"/>
              <w:left w:val="nil"/>
              <w:bottom w:val="nil"/>
              <w:right w:val="nil"/>
            </w:tcBorders>
            <w:shd w:val="clear" w:color="000000" w:fill="FFFFFF"/>
            <w:vAlign w:val="center"/>
            <w:hideMark/>
          </w:tcPr>
          <w:p w14:paraId="3F118A75"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2.37E+07</w:t>
            </w:r>
          </w:p>
        </w:tc>
        <w:tc>
          <w:tcPr>
            <w:tcW w:w="1001" w:type="dxa"/>
            <w:tcBorders>
              <w:top w:val="nil"/>
              <w:left w:val="nil"/>
              <w:bottom w:val="nil"/>
              <w:right w:val="nil"/>
            </w:tcBorders>
            <w:shd w:val="clear" w:color="000000" w:fill="FFFFFF"/>
            <w:vAlign w:val="center"/>
            <w:hideMark/>
          </w:tcPr>
          <w:p w14:paraId="1EF98A31"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2.34E+07</w:t>
            </w:r>
          </w:p>
        </w:tc>
        <w:tc>
          <w:tcPr>
            <w:tcW w:w="951" w:type="dxa"/>
            <w:tcBorders>
              <w:top w:val="nil"/>
              <w:left w:val="nil"/>
              <w:bottom w:val="nil"/>
              <w:right w:val="nil"/>
            </w:tcBorders>
            <w:shd w:val="clear" w:color="000000" w:fill="FFFFFF"/>
            <w:vAlign w:val="center"/>
            <w:hideMark/>
          </w:tcPr>
          <w:p w14:paraId="66372B8D"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2.40E+07</w:t>
            </w:r>
          </w:p>
        </w:tc>
        <w:tc>
          <w:tcPr>
            <w:tcW w:w="960" w:type="dxa"/>
            <w:tcBorders>
              <w:top w:val="nil"/>
              <w:left w:val="nil"/>
              <w:bottom w:val="nil"/>
              <w:right w:val="nil"/>
            </w:tcBorders>
            <w:shd w:val="clear" w:color="000000" w:fill="FFFFFF"/>
            <w:vAlign w:val="center"/>
            <w:hideMark/>
          </w:tcPr>
          <w:p w14:paraId="6D8EB170"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22657125</w:t>
            </w:r>
          </w:p>
        </w:tc>
      </w:tr>
      <w:tr w:rsidR="00D5546D" w:rsidRPr="00D5546D" w14:paraId="4DA8B9B8" w14:textId="77777777" w:rsidTr="00D5546D">
        <w:trPr>
          <w:trHeight w:val="300"/>
        </w:trPr>
        <w:tc>
          <w:tcPr>
            <w:tcW w:w="923" w:type="dxa"/>
            <w:tcBorders>
              <w:top w:val="nil"/>
              <w:left w:val="nil"/>
              <w:bottom w:val="nil"/>
              <w:right w:val="nil"/>
            </w:tcBorders>
            <w:shd w:val="clear" w:color="000000" w:fill="F5F5F5"/>
            <w:vAlign w:val="center"/>
            <w:hideMark/>
          </w:tcPr>
          <w:p w14:paraId="4A4A6179"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128</w:t>
            </w:r>
          </w:p>
        </w:tc>
        <w:tc>
          <w:tcPr>
            <w:tcW w:w="1034" w:type="dxa"/>
            <w:tcBorders>
              <w:top w:val="nil"/>
              <w:left w:val="nil"/>
              <w:bottom w:val="nil"/>
              <w:right w:val="nil"/>
            </w:tcBorders>
            <w:shd w:val="clear" w:color="000000" w:fill="F5F5F5"/>
            <w:vAlign w:val="center"/>
            <w:hideMark/>
          </w:tcPr>
          <w:p w14:paraId="228A3CEB"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20/01/2023</w:t>
            </w:r>
          </w:p>
        </w:tc>
        <w:tc>
          <w:tcPr>
            <w:tcW w:w="971" w:type="dxa"/>
            <w:tcBorders>
              <w:top w:val="nil"/>
              <w:left w:val="nil"/>
              <w:bottom w:val="nil"/>
              <w:right w:val="nil"/>
            </w:tcBorders>
            <w:shd w:val="clear" w:color="000000" w:fill="F5F5F5"/>
            <w:vAlign w:val="center"/>
            <w:hideMark/>
          </w:tcPr>
          <w:p w14:paraId="2C4FD4AB"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2.37E+07</w:t>
            </w:r>
          </w:p>
        </w:tc>
        <w:tc>
          <w:tcPr>
            <w:tcW w:w="1001" w:type="dxa"/>
            <w:tcBorders>
              <w:top w:val="nil"/>
              <w:left w:val="nil"/>
              <w:bottom w:val="nil"/>
              <w:right w:val="nil"/>
            </w:tcBorders>
            <w:shd w:val="clear" w:color="000000" w:fill="F5F5F5"/>
            <w:vAlign w:val="center"/>
            <w:hideMark/>
          </w:tcPr>
          <w:p w14:paraId="0D9E8109"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2.34E+07</w:t>
            </w:r>
          </w:p>
        </w:tc>
        <w:tc>
          <w:tcPr>
            <w:tcW w:w="951" w:type="dxa"/>
            <w:tcBorders>
              <w:top w:val="nil"/>
              <w:left w:val="nil"/>
              <w:bottom w:val="nil"/>
              <w:right w:val="nil"/>
            </w:tcBorders>
            <w:shd w:val="clear" w:color="000000" w:fill="F5F5F5"/>
            <w:vAlign w:val="center"/>
            <w:hideMark/>
          </w:tcPr>
          <w:p w14:paraId="14C8F2BD"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2.40E+07</w:t>
            </w:r>
          </w:p>
        </w:tc>
        <w:tc>
          <w:tcPr>
            <w:tcW w:w="960" w:type="dxa"/>
            <w:tcBorders>
              <w:top w:val="nil"/>
              <w:left w:val="nil"/>
              <w:bottom w:val="nil"/>
              <w:right w:val="nil"/>
            </w:tcBorders>
            <w:shd w:val="clear" w:color="000000" w:fill="F5F5F5"/>
            <w:vAlign w:val="center"/>
            <w:hideMark/>
          </w:tcPr>
          <w:p w14:paraId="7C150689"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22658955</w:t>
            </w:r>
          </w:p>
        </w:tc>
      </w:tr>
      <w:tr w:rsidR="00D5546D" w:rsidRPr="00D5546D" w14:paraId="4A937824" w14:textId="77777777" w:rsidTr="00D5546D">
        <w:trPr>
          <w:trHeight w:val="300"/>
        </w:trPr>
        <w:tc>
          <w:tcPr>
            <w:tcW w:w="923" w:type="dxa"/>
            <w:tcBorders>
              <w:top w:val="nil"/>
              <w:left w:val="nil"/>
              <w:bottom w:val="nil"/>
              <w:right w:val="nil"/>
            </w:tcBorders>
            <w:shd w:val="clear" w:color="000000" w:fill="FFFFFF"/>
            <w:vAlign w:val="center"/>
            <w:hideMark/>
          </w:tcPr>
          <w:p w14:paraId="5CE99CBC"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129</w:t>
            </w:r>
          </w:p>
        </w:tc>
        <w:tc>
          <w:tcPr>
            <w:tcW w:w="1034" w:type="dxa"/>
            <w:tcBorders>
              <w:top w:val="nil"/>
              <w:left w:val="nil"/>
              <w:bottom w:val="nil"/>
              <w:right w:val="nil"/>
            </w:tcBorders>
            <w:shd w:val="clear" w:color="000000" w:fill="FFFFFF"/>
            <w:vAlign w:val="center"/>
            <w:hideMark/>
          </w:tcPr>
          <w:p w14:paraId="092ED0C9"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21/01/2023</w:t>
            </w:r>
          </w:p>
        </w:tc>
        <w:tc>
          <w:tcPr>
            <w:tcW w:w="971" w:type="dxa"/>
            <w:tcBorders>
              <w:top w:val="nil"/>
              <w:left w:val="nil"/>
              <w:bottom w:val="nil"/>
              <w:right w:val="nil"/>
            </w:tcBorders>
            <w:shd w:val="clear" w:color="000000" w:fill="FFFFFF"/>
            <w:vAlign w:val="center"/>
            <w:hideMark/>
          </w:tcPr>
          <w:p w14:paraId="640C657E"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2.37E+07</w:t>
            </w:r>
          </w:p>
        </w:tc>
        <w:tc>
          <w:tcPr>
            <w:tcW w:w="1001" w:type="dxa"/>
            <w:tcBorders>
              <w:top w:val="nil"/>
              <w:left w:val="nil"/>
              <w:bottom w:val="nil"/>
              <w:right w:val="nil"/>
            </w:tcBorders>
            <w:shd w:val="clear" w:color="000000" w:fill="FFFFFF"/>
            <w:vAlign w:val="center"/>
            <w:hideMark/>
          </w:tcPr>
          <w:p w14:paraId="4A9E6EA3"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2.34E+07</w:t>
            </w:r>
          </w:p>
        </w:tc>
        <w:tc>
          <w:tcPr>
            <w:tcW w:w="951" w:type="dxa"/>
            <w:tcBorders>
              <w:top w:val="nil"/>
              <w:left w:val="nil"/>
              <w:bottom w:val="nil"/>
              <w:right w:val="nil"/>
            </w:tcBorders>
            <w:shd w:val="clear" w:color="000000" w:fill="FFFFFF"/>
            <w:vAlign w:val="center"/>
            <w:hideMark/>
          </w:tcPr>
          <w:p w14:paraId="3B073137"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2.40E+07</w:t>
            </w:r>
          </w:p>
        </w:tc>
        <w:tc>
          <w:tcPr>
            <w:tcW w:w="960" w:type="dxa"/>
            <w:tcBorders>
              <w:top w:val="nil"/>
              <w:left w:val="nil"/>
              <w:bottom w:val="nil"/>
              <w:right w:val="nil"/>
            </w:tcBorders>
            <w:shd w:val="clear" w:color="000000" w:fill="FFFFFF"/>
            <w:vAlign w:val="center"/>
            <w:hideMark/>
          </w:tcPr>
          <w:p w14:paraId="1DF7E832"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22660462</w:t>
            </w:r>
          </w:p>
        </w:tc>
      </w:tr>
      <w:tr w:rsidR="00D5546D" w:rsidRPr="00D5546D" w14:paraId="33594166" w14:textId="77777777" w:rsidTr="00D5546D">
        <w:trPr>
          <w:trHeight w:val="300"/>
        </w:trPr>
        <w:tc>
          <w:tcPr>
            <w:tcW w:w="923" w:type="dxa"/>
            <w:tcBorders>
              <w:top w:val="nil"/>
              <w:left w:val="nil"/>
              <w:bottom w:val="nil"/>
              <w:right w:val="nil"/>
            </w:tcBorders>
            <w:shd w:val="clear" w:color="000000" w:fill="F5F5F5"/>
            <w:vAlign w:val="center"/>
            <w:hideMark/>
          </w:tcPr>
          <w:p w14:paraId="1674DCD7"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130</w:t>
            </w:r>
          </w:p>
        </w:tc>
        <w:tc>
          <w:tcPr>
            <w:tcW w:w="1034" w:type="dxa"/>
            <w:tcBorders>
              <w:top w:val="nil"/>
              <w:left w:val="nil"/>
              <w:bottom w:val="nil"/>
              <w:right w:val="nil"/>
            </w:tcBorders>
            <w:shd w:val="clear" w:color="000000" w:fill="F5F5F5"/>
            <w:vAlign w:val="center"/>
            <w:hideMark/>
          </w:tcPr>
          <w:p w14:paraId="1C48DCD4"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22/01/2023</w:t>
            </w:r>
          </w:p>
        </w:tc>
        <w:tc>
          <w:tcPr>
            <w:tcW w:w="971" w:type="dxa"/>
            <w:tcBorders>
              <w:top w:val="nil"/>
              <w:left w:val="nil"/>
              <w:bottom w:val="nil"/>
              <w:right w:val="nil"/>
            </w:tcBorders>
            <w:shd w:val="clear" w:color="000000" w:fill="F5F5F5"/>
            <w:vAlign w:val="center"/>
            <w:hideMark/>
          </w:tcPr>
          <w:p w14:paraId="324C77C0"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2.37E+07</w:t>
            </w:r>
          </w:p>
        </w:tc>
        <w:tc>
          <w:tcPr>
            <w:tcW w:w="1001" w:type="dxa"/>
            <w:tcBorders>
              <w:top w:val="nil"/>
              <w:left w:val="nil"/>
              <w:bottom w:val="nil"/>
              <w:right w:val="nil"/>
            </w:tcBorders>
            <w:shd w:val="clear" w:color="000000" w:fill="F5F5F5"/>
            <w:vAlign w:val="center"/>
            <w:hideMark/>
          </w:tcPr>
          <w:p w14:paraId="3A9AC636"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2.34E+07</w:t>
            </w:r>
          </w:p>
        </w:tc>
        <w:tc>
          <w:tcPr>
            <w:tcW w:w="951" w:type="dxa"/>
            <w:tcBorders>
              <w:top w:val="nil"/>
              <w:left w:val="nil"/>
              <w:bottom w:val="nil"/>
              <w:right w:val="nil"/>
            </w:tcBorders>
            <w:shd w:val="clear" w:color="000000" w:fill="F5F5F5"/>
            <w:vAlign w:val="center"/>
            <w:hideMark/>
          </w:tcPr>
          <w:p w14:paraId="5EB2C7B4"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2.40E+07</w:t>
            </w:r>
          </w:p>
        </w:tc>
        <w:tc>
          <w:tcPr>
            <w:tcW w:w="960" w:type="dxa"/>
            <w:tcBorders>
              <w:top w:val="nil"/>
              <w:left w:val="nil"/>
              <w:bottom w:val="nil"/>
              <w:right w:val="nil"/>
            </w:tcBorders>
            <w:shd w:val="clear" w:color="000000" w:fill="F5F5F5"/>
            <w:vAlign w:val="center"/>
            <w:hideMark/>
          </w:tcPr>
          <w:p w14:paraId="0BA4262D"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22662344</w:t>
            </w:r>
          </w:p>
        </w:tc>
      </w:tr>
      <w:tr w:rsidR="00D5546D" w:rsidRPr="00D5546D" w14:paraId="6C41E459" w14:textId="77777777" w:rsidTr="00D5546D">
        <w:trPr>
          <w:trHeight w:val="300"/>
        </w:trPr>
        <w:tc>
          <w:tcPr>
            <w:tcW w:w="923" w:type="dxa"/>
            <w:tcBorders>
              <w:top w:val="nil"/>
              <w:left w:val="nil"/>
              <w:bottom w:val="nil"/>
              <w:right w:val="nil"/>
            </w:tcBorders>
            <w:shd w:val="clear" w:color="000000" w:fill="FFFFFF"/>
            <w:vAlign w:val="center"/>
            <w:hideMark/>
          </w:tcPr>
          <w:p w14:paraId="022EB09D"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131</w:t>
            </w:r>
          </w:p>
        </w:tc>
        <w:tc>
          <w:tcPr>
            <w:tcW w:w="1034" w:type="dxa"/>
            <w:tcBorders>
              <w:top w:val="nil"/>
              <w:left w:val="nil"/>
              <w:bottom w:val="nil"/>
              <w:right w:val="nil"/>
            </w:tcBorders>
            <w:shd w:val="clear" w:color="000000" w:fill="FFFFFF"/>
            <w:vAlign w:val="center"/>
            <w:hideMark/>
          </w:tcPr>
          <w:p w14:paraId="543A203F"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23/01/2023</w:t>
            </w:r>
          </w:p>
        </w:tc>
        <w:tc>
          <w:tcPr>
            <w:tcW w:w="971" w:type="dxa"/>
            <w:tcBorders>
              <w:top w:val="nil"/>
              <w:left w:val="nil"/>
              <w:bottom w:val="nil"/>
              <w:right w:val="nil"/>
            </w:tcBorders>
            <w:shd w:val="clear" w:color="000000" w:fill="FFFFFF"/>
            <w:vAlign w:val="center"/>
            <w:hideMark/>
          </w:tcPr>
          <w:p w14:paraId="54F3E6FB"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2.38E+07</w:t>
            </w:r>
          </w:p>
        </w:tc>
        <w:tc>
          <w:tcPr>
            <w:tcW w:w="1001" w:type="dxa"/>
            <w:tcBorders>
              <w:top w:val="nil"/>
              <w:left w:val="nil"/>
              <w:bottom w:val="nil"/>
              <w:right w:val="nil"/>
            </w:tcBorders>
            <w:shd w:val="clear" w:color="000000" w:fill="FFFFFF"/>
            <w:vAlign w:val="center"/>
            <w:hideMark/>
          </w:tcPr>
          <w:p w14:paraId="2BF110B7"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2.34E+07</w:t>
            </w:r>
          </w:p>
        </w:tc>
        <w:tc>
          <w:tcPr>
            <w:tcW w:w="951" w:type="dxa"/>
            <w:tcBorders>
              <w:top w:val="nil"/>
              <w:left w:val="nil"/>
              <w:bottom w:val="nil"/>
              <w:right w:val="nil"/>
            </w:tcBorders>
            <w:shd w:val="clear" w:color="000000" w:fill="FFFFFF"/>
            <w:vAlign w:val="center"/>
            <w:hideMark/>
          </w:tcPr>
          <w:p w14:paraId="5A1AF4AD"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2.40E+07</w:t>
            </w:r>
          </w:p>
        </w:tc>
        <w:tc>
          <w:tcPr>
            <w:tcW w:w="960" w:type="dxa"/>
            <w:tcBorders>
              <w:top w:val="nil"/>
              <w:left w:val="nil"/>
              <w:bottom w:val="nil"/>
              <w:right w:val="nil"/>
            </w:tcBorders>
            <w:shd w:val="clear" w:color="000000" w:fill="FFFFFF"/>
            <w:vAlign w:val="center"/>
            <w:hideMark/>
          </w:tcPr>
          <w:p w14:paraId="57297387"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22664953</w:t>
            </w:r>
          </w:p>
        </w:tc>
      </w:tr>
      <w:tr w:rsidR="00D5546D" w:rsidRPr="00D5546D" w14:paraId="1B838C2A" w14:textId="77777777" w:rsidTr="00D5546D">
        <w:trPr>
          <w:trHeight w:val="300"/>
        </w:trPr>
        <w:tc>
          <w:tcPr>
            <w:tcW w:w="923" w:type="dxa"/>
            <w:tcBorders>
              <w:top w:val="nil"/>
              <w:left w:val="nil"/>
              <w:bottom w:val="nil"/>
              <w:right w:val="nil"/>
            </w:tcBorders>
            <w:shd w:val="clear" w:color="000000" w:fill="F5F5F5"/>
            <w:vAlign w:val="center"/>
            <w:hideMark/>
          </w:tcPr>
          <w:p w14:paraId="36E21029"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132</w:t>
            </w:r>
          </w:p>
        </w:tc>
        <w:tc>
          <w:tcPr>
            <w:tcW w:w="1034" w:type="dxa"/>
            <w:tcBorders>
              <w:top w:val="nil"/>
              <w:left w:val="nil"/>
              <w:bottom w:val="nil"/>
              <w:right w:val="nil"/>
            </w:tcBorders>
            <w:shd w:val="clear" w:color="000000" w:fill="F5F5F5"/>
            <w:vAlign w:val="center"/>
            <w:hideMark/>
          </w:tcPr>
          <w:p w14:paraId="1992C90B"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24/01/2023</w:t>
            </w:r>
          </w:p>
        </w:tc>
        <w:tc>
          <w:tcPr>
            <w:tcW w:w="971" w:type="dxa"/>
            <w:tcBorders>
              <w:top w:val="nil"/>
              <w:left w:val="nil"/>
              <w:bottom w:val="nil"/>
              <w:right w:val="nil"/>
            </w:tcBorders>
            <w:shd w:val="clear" w:color="000000" w:fill="F5F5F5"/>
            <w:vAlign w:val="center"/>
            <w:hideMark/>
          </w:tcPr>
          <w:p w14:paraId="2F375DCD"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2.38E+07</w:t>
            </w:r>
          </w:p>
        </w:tc>
        <w:tc>
          <w:tcPr>
            <w:tcW w:w="1001" w:type="dxa"/>
            <w:tcBorders>
              <w:top w:val="nil"/>
              <w:left w:val="nil"/>
              <w:bottom w:val="nil"/>
              <w:right w:val="nil"/>
            </w:tcBorders>
            <w:shd w:val="clear" w:color="000000" w:fill="F5F5F5"/>
            <w:vAlign w:val="center"/>
            <w:hideMark/>
          </w:tcPr>
          <w:p w14:paraId="7A163ACA"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2.35E+07</w:t>
            </w:r>
          </w:p>
        </w:tc>
        <w:tc>
          <w:tcPr>
            <w:tcW w:w="951" w:type="dxa"/>
            <w:tcBorders>
              <w:top w:val="nil"/>
              <w:left w:val="nil"/>
              <w:bottom w:val="nil"/>
              <w:right w:val="nil"/>
            </w:tcBorders>
            <w:shd w:val="clear" w:color="000000" w:fill="F5F5F5"/>
            <w:vAlign w:val="center"/>
            <w:hideMark/>
          </w:tcPr>
          <w:p w14:paraId="41DA55DD"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2.41E+07</w:t>
            </w:r>
          </w:p>
        </w:tc>
        <w:tc>
          <w:tcPr>
            <w:tcW w:w="960" w:type="dxa"/>
            <w:tcBorders>
              <w:top w:val="nil"/>
              <w:left w:val="nil"/>
              <w:bottom w:val="nil"/>
              <w:right w:val="nil"/>
            </w:tcBorders>
            <w:shd w:val="clear" w:color="000000" w:fill="F5F5F5"/>
            <w:vAlign w:val="center"/>
            <w:hideMark/>
          </w:tcPr>
          <w:p w14:paraId="701CCA23"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22667686</w:t>
            </w:r>
          </w:p>
        </w:tc>
      </w:tr>
      <w:tr w:rsidR="00D5546D" w:rsidRPr="00D5546D" w14:paraId="1464B180" w14:textId="77777777" w:rsidTr="00D5546D">
        <w:trPr>
          <w:trHeight w:val="300"/>
        </w:trPr>
        <w:tc>
          <w:tcPr>
            <w:tcW w:w="923" w:type="dxa"/>
            <w:tcBorders>
              <w:top w:val="nil"/>
              <w:left w:val="nil"/>
              <w:bottom w:val="nil"/>
              <w:right w:val="nil"/>
            </w:tcBorders>
            <w:shd w:val="clear" w:color="000000" w:fill="FFFFFF"/>
            <w:vAlign w:val="center"/>
            <w:hideMark/>
          </w:tcPr>
          <w:p w14:paraId="20A4ED05"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133</w:t>
            </w:r>
          </w:p>
        </w:tc>
        <w:tc>
          <w:tcPr>
            <w:tcW w:w="1034" w:type="dxa"/>
            <w:tcBorders>
              <w:top w:val="nil"/>
              <w:left w:val="nil"/>
              <w:bottom w:val="nil"/>
              <w:right w:val="nil"/>
            </w:tcBorders>
            <w:shd w:val="clear" w:color="000000" w:fill="FFFFFF"/>
            <w:vAlign w:val="center"/>
            <w:hideMark/>
          </w:tcPr>
          <w:p w14:paraId="72259069"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25/01/2023</w:t>
            </w:r>
          </w:p>
        </w:tc>
        <w:tc>
          <w:tcPr>
            <w:tcW w:w="971" w:type="dxa"/>
            <w:tcBorders>
              <w:top w:val="nil"/>
              <w:left w:val="nil"/>
              <w:bottom w:val="nil"/>
              <w:right w:val="nil"/>
            </w:tcBorders>
            <w:shd w:val="clear" w:color="000000" w:fill="FFFFFF"/>
            <w:vAlign w:val="center"/>
            <w:hideMark/>
          </w:tcPr>
          <w:p w14:paraId="262203CF"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2.38E+07</w:t>
            </w:r>
          </w:p>
        </w:tc>
        <w:tc>
          <w:tcPr>
            <w:tcW w:w="1001" w:type="dxa"/>
            <w:tcBorders>
              <w:top w:val="nil"/>
              <w:left w:val="nil"/>
              <w:bottom w:val="nil"/>
              <w:right w:val="nil"/>
            </w:tcBorders>
            <w:shd w:val="clear" w:color="000000" w:fill="FFFFFF"/>
            <w:vAlign w:val="center"/>
            <w:hideMark/>
          </w:tcPr>
          <w:p w14:paraId="01F8D2D3"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2.35E+07</w:t>
            </w:r>
          </w:p>
        </w:tc>
        <w:tc>
          <w:tcPr>
            <w:tcW w:w="951" w:type="dxa"/>
            <w:tcBorders>
              <w:top w:val="nil"/>
              <w:left w:val="nil"/>
              <w:bottom w:val="nil"/>
              <w:right w:val="nil"/>
            </w:tcBorders>
            <w:shd w:val="clear" w:color="000000" w:fill="FFFFFF"/>
            <w:vAlign w:val="center"/>
            <w:hideMark/>
          </w:tcPr>
          <w:p w14:paraId="41BCAC17"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2.41E+07</w:t>
            </w:r>
          </w:p>
        </w:tc>
        <w:tc>
          <w:tcPr>
            <w:tcW w:w="960" w:type="dxa"/>
            <w:tcBorders>
              <w:top w:val="nil"/>
              <w:left w:val="nil"/>
              <w:bottom w:val="nil"/>
              <w:right w:val="nil"/>
            </w:tcBorders>
            <w:shd w:val="clear" w:color="000000" w:fill="FFFFFF"/>
            <w:vAlign w:val="center"/>
            <w:hideMark/>
          </w:tcPr>
          <w:p w14:paraId="7E22B41D"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22670285</w:t>
            </w:r>
          </w:p>
        </w:tc>
      </w:tr>
      <w:tr w:rsidR="00D5546D" w:rsidRPr="00D5546D" w14:paraId="3FD76999" w14:textId="77777777" w:rsidTr="00D5546D">
        <w:trPr>
          <w:trHeight w:val="300"/>
        </w:trPr>
        <w:tc>
          <w:tcPr>
            <w:tcW w:w="923" w:type="dxa"/>
            <w:tcBorders>
              <w:top w:val="nil"/>
              <w:left w:val="nil"/>
              <w:bottom w:val="nil"/>
              <w:right w:val="nil"/>
            </w:tcBorders>
            <w:shd w:val="clear" w:color="000000" w:fill="F5F5F5"/>
            <w:vAlign w:val="center"/>
            <w:hideMark/>
          </w:tcPr>
          <w:p w14:paraId="75FA43CE"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134</w:t>
            </w:r>
          </w:p>
        </w:tc>
        <w:tc>
          <w:tcPr>
            <w:tcW w:w="1034" w:type="dxa"/>
            <w:tcBorders>
              <w:top w:val="nil"/>
              <w:left w:val="nil"/>
              <w:bottom w:val="nil"/>
              <w:right w:val="nil"/>
            </w:tcBorders>
            <w:shd w:val="clear" w:color="000000" w:fill="F5F5F5"/>
            <w:vAlign w:val="center"/>
            <w:hideMark/>
          </w:tcPr>
          <w:p w14:paraId="1D081A8B"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26/01/2023</w:t>
            </w:r>
          </w:p>
        </w:tc>
        <w:tc>
          <w:tcPr>
            <w:tcW w:w="971" w:type="dxa"/>
            <w:tcBorders>
              <w:top w:val="nil"/>
              <w:left w:val="nil"/>
              <w:bottom w:val="nil"/>
              <w:right w:val="nil"/>
            </w:tcBorders>
            <w:shd w:val="clear" w:color="000000" w:fill="F5F5F5"/>
            <w:vAlign w:val="center"/>
            <w:hideMark/>
          </w:tcPr>
          <w:p w14:paraId="5AEEFEC4"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2.38E+07</w:t>
            </w:r>
          </w:p>
        </w:tc>
        <w:tc>
          <w:tcPr>
            <w:tcW w:w="1001" w:type="dxa"/>
            <w:tcBorders>
              <w:top w:val="nil"/>
              <w:left w:val="nil"/>
              <w:bottom w:val="nil"/>
              <w:right w:val="nil"/>
            </w:tcBorders>
            <w:shd w:val="clear" w:color="000000" w:fill="F5F5F5"/>
            <w:vAlign w:val="center"/>
            <w:hideMark/>
          </w:tcPr>
          <w:p w14:paraId="1DB08EDB"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2.35E+07</w:t>
            </w:r>
          </w:p>
        </w:tc>
        <w:tc>
          <w:tcPr>
            <w:tcW w:w="951" w:type="dxa"/>
            <w:tcBorders>
              <w:top w:val="nil"/>
              <w:left w:val="nil"/>
              <w:bottom w:val="nil"/>
              <w:right w:val="nil"/>
            </w:tcBorders>
            <w:shd w:val="clear" w:color="000000" w:fill="F5F5F5"/>
            <w:vAlign w:val="center"/>
            <w:hideMark/>
          </w:tcPr>
          <w:p w14:paraId="19651F62"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2.41E+07</w:t>
            </w:r>
          </w:p>
        </w:tc>
        <w:tc>
          <w:tcPr>
            <w:tcW w:w="960" w:type="dxa"/>
            <w:tcBorders>
              <w:top w:val="nil"/>
              <w:left w:val="nil"/>
              <w:bottom w:val="nil"/>
              <w:right w:val="nil"/>
            </w:tcBorders>
            <w:shd w:val="clear" w:color="000000" w:fill="F5F5F5"/>
            <w:vAlign w:val="center"/>
            <w:hideMark/>
          </w:tcPr>
          <w:p w14:paraId="5771B270"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22672782</w:t>
            </w:r>
          </w:p>
        </w:tc>
      </w:tr>
      <w:tr w:rsidR="00D5546D" w:rsidRPr="00D5546D" w14:paraId="2D7933A5" w14:textId="77777777" w:rsidTr="00D5546D">
        <w:trPr>
          <w:trHeight w:val="300"/>
        </w:trPr>
        <w:tc>
          <w:tcPr>
            <w:tcW w:w="923" w:type="dxa"/>
            <w:tcBorders>
              <w:top w:val="nil"/>
              <w:left w:val="nil"/>
              <w:bottom w:val="nil"/>
              <w:right w:val="nil"/>
            </w:tcBorders>
            <w:shd w:val="clear" w:color="000000" w:fill="FFFFFF"/>
            <w:vAlign w:val="center"/>
            <w:hideMark/>
          </w:tcPr>
          <w:p w14:paraId="45FAF689"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135</w:t>
            </w:r>
          </w:p>
        </w:tc>
        <w:tc>
          <w:tcPr>
            <w:tcW w:w="1034" w:type="dxa"/>
            <w:tcBorders>
              <w:top w:val="nil"/>
              <w:left w:val="nil"/>
              <w:bottom w:val="nil"/>
              <w:right w:val="nil"/>
            </w:tcBorders>
            <w:shd w:val="clear" w:color="000000" w:fill="FFFFFF"/>
            <w:vAlign w:val="center"/>
            <w:hideMark/>
          </w:tcPr>
          <w:p w14:paraId="47D0CB72"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27/01/2023</w:t>
            </w:r>
          </w:p>
        </w:tc>
        <w:tc>
          <w:tcPr>
            <w:tcW w:w="971" w:type="dxa"/>
            <w:tcBorders>
              <w:top w:val="nil"/>
              <w:left w:val="nil"/>
              <w:bottom w:val="nil"/>
              <w:right w:val="nil"/>
            </w:tcBorders>
            <w:shd w:val="clear" w:color="000000" w:fill="FFFFFF"/>
            <w:vAlign w:val="center"/>
            <w:hideMark/>
          </w:tcPr>
          <w:p w14:paraId="3019C0E9"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2.38E+07</w:t>
            </w:r>
          </w:p>
        </w:tc>
        <w:tc>
          <w:tcPr>
            <w:tcW w:w="1001" w:type="dxa"/>
            <w:tcBorders>
              <w:top w:val="nil"/>
              <w:left w:val="nil"/>
              <w:bottom w:val="nil"/>
              <w:right w:val="nil"/>
            </w:tcBorders>
            <w:shd w:val="clear" w:color="000000" w:fill="FFFFFF"/>
            <w:vAlign w:val="center"/>
            <w:hideMark/>
          </w:tcPr>
          <w:p w14:paraId="670A8515"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2.35E+07</w:t>
            </w:r>
          </w:p>
        </w:tc>
        <w:tc>
          <w:tcPr>
            <w:tcW w:w="951" w:type="dxa"/>
            <w:tcBorders>
              <w:top w:val="nil"/>
              <w:left w:val="nil"/>
              <w:bottom w:val="nil"/>
              <w:right w:val="nil"/>
            </w:tcBorders>
            <w:shd w:val="clear" w:color="000000" w:fill="FFFFFF"/>
            <w:vAlign w:val="center"/>
            <w:hideMark/>
          </w:tcPr>
          <w:p w14:paraId="19A059B0"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2.41E+07</w:t>
            </w:r>
          </w:p>
        </w:tc>
        <w:tc>
          <w:tcPr>
            <w:tcW w:w="960" w:type="dxa"/>
            <w:tcBorders>
              <w:top w:val="nil"/>
              <w:left w:val="nil"/>
              <w:bottom w:val="nil"/>
              <w:right w:val="nil"/>
            </w:tcBorders>
            <w:shd w:val="clear" w:color="000000" w:fill="FFFFFF"/>
            <w:vAlign w:val="center"/>
            <w:hideMark/>
          </w:tcPr>
          <w:p w14:paraId="379D6D5C"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22675197</w:t>
            </w:r>
          </w:p>
        </w:tc>
      </w:tr>
      <w:tr w:rsidR="00D5546D" w:rsidRPr="00D5546D" w14:paraId="22F2FDB1" w14:textId="77777777" w:rsidTr="00D5546D">
        <w:trPr>
          <w:trHeight w:val="300"/>
        </w:trPr>
        <w:tc>
          <w:tcPr>
            <w:tcW w:w="923" w:type="dxa"/>
            <w:tcBorders>
              <w:top w:val="nil"/>
              <w:left w:val="nil"/>
              <w:bottom w:val="nil"/>
              <w:right w:val="nil"/>
            </w:tcBorders>
            <w:shd w:val="clear" w:color="000000" w:fill="F5F5F5"/>
            <w:vAlign w:val="center"/>
            <w:hideMark/>
          </w:tcPr>
          <w:p w14:paraId="1DBF16E3"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136</w:t>
            </w:r>
          </w:p>
        </w:tc>
        <w:tc>
          <w:tcPr>
            <w:tcW w:w="1034" w:type="dxa"/>
            <w:tcBorders>
              <w:top w:val="nil"/>
              <w:left w:val="nil"/>
              <w:bottom w:val="nil"/>
              <w:right w:val="nil"/>
            </w:tcBorders>
            <w:shd w:val="clear" w:color="000000" w:fill="F5F5F5"/>
            <w:vAlign w:val="center"/>
            <w:hideMark/>
          </w:tcPr>
          <w:p w14:paraId="46DDC30E"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28/01/2023</w:t>
            </w:r>
          </w:p>
        </w:tc>
        <w:tc>
          <w:tcPr>
            <w:tcW w:w="971" w:type="dxa"/>
            <w:tcBorders>
              <w:top w:val="nil"/>
              <w:left w:val="nil"/>
              <w:bottom w:val="nil"/>
              <w:right w:val="nil"/>
            </w:tcBorders>
            <w:shd w:val="clear" w:color="000000" w:fill="F5F5F5"/>
            <w:vAlign w:val="center"/>
            <w:hideMark/>
          </w:tcPr>
          <w:p w14:paraId="4490B997"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2.38E+07</w:t>
            </w:r>
          </w:p>
        </w:tc>
        <w:tc>
          <w:tcPr>
            <w:tcW w:w="1001" w:type="dxa"/>
            <w:tcBorders>
              <w:top w:val="nil"/>
              <w:left w:val="nil"/>
              <w:bottom w:val="nil"/>
              <w:right w:val="nil"/>
            </w:tcBorders>
            <w:shd w:val="clear" w:color="000000" w:fill="F5F5F5"/>
            <w:vAlign w:val="center"/>
            <w:hideMark/>
          </w:tcPr>
          <w:p w14:paraId="7F2CB6F6"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2.35E+07</w:t>
            </w:r>
          </w:p>
        </w:tc>
        <w:tc>
          <w:tcPr>
            <w:tcW w:w="951" w:type="dxa"/>
            <w:tcBorders>
              <w:top w:val="nil"/>
              <w:left w:val="nil"/>
              <w:bottom w:val="nil"/>
              <w:right w:val="nil"/>
            </w:tcBorders>
            <w:shd w:val="clear" w:color="000000" w:fill="F5F5F5"/>
            <w:vAlign w:val="center"/>
            <w:hideMark/>
          </w:tcPr>
          <w:p w14:paraId="7173E4CA"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2.41E+07</w:t>
            </w:r>
          </w:p>
        </w:tc>
        <w:tc>
          <w:tcPr>
            <w:tcW w:w="960" w:type="dxa"/>
            <w:tcBorders>
              <w:top w:val="nil"/>
              <w:left w:val="nil"/>
              <w:bottom w:val="nil"/>
              <w:right w:val="nil"/>
            </w:tcBorders>
            <w:shd w:val="clear" w:color="000000" w:fill="F5F5F5"/>
            <w:vAlign w:val="center"/>
            <w:hideMark/>
          </w:tcPr>
          <w:p w14:paraId="061D091B"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22677139</w:t>
            </w:r>
          </w:p>
        </w:tc>
      </w:tr>
      <w:tr w:rsidR="00D5546D" w:rsidRPr="00D5546D" w14:paraId="3E4E9D29" w14:textId="77777777" w:rsidTr="00D5546D">
        <w:trPr>
          <w:trHeight w:val="300"/>
        </w:trPr>
        <w:tc>
          <w:tcPr>
            <w:tcW w:w="923" w:type="dxa"/>
            <w:tcBorders>
              <w:top w:val="nil"/>
              <w:left w:val="nil"/>
              <w:bottom w:val="nil"/>
              <w:right w:val="nil"/>
            </w:tcBorders>
            <w:shd w:val="clear" w:color="000000" w:fill="FFFFFF"/>
            <w:vAlign w:val="center"/>
            <w:hideMark/>
          </w:tcPr>
          <w:p w14:paraId="5EFB4192"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137</w:t>
            </w:r>
          </w:p>
        </w:tc>
        <w:tc>
          <w:tcPr>
            <w:tcW w:w="1034" w:type="dxa"/>
            <w:tcBorders>
              <w:top w:val="nil"/>
              <w:left w:val="nil"/>
              <w:bottom w:val="nil"/>
              <w:right w:val="nil"/>
            </w:tcBorders>
            <w:shd w:val="clear" w:color="000000" w:fill="FFFFFF"/>
            <w:vAlign w:val="center"/>
            <w:hideMark/>
          </w:tcPr>
          <w:p w14:paraId="680F68CF"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29/01/2023</w:t>
            </w:r>
          </w:p>
        </w:tc>
        <w:tc>
          <w:tcPr>
            <w:tcW w:w="971" w:type="dxa"/>
            <w:tcBorders>
              <w:top w:val="nil"/>
              <w:left w:val="nil"/>
              <w:bottom w:val="nil"/>
              <w:right w:val="nil"/>
            </w:tcBorders>
            <w:shd w:val="clear" w:color="000000" w:fill="FFFFFF"/>
            <w:vAlign w:val="center"/>
            <w:hideMark/>
          </w:tcPr>
          <w:p w14:paraId="3234C72F"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2.38E+07</w:t>
            </w:r>
          </w:p>
        </w:tc>
        <w:tc>
          <w:tcPr>
            <w:tcW w:w="1001" w:type="dxa"/>
            <w:tcBorders>
              <w:top w:val="nil"/>
              <w:left w:val="nil"/>
              <w:bottom w:val="nil"/>
              <w:right w:val="nil"/>
            </w:tcBorders>
            <w:shd w:val="clear" w:color="000000" w:fill="FFFFFF"/>
            <w:vAlign w:val="center"/>
            <w:hideMark/>
          </w:tcPr>
          <w:p w14:paraId="2DCA24D3"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2.35E+07</w:t>
            </w:r>
          </w:p>
        </w:tc>
        <w:tc>
          <w:tcPr>
            <w:tcW w:w="951" w:type="dxa"/>
            <w:tcBorders>
              <w:top w:val="nil"/>
              <w:left w:val="nil"/>
              <w:bottom w:val="nil"/>
              <w:right w:val="nil"/>
            </w:tcBorders>
            <w:shd w:val="clear" w:color="000000" w:fill="FFFFFF"/>
            <w:vAlign w:val="center"/>
            <w:hideMark/>
          </w:tcPr>
          <w:p w14:paraId="3EF388D2"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2.41E+07</w:t>
            </w:r>
          </w:p>
        </w:tc>
        <w:tc>
          <w:tcPr>
            <w:tcW w:w="960" w:type="dxa"/>
            <w:tcBorders>
              <w:top w:val="nil"/>
              <w:left w:val="nil"/>
              <w:bottom w:val="nil"/>
              <w:right w:val="nil"/>
            </w:tcBorders>
            <w:shd w:val="clear" w:color="000000" w:fill="FFFFFF"/>
            <w:vAlign w:val="center"/>
            <w:hideMark/>
          </w:tcPr>
          <w:p w14:paraId="1FD4B5C9"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22679568</w:t>
            </w:r>
          </w:p>
        </w:tc>
      </w:tr>
      <w:tr w:rsidR="00D5546D" w:rsidRPr="00D5546D" w14:paraId="1F4C9AE8" w14:textId="77777777" w:rsidTr="00D5546D">
        <w:trPr>
          <w:trHeight w:val="300"/>
        </w:trPr>
        <w:tc>
          <w:tcPr>
            <w:tcW w:w="923" w:type="dxa"/>
            <w:tcBorders>
              <w:top w:val="nil"/>
              <w:left w:val="nil"/>
              <w:bottom w:val="nil"/>
              <w:right w:val="nil"/>
            </w:tcBorders>
            <w:shd w:val="clear" w:color="000000" w:fill="F5F5F5"/>
            <w:vAlign w:val="center"/>
            <w:hideMark/>
          </w:tcPr>
          <w:p w14:paraId="68F01020"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138</w:t>
            </w:r>
          </w:p>
        </w:tc>
        <w:tc>
          <w:tcPr>
            <w:tcW w:w="1034" w:type="dxa"/>
            <w:tcBorders>
              <w:top w:val="nil"/>
              <w:left w:val="nil"/>
              <w:bottom w:val="nil"/>
              <w:right w:val="nil"/>
            </w:tcBorders>
            <w:shd w:val="clear" w:color="000000" w:fill="F5F5F5"/>
            <w:vAlign w:val="center"/>
            <w:hideMark/>
          </w:tcPr>
          <w:p w14:paraId="5CA77A7C"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30/01/2023</w:t>
            </w:r>
          </w:p>
        </w:tc>
        <w:tc>
          <w:tcPr>
            <w:tcW w:w="971" w:type="dxa"/>
            <w:tcBorders>
              <w:top w:val="nil"/>
              <w:left w:val="nil"/>
              <w:bottom w:val="nil"/>
              <w:right w:val="nil"/>
            </w:tcBorders>
            <w:shd w:val="clear" w:color="000000" w:fill="F5F5F5"/>
            <w:vAlign w:val="center"/>
            <w:hideMark/>
          </w:tcPr>
          <w:p w14:paraId="2012BF3D"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2.38E+07</w:t>
            </w:r>
          </w:p>
        </w:tc>
        <w:tc>
          <w:tcPr>
            <w:tcW w:w="1001" w:type="dxa"/>
            <w:tcBorders>
              <w:top w:val="nil"/>
              <w:left w:val="nil"/>
              <w:bottom w:val="nil"/>
              <w:right w:val="nil"/>
            </w:tcBorders>
            <w:shd w:val="clear" w:color="000000" w:fill="F5F5F5"/>
            <w:vAlign w:val="center"/>
            <w:hideMark/>
          </w:tcPr>
          <w:p w14:paraId="0A3F58FC"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2.35E+07</w:t>
            </w:r>
          </w:p>
        </w:tc>
        <w:tc>
          <w:tcPr>
            <w:tcW w:w="951" w:type="dxa"/>
            <w:tcBorders>
              <w:top w:val="nil"/>
              <w:left w:val="nil"/>
              <w:bottom w:val="nil"/>
              <w:right w:val="nil"/>
            </w:tcBorders>
            <w:shd w:val="clear" w:color="000000" w:fill="F5F5F5"/>
            <w:vAlign w:val="center"/>
            <w:hideMark/>
          </w:tcPr>
          <w:p w14:paraId="3B457C83"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2.41E+07</w:t>
            </w:r>
          </w:p>
        </w:tc>
        <w:tc>
          <w:tcPr>
            <w:tcW w:w="960" w:type="dxa"/>
            <w:tcBorders>
              <w:top w:val="nil"/>
              <w:left w:val="nil"/>
              <w:bottom w:val="nil"/>
              <w:right w:val="nil"/>
            </w:tcBorders>
            <w:shd w:val="clear" w:color="000000" w:fill="F5F5F5"/>
            <w:vAlign w:val="center"/>
            <w:hideMark/>
          </w:tcPr>
          <w:p w14:paraId="73C67392"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22683058</w:t>
            </w:r>
          </w:p>
        </w:tc>
      </w:tr>
      <w:tr w:rsidR="00D5546D" w:rsidRPr="00D5546D" w14:paraId="6A53A055" w14:textId="77777777" w:rsidTr="00D5546D">
        <w:trPr>
          <w:trHeight w:val="300"/>
        </w:trPr>
        <w:tc>
          <w:tcPr>
            <w:tcW w:w="923" w:type="dxa"/>
            <w:tcBorders>
              <w:top w:val="nil"/>
              <w:left w:val="nil"/>
              <w:bottom w:val="nil"/>
              <w:right w:val="nil"/>
            </w:tcBorders>
            <w:shd w:val="clear" w:color="000000" w:fill="FFFFFF"/>
            <w:vAlign w:val="center"/>
            <w:hideMark/>
          </w:tcPr>
          <w:p w14:paraId="58DF7B4A"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139</w:t>
            </w:r>
          </w:p>
        </w:tc>
        <w:tc>
          <w:tcPr>
            <w:tcW w:w="1034" w:type="dxa"/>
            <w:tcBorders>
              <w:top w:val="nil"/>
              <w:left w:val="nil"/>
              <w:bottom w:val="nil"/>
              <w:right w:val="nil"/>
            </w:tcBorders>
            <w:shd w:val="clear" w:color="000000" w:fill="FFFFFF"/>
            <w:vAlign w:val="center"/>
            <w:hideMark/>
          </w:tcPr>
          <w:p w14:paraId="1089AAE4"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31/01/2023</w:t>
            </w:r>
          </w:p>
        </w:tc>
        <w:tc>
          <w:tcPr>
            <w:tcW w:w="971" w:type="dxa"/>
            <w:tcBorders>
              <w:top w:val="nil"/>
              <w:left w:val="nil"/>
              <w:bottom w:val="nil"/>
              <w:right w:val="nil"/>
            </w:tcBorders>
            <w:shd w:val="clear" w:color="000000" w:fill="FFFFFF"/>
            <w:vAlign w:val="center"/>
            <w:hideMark/>
          </w:tcPr>
          <w:p w14:paraId="0C6D9A9D"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2.38E+07</w:t>
            </w:r>
          </w:p>
        </w:tc>
        <w:tc>
          <w:tcPr>
            <w:tcW w:w="1001" w:type="dxa"/>
            <w:tcBorders>
              <w:top w:val="nil"/>
              <w:left w:val="nil"/>
              <w:bottom w:val="nil"/>
              <w:right w:val="nil"/>
            </w:tcBorders>
            <w:shd w:val="clear" w:color="000000" w:fill="FFFFFF"/>
            <w:vAlign w:val="center"/>
            <w:hideMark/>
          </w:tcPr>
          <w:p w14:paraId="63D12BD6"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2.35E+07</w:t>
            </w:r>
          </w:p>
        </w:tc>
        <w:tc>
          <w:tcPr>
            <w:tcW w:w="951" w:type="dxa"/>
            <w:tcBorders>
              <w:top w:val="nil"/>
              <w:left w:val="nil"/>
              <w:bottom w:val="nil"/>
              <w:right w:val="nil"/>
            </w:tcBorders>
            <w:shd w:val="clear" w:color="000000" w:fill="FFFFFF"/>
            <w:vAlign w:val="center"/>
            <w:hideMark/>
          </w:tcPr>
          <w:p w14:paraId="6A8B906C"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2.42E+07</w:t>
            </w:r>
          </w:p>
        </w:tc>
        <w:tc>
          <w:tcPr>
            <w:tcW w:w="960" w:type="dxa"/>
            <w:tcBorders>
              <w:top w:val="nil"/>
              <w:left w:val="nil"/>
              <w:bottom w:val="nil"/>
              <w:right w:val="nil"/>
            </w:tcBorders>
            <w:shd w:val="clear" w:color="000000" w:fill="FFFFFF"/>
            <w:vAlign w:val="center"/>
            <w:hideMark/>
          </w:tcPr>
          <w:p w14:paraId="07307DB8"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22686548</w:t>
            </w:r>
          </w:p>
        </w:tc>
      </w:tr>
      <w:tr w:rsidR="00D5546D" w:rsidRPr="00D5546D" w14:paraId="0CA8C484" w14:textId="77777777" w:rsidTr="00D5546D">
        <w:trPr>
          <w:trHeight w:val="300"/>
        </w:trPr>
        <w:tc>
          <w:tcPr>
            <w:tcW w:w="923" w:type="dxa"/>
            <w:tcBorders>
              <w:top w:val="nil"/>
              <w:left w:val="nil"/>
              <w:bottom w:val="nil"/>
              <w:right w:val="nil"/>
            </w:tcBorders>
            <w:shd w:val="clear" w:color="000000" w:fill="F5F5F5"/>
            <w:vAlign w:val="center"/>
            <w:hideMark/>
          </w:tcPr>
          <w:p w14:paraId="253AC854"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140</w:t>
            </w:r>
          </w:p>
        </w:tc>
        <w:tc>
          <w:tcPr>
            <w:tcW w:w="1034" w:type="dxa"/>
            <w:tcBorders>
              <w:top w:val="nil"/>
              <w:left w:val="nil"/>
              <w:bottom w:val="nil"/>
              <w:right w:val="nil"/>
            </w:tcBorders>
            <w:shd w:val="clear" w:color="000000" w:fill="F5F5F5"/>
            <w:vAlign w:val="center"/>
            <w:hideMark/>
          </w:tcPr>
          <w:p w14:paraId="5B24041F"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11/02/2023</w:t>
            </w:r>
          </w:p>
        </w:tc>
        <w:tc>
          <w:tcPr>
            <w:tcW w:w="971" w:type="dxa"/>
            <w:tcBorders>
              <w:top w:val="nil"/>
              <w:left w:val="nil"/>
              <w:bottom w:val="nil"/>
              <w:right w:val="nil"/>
            </w:tcBorders>
            <w:shd w:val="clear" w:color="000000" w:fill="F5F5F5"/>
            <w:vAlign w:val="center"/>
            <w:hideMark/>
          </w:tcPr>
          <w:p w14:paraId="0FBF0FA7"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2.30E+07</w:t>
            </w:r>
          </w:p>
        </w:tc>
        <w:tc>
          <w:tcPr>
            <w:tcW w:w="1001" w:type="dxa"/>
            <w:tcBorders>
              <w:top w:val="nil"/>
              <w:left w:val="nil"/>
              <w:bottom w:val="nil"/>
              <w:right w:val="nil"/>
            </w:tcBorders>
            <w:shd w:val="clear" w:color="000000" w:fill="F5F5F5"/>
            <w:vAlign w:val="center"/>
            <w:hideMark/>
          </w:tcPr>
          <w:p w14:paraId="2FC82CD8"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2.27E+07</w:t>
            </w:r>
          </w:p>
        </w:tc>
        <w:tc>
          <w:tcPr>
            <w:tcW w:w="951" w:type="dxa"/>
            <w:tcBorders>
              <w:top w:val="nil"/>
              <w:left w:val="nil"/>
              <w:bottom w:val="nil"/>
              <w:right w:val="nil"/>
            </w:tcBorders>
            <w:shd w:val="clear" w:color="000000" w:fill="F5F5F5"/>
            <w:vAlign w:val="center"/>
            <w:hideMark/>
          </w:tcPr>
          <w:p w14:paraId="2D6D36A2"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2.33E+07</w:t>
            </w:r>
          </w:p>
        </w:tc>
        <w:tc>
          <w:tcPr>
            <w:tcW w:w="960" w:type="dxa"/>
            <w:tcBorders>
              <w:top w:val="nil"/>
              <w:left w:val="nil"/>
              <w:bottom w:val="nil"/>
              <w:right w:val="nil"/>
            </w:tcBorders>
            <w:shd w:val="clear" w:color="000000" w:fill="F5F5F5"/>
            <w:vAlign w:val="center"/>
            <w:hideMark/>
          </w:tcPr>
          <w:p w14:paraId="51D5A85C"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22721450</w:t>
            </w:r>
          </w:p>
        </w:tc>
      </w:tr>
      <w:tr w:rsidR="00D5546D" w:rsidRPr="00D5546D" w14:paraId="1CC289FD" w14:textId="77777777" w:rsidTr="00D5546D">
        <w:trPr>
          <w:trHeight w:val="300"/>
        </w:trPr>
        <w:tc>
          <w:tcPr>
            <w:tcW w:w="923" w:type="dxa"/>
            <w:tcBorders>
              <w:top w:val="nil"/>
              <w:left w:val="nil"/>
              <w:bottom w:val="nil"/>
              <w:right w:val="nil"/>
            </w:tcBorders>
            <w:shd w:val="clear" w:color="000000" w:fill="FFFFFF"/>
            <w:vAlign w:val="center"/>
            <w:hideMark/>
          </w:tcPr>
          <w:p w14:paraId="4187AF6E"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141</w:t>
            </w:r>
          </w:p>
        </w:tc>
        <w:tc>
          <w:tcPr>
            <w:tcW w:w="1034" w:type="dxa"/>
            <w:tcBorders>
              <w:top w:val="nil"/>
              <w:left w:val="nil"/>
              <w:bottom w:val="nil"/>
              <w:right w:val="nil"/>
            </w:tcBorders>
            <w:shd w:val="clear" w:color="000000" w:fill="FFFFFF"/>
            <w:vAlign w:val="center"/>
            <w:hideMark/>
          </w:tcPr>
          <w:p w14:paraId="0D61E0A3"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12/02/2023</w:t>
            </w:r>
          </w:p>
        </w:tc>
        <w:tc>
          <w:tcPr>
            <w:tcW w:w="971" w:type="dxa"/>
            <w:tcBorders>
              <w:top w:val="nil"/>
              <w:left w:val="nil"/>
              <w:bottom w:val="nil"/>
              <w:right w:val="nil"/>
            </w:tcBorders>
            <w:shd w:val="clear" w:color="000000" w:fill="FFFFFF"/>
            <w:vAlign w:val="center"/>
            <w:hideMark/>
          </w:tcPr>
          <w:p w14:paraId="7EF3803D"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2.30E+07</w:t>
            </w:r>
          </w:p>
        </w:tc>
        <w:tc>
          <w:tcPr>
            <w:tcW w:w="1001" w:type="dxa"/>
            <w:tcBorders>
              <w:top w:val="nil"/>
              <w:left w:val="nil"/>
              <w:bottom w:val="nil"/>
              <w:right w:val="nil"/>
            </w:tcBorders>
            <w:shd w:val="clear" w:color="000000" w:fill="FFFFFF"/>
            <w:vAlign w:val="center"/>
            <w:hideMark/>
          </w:tcPr>
          <w:p w14:paraId="5E8B98BF"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2.28E+07</w:t>
            </w:r>
          </w:p>
        </w:tc>
        <w:tc>
          <w:tcPr>
            <w:tcW w:w="951" w:type="dxa"/>
            <w:tcBorders>
              <w:top w:val="nil"/>
              <w:left w:val="nil"/>
              <w:bottom w:val="nil"/>
              <w:right w:val="nil"/>
            </w:tcBorders>
            <w:shd w:val="clear" w:color="000000" w:fill="FFFFFF"/>
            <w:vAlign w:val="center"/>
            <w:hideMark/>
          </w:tcPr>
          <w:p w14:paraId="2C6FC981"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2.33E+07</w:t>
            </w:r>
          </w:p>
        </w:tc>
        <w:tc>
          <w:tcPr>
            <w:tcW w:w="960" w:type="dxa"/>
            <w:tcBorders>
              <w:top w:val="nil"/>
              <w:left w:val="nil"/>
              <w:bottom w:val="nil"/>
              <w:right w:val="nil"/>
            </w:tcBorders>
            <w:shd w:val="clear" w:color="000000" w:fill="FFFFFF"/>
            <w:vAlign w:val="center"/>
            <w:hideMark/>
          </w:tcPr>
          <w:p w14:paraId="579225D7"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22724592</w:t>
            </w:r>
          </w:p>
        </w:tc>
      </w:tr>
      <w:tr w:rsidR="00D5546D" w:rsidRPr="00D5546D" w14:paraId="10FC3F9B" w14:textId="77777777" w:rsidTr="00D5546D">
        <w:trPr>
          <w:trHeight w:val="300"/>
        </w:trPr>
        <w:tc>
          <w:tcPr>
            <w:tcW w:w="923" w:type="dxa"/>
            <w:tcBorders>
              <w:top w:val="nil"/>
              <w:left w:val="nil"/>
              <w:bottom w:val="nil"/>
              <w:right w:val="nil"/>
            </w:tcBorders>
            <w:shd w:val="clear" w:color="000000" w:fill="F5F5F5"/>
            <w:vAlign w:val="center"/>
            <w:hideMark/>
          </w:tcPr>
          <w:p w14:paraId="6E34836D"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142</w:t>
            </w:r>
          </w:p>
        </w:tc>
        <w:tc>
          <w:tcPr>
            <w:tcW w:w="1034" w:type="dxa"/>
            <w:tcBorders>
              <w:top w:val="nil"/>
              <w:left w:val="nil"/>
              <w:bottom w:val="nil"/>
              <w:right w:val="nil"/>
            </w:tcBorders>
            <w:shd w:val="clear" w:color="000000" w:fill="F5F5F5"/>
            <w:vAlign w:val="center"/>
            <w:hideMark/>
          </w:tcPr>
          <w:p w14:paraId="6FA2E89A"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13/02/2023</w:t>
            </w:r>
          </w:p>
        </w:tc>
        <w:tc>
          <w:tcPr>
            <w:tcW w:w="971" w:type="dxa"/>
            <w:tcBorders>
              <w:top w:val="nil"/>
              <w:left w:val="nil"/>
              <w:bottom w:val="nil"/>
              <w:right w:val="nil"/>
            </w:tcBorders>
            <w:shd w:val="clear" w:color="000000" w:fill="F5F5F5"/>
            <w:vAlign w:val="center"/>
            <w:hideMark/>
          </w:tcPr>
          <w:p w14:paraId="57C24D76"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2.30E+07</w:t>
            </w:r>
          </w:p>
        </w:tc>
        <w:tc>
          <w:tcPr>
            <w:tcW w:w="1001" w:type="dxa"/>
            <w:tcBorders>
              <w:top w:val="nil"/>
              <w:left w:val="nil"/>
              <w:bottom w:val="nil"/>
              <w:right w:val="nil"/>
            </w:tcBorders>
            <w:shd w:val="clear" w:color="000000" w:fill="F5F5F5"/>
            <w:vAlign w:val="center"/>
            <w:hideMark/>
          </w:tcPr>
          <w:p w14:paraId="542288E6"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2.27E+07</w:t>
            </w:r>
          </w:p>
        </w:tc>
        <w:tc>
          <w:tcPr>
            <w:tcW w:w="951" w:type="dxa"/>
            <w:tcBorders>
              <w:top w:val="nil"/>
              <w:left w:val="nil"/>
              <w:bottom w:val="nil"/>
              <w:right w:val="nil"/>
            </w:tcBorders>
            <w:shd w:val="clear" w:color="000000" w:fill="F5F5F5"/>
            <w:vAlign w:val="center"/>
            <w:hideMark/>
          </w:tcPr>
          <w:p w14:paraId="4BEAC203"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2.33E+07</w:t>
            </w:r>
          </w:p>
        </w:tc>
        <w:tc>
          <w:tcPr>
            <w:tcW w:w="960" w:type="dxa"/>
            <w:tcBorders>
              <w:top w:val="nil"/>
              <w:left w:val="nil"/>
              <w:bottom w:val="nil"/>
              <w:right w:val="nil"/>
            </w:tcBorders>
            <w:shd w:val="clear" w:color="000000" w:fill="F5F5F5"/>
            <w:vAlign w:val="center"/>
            <w:hideMark/>
          </w:tcPr>
          <w:p w14:paraId="0821BA7F"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22729428</w:t>
            </w:r>
          </w:p>
        </w:tc>
      </w:tr>
      <w:tr w:rsidR="00D5546D" w:rsidRPr="00D5546D" w14:paraId="39A2ADAA" w14:textId="77777777" w:rsidTr="00D5546D">
        <w:trPr>
          <w:trHeight w:val="300"/>
        </w:trPr>
        <w:tc>
          <w:tcPr>
            <w:tcW w:w="923" w:type="dxa"/>
            <w:tcBorders>
              <w:top w:val="nil"/>
              <w:left w:val="nil"/>
              <w:bottom w:val="nil"/>
              <w:right w:val="nil"/>
            </w:tcBorders>
            <w:shd w:val="clear" w:color="000000" w:fill="FFFFFF"/>
            <w:vAlign w:val="center"/>
            <w:hideMark/>
          </w:tcPr>
          <w:p w14:paraId="3820C9E4"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143</w:t>
            </w:r>
          </w:p>
        </w:tc>
        <w:tc>
          <w:tcPr>
            <w:tcW w:w="1034" w:type="dxa"/>
            <w:tcBorders>
              <w:top w:val="nil"/>
              <w:left w:val="nil"/>
              <w:bottom w:val="nil"/>
              <w:right w:val="nil"/>
            </w:tcBorders>
            <w:shd w:val="clear" w:color="000000" w:fill="FFFFFF"/>
            <w:vAlign w:val="center"/>
            <w:hideMark/>
          </w:tcPr>
          <w:p w14:paraId="5CEE0C97"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14/02/2023</w:t>
            </w:r>
          </w:p>
        </w:tc>
        <w:tc>
          <w:tcPr>
            <w:tcW w:w="971" w:type="dxa"/>
            <w:tcBorders>
              <w:top w:val="nil"/>
              <w:left w:val="nil"/>
              <w:bottom w:val="nil"/>
              <w:right w:val="nil"/>
            </w:tcBorders>
            <w:shd w:val="clear" w:color="000000" w:fill="FFFFFF"/>
            <w:vAlign w:val="center"/>
            <w:hideMark/>
          </w:tcPr>
          <w:p w14:paraId="3365D1C0"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2.30E+07</w:t>
            </w:r>
          </w:p>
        </w:tc>
        <w:tc>
          <w:tcPr>
            <w:tcW w:w="1001" w:type="dxa"/>
            <w:tcBorders>
              <w:top w:val="nil"/>
              <w:left w:val="nil"/>
              <w:bottom w:val="nil"/>
              <w:right w:val="nil"/>
            </w:tcBorders>
            <w:shd w:val="clear" w:color="000000" w:fill="FFFFFF"/>
            <w:vAlign w:val="center"/>
            <w:hideMark/>
          </w:tcPr>
          <w:p w14:paraId="642C84DF"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2.27E+07</w:t>
            </w:r>
          </w:p>
        </w:tc>
        <w:tc>
          <w:tcPr>
            <w:tcW w:w="951" w:type="dxa"/>
            <w:tcBorders>
              <w:top w:val="nil"/>
              <w:left w:val="nil"/>
              <w:bottom w:val="nil"/>
              <w:right w:val="nil"/>
            </w:tcBorders>
            <w:shd w:val="clear" w:color="000000" w:fill="FFFFFF"/>
            <w:vAlign w:val="center"/>
            <w:hideMark/>
          </w:tcPr>
          <w:p w14:paraId="1AF23BDA"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2.33E+07</w:t>
            </w:r>
          </w:p>
        </w:tc>
        <w:tc>
          <w:tcPr>
            <w:tcW w:w="960" w:type="dxa"/>
            <w:tcBorders>
              <w:top w:val="nil"/>
              <w:left w:val="nil"/>
              <w:bottom w:val="nil"/>
              <w:right w:val="nil"/>
            </w:tcBorders>
            <w:shd w:val="clear" w:color="000000" w:fill="FFFFFF"/>
            <w:vAlign w:val="center"/>
            <w:hideMark/>
          </w:tcPr>
          <w:p w14:paraId="59EECFB1"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22734049</w:t>
            </w:r>
          </w:p>
        </w:tc>
      </w:tr>
      <w:tr w:rsidR="00D5546D" w:rsidRPr="00D5546D" w14:paraId="4FA1E407" w14:textId="77777777" w:rsidTr="00D5546D">
        <w:trPr>
          <w:trHeight w:val="300"/>
        </w:trPr>
        <w:tc>
          <w:tcPr>
            <w:tcW w:w="923" w:type="dxa"/>
            <w:tcBorders>
              <w:top w:val="nil"/>
              <w:left w:val="nil"/>
              <w:bottom w:val="nil"/>
              <w:right w:val="nil"/>
            </w:tcBorders>
            <w:shd w:val="clear" w:color="000000" w:fill="F5F5F5"/>
            <w:vAlign w:val="center"/>
            <w:hideMark/>
          </w:tcPr>
          <w:p w14:paraId="30ED2FF8"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144</w:t>
            </w:r>
          </w:p>
        </w:tc>
        <w:tc>
          <w:tcPr>
            <w:tcW w:w="1034" w:type="dxa"/>
            <w:tcBorders>
              <w:top w:val="nil"/>
              <w:left w:val="nil"/>
              <w:bottom w:val="nil"/>
              <w:right w:val="nil"/>
            </w:tcBorders>
            <w:shd w:val="clear" w:color="000000" w:fill="F5F5F5"/>
            <w:vAlign w:val="center"/>
            <w:hideMark/>
          </w:tcPr>
          <w:p w14:paraId="16561570"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15/02/2023</w:t>
            </w:r>
          </w:p>
        </w:tc>
        <w:tc>
          <w:tcPr>
            <w:tcW w:w="971" w:type="dxa"/>
            <w:tcBorders>
              <w:top w:val="nil"/>
              <w:left w:val="nil"/>
              <w:bottom w:val="nil"/>
              <w:right w:val="nil"/>
            </w:tcBorders>
            <w:shd w:val="clear" w:color="000000" w:fill="F5F5F5"/>
            <w:vAlign w:val="center"/>
            <w:hideMark/>
          </w:tcPr>
          <w:p w14:paraId="7F812314"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2.30E+07</w:t>
            </w:r>
          </w:p>
        </w:tc>
        <w:tc>
          <w:tcPr>
            <w:tcW w:w="1001" w:type="dxa"/>
            <w:tcBorders>
              <w:top w:val="nil"/>
              <w:left w:val="nil"/>
              <w:bottom w:val="nil"/>
              <w:right w:val="nil"/>
            </w:tcBorders>
            <w:shd w:val="clear" w:color="000000" w:fill="F5F5F5"/>
            <w:vAlign w:val="center"/>
            <w:hideMark/>
          </w:tcPr>
          <w:p w14:paraId="182BBBB7"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2.27E+07</w:t>
            </w:r>
          </w:p>
        </w:tc>
        <w:tc>
          <w:tcPr>
            <w:tcW w:w="951" w:type="dxa"/>
            <w:tcBorders>
              <w:top w:val="nil"/>
              <w:left w:val="nil"/>
              <w:bottom w:val="nil"/>
              <w:right w:val="nil"/>
            </w:tcBorders>
            <w:shd w:val="clear" w:color="000000" w:fill="F5F5F5"/>
            <w:vAlign w:val="center"/>
            <w:hideMark/>
          </w:tcPr>
          <w:p w14:paraId="60CD2249"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2.33E+07</w:t>
            </w:r>
          </w:p>
        </w:tc>
        <w:tc>
          <w:tcPr>
            <w:tcW w:w="960" w:type="dxa"/>
            <w:tcBorders>
              <w:top w:val="nil"/>
              <w:left w:val="nil"/>
              <w:bottom w:val="nil"/>
              <w:right w:val="nil"/>
            </w:tcBorders>
            <w:shd w:val="clear" w:color="000000" w:fill="F5F5F5"/>
            <w:vAlign w:val="center"/>
            <w:hideMark/>
          </w:tcPr>
          <w:p w14:paraId="38A93D4F"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22738208</w:t>
            </w:r>
          </w:p>
        </w:tc>
      </w:tr>
      <w:tr w:rsidR="00D5546D" w:rsidRPr="00D5546D" w14:paraId="3FEB2D09" w14:textId="77777777" w:rsidTr="00D5546D">
        <w:trPr>
          <w:trHeight w:val="300"/>
        </w:trPr>
        <w:tc>
          <w:tcPr>
            <w:tcW w:w="923" w:type="dxa"/>
            <w:tcBorders>
              <w:top w:val="nil"/>
              <w:left w:val="nil"/>
              <w:bottom w:val="nil"/>
              <w:right w:val="nil"/>
            </w:tcBorders>
            <w:shd w:val="clear" w:color="000000" w:fill="FFFFFF"/>
            <w:vAlign w:val="center"/>
            <w:hideMark/>
          </w:tcPr>
          <w:p w14:paraId="10B5C2B4"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145</w:t>
            </w:r>
          </w:p>
        </w:tc>
        <w:tc>
          <w:tcPr>
            <w:tcW w:w="1034" w:type="dxa"/>
            <w:tcBorders>
              <w:top w:val="nil"/>
              <w:left w:val="nil"/>
              <w:bottom w:val="nil"/>
              <w:right w:val="nil"/>
            </w:tcBorders>
            <w:shd w:val="clear" w:color="000000" w:fill="FFFFFF"/>
            <w:vAlign w:val="center"/>
            <w:hideMark/>
          </w:tcPr>
          <w:p w14:paraId="27FB24EC"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16/02/2023</w:t>
            </w:r>
          </w:p>
        </w:tc>
        <w:tc>
          <w:tcPr>
            <w:tcW w:w="971" w:type="dxa"/>
            <w:tcBorders>
              <w:top w:val="nil"/>
              <w:left w:val="nil"/>
              <w:bottom w:val="nil"/>
              <w:right w:val="nil"/>
            </w:tcBorders>
            <w:shd w:val="clear" w:color="000000" w:fill="FFFFFF"/>
            <w:vAlign w:val="center"/>
            <w:hideMark/>
          </w:tcPr>
          <w:p w14:paraId="68C427AE"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2.30E+07</w:t>
            </w:r>
          </w:p>
        </w:tc>
        <w:tc>
          <w:tcPr>
            <w:tcW w:w="1001" w:type="dxa"/>
            <w:tcBorders>
              <w:top w:val="nil"/>
              <w:left w:val="nil"/>
              <w:bottom w:val="nil"/>
              <w:right w:val="nil"/>
            </w:tcBorders>
            <w:shd w:val="clear" w:color="000000" w:fill="FFFFFF"/>
            <w:vAlign w:val="center"/>
            <w:hideMark/>
          </w:tcPr>
          <w:p w14:paraId="48333605"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2.27E+07</w:t>
            </w:r>
          </w:p>
        </w:tc>
        <w:tc>
          <w:tcPr>
            <w:tcW w:w="951" w:type="dxa"/>
            <w:tcBorders>
              <w:top w:val="nil"/>
              <w:left w:val="nil"/>
              <w:bottom w:val="nil"/>
              <w:right w:val="nil"/>
            </w:tcBorders>
            <w:shd w:val="clear" w:color="000000" w:fill="FFFFFF"/>
            <w:vAlign w:val="center"/>
            <w:hideMark/>
          </w:tcPr>
          <w:p w14:paraId="6FAC48A9"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2.33E+07</w:t>
            </w:r>
          </w:p>
        </w:tc>
        <w:tc>
          <w:tcPr>
            <w:tcW w:w="960" w:type="dxa"/>
            <w:tcBorders>
              <w:top w:val="nil"/>
              <w:left w:val="nil"/>
              <w:bottom w:val="nil"/>
              <w:right w:val="nil"/>
            </w:tcBorders>
            <w:shd w:val="clear" w:color="000000" w:fill="FFFFFF"/>
            <w:vAlign w:val="center"/>
            <w:hideMark/>
          </w:tcPr>
          <w:p w14:paraId="3F6C7C59"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22742431</w:t>
            </w:r>
          </w:p>
        </w:tc>
      </w:tr>
      <w:tr w:rsidR="00D5546D" w:rsidRPr="00D5546D" w14:paraId="0C5128B8" w14:textId="77777777" w:rsidTr="00D5546D">
        <w:trPr>
          <w:trHeight w:val="300"/>
        </w:trPr>
        <w:tc>
          <w:tcPr>
            <w:tcW w:w="923" w:type="dxa"/>
            <w:tcBorders>
              <w:top w:val="nil"/>
              <w:left w:val="nil"/>
              <w:bottom w:val="nil"/>
              <w:right w:val="nil"/>
            </w:tcBorders>
            <w:shd w:val="clear" w:color="000000" w:fill="F5F5F5"/>
            <w:vAlign w:val="center"/>
            <w:hideMark/>
          </w:tcPr>
          <w:p w14:paraId="3C2B8FC8"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146</w:t>
            </w:r>
          </w:p>
        </w:tc>
        <w:tc>
          <w:tcPr>
            <w:tcW w:w="1034" w:type="dxa"/>
            <w:tcBorders>
              <w:top w:val="nil"/>
              <w:left w:val="nil"/>
              <w:bottom w:val="nil"/>
              <w:right w:val="nil"/>
            </w:tcBorders>
            <w:shd w:val="clear" w:color="000000" w:fill="F5F5F5"/>
            <w:vAlign w:val="center"/>
            <w:hideMark/>
          </w:tcPr>
          <w:p w14:paraId="6E37B981"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17/02/2023</w:t>
            </w:r>
          </w:p>
        </w:tc>
        <w:tc>
          <w:tcPr>
            <w:tcW w:w="971" w:type="dxa"/>
            <w:tcBorders>
              <w:top w:val="nil"/>
              <w:left w:val="nil"/>
              <w:bottom w:val="nil"/>
              <w:right w:val="nil"/>
            </w:tcBorders>
            <w:shd w:val="clear" w:color="000000" w:fill="F5F5F5"/>
            <w:vAlign w:val="center"/>
            <w:hideMark/>
          </w:tcPr>
          <w:p w14:paraId="6AD47F80"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2.30E+07</w:t>
            </w:r>
          </w:p>
        </w:tc>
        <w:tc>
          <w:tcPr>
            <w:tcW w:w="1001" w:type="dxa"/>
            <w:tcBorders>
              <w:top w:val="nil"/>
              <w:left w:val="nil"/>
              <w:bottom w:val="nil"/>
              <w:right w:val="nil"/>
            </w:tcBorders>
            <w:shd w:val="clear" w:color="000000" w:fill="F5F5F5"/>
            <w:vAlign w:val="center"/>
            <w:hideMark/>
          </w:tcPr>
          <w:p w14:paraId="752C323B"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2.27E+07</w:t>
            </w:r>
          </w:p>
        </w:tc>
        <w:tc>
          <w:tcPr>
            <w:tcW w:w="951" w:type="dxa"/>
            <w:tcBorders>
              <w:top w:val="nil"/>
              <w:left w:val="nil"/>
              <w:bottom w:val="nil"/>
              <w:right w:val="nil"/>
            </w:tcBorders>
            <w:shd w:val="clear" w:color="000000" w:fill="F5F5F5"/>
            <w:vAlign w:val="center"/>
            <w:hideMark/>
          </w:tcPr>
          <w:p w14:paraId="3B8FEE74"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2.33E+07</w:t>
            </w:r>
          </w:p>
        </w:tc>
        <w:tc>
          <w:tcPr>
            <w:tcW w:w="960" w:type="dxa"/>
            <w:tcBorders>
              <w:top w:val="nil"/>
              <w:left w:val="nil"/>
              <w:bottom w:val="nil"/>
              <w:right w:val="nil"/>
            </w:tcBorders>
            <w:shd w:val="clear" w:color="000000" w:fill="F5F5F5"/>
            <w:vAlign w:val="center"/>
            <w:hideMark/>
          </w:tcPr>
          <w:p w14:paraId="1BBBBD12"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22746427</w:t>
            </w:r>
          </w:p>
        </w:tc>
      </w:tr>
      <w:tr w:rsidR="00D5546D" w:rsidRPr="00D5546D" w14:paraId="183C353B" w14:textId="77777777" w:rsidTr="00D5546D">
        <w:trPr>
          <w:trHeight w:val="300"/>
        </w:trPr>
        <w:tc>
          <w:tcPr>
            <w:tcW w:w="923" w:type="dxa"/>
            <w:tcBorders>
              <w:top w:val="nil"/>
              <w:left w:val="nil"/>
              <w:bottom w:val="nil"/>
              <w:right w:val="nil"/>
            </w:tcBorders>
            <w:shd w:val="clear" w:color="000000" w:fill="FFFFFF"/>
            <w:vAlign w:val="center"/>
            <w:hideMark/>
          </w:tcPr>
          <w:p w14:paraId="2093D1C5"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147</w:t>
            </w:r>
          </w:p>
        </w:tc>
        <w:tc>
          <w:tcPr>
            <w:tcW w:w="1034" w:type="dxa"/>
            <w:tcBorders>
              <w:top w:val="nil"/>
              <w:left w:val="nil"/>
              <w:bottom w:val="nil"/>
              <w:right w:val="nil"/>
            </w:tcBorders>
            <w:shd w:val="clear" w:color="000000" w:fill="FFFFFF"/>
            <w:vAlign w:val="center"/>
            <w:hideMark/>
          </w:tcPr>
          <w:p w14:paraId="61E32B83"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18/02/2023</w:t>
            </w:r>
          </w:p>
        </w:tc>
        <w:tc>
          <w:tcPr>
            <w:tcW w:w="971" w:type="dxa"/>
            <w:tcBorders>
              <w:top w:val="nil"/>
              <w:left w:val="nil"/>
              <w:bottom w:val="nil"/>
              <w:right w:val="nil"/>
            </w:tcBorders>
            <w:shd w:val="clear" w:color="000000" w:fill="FFFFFF"/>
            <w:vAlign w:val="center"/>
            <w:hideMark/>
          </w:tcPr>
          <w:p w14:paraId="63091C3A"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2.30E+07</w:t>
            </w:r>
          </w:p>
        </w:tc>
        <w:tc>
          <w:tcPr>
            <w:tcW w:w="1001" w:type="dxa"/>
            <w:tcBorders>
              <w:top w:val="nil"/>
              <w:left w:val="nil"/>
              <w:bottom w:val="nil"/>
              <w:right w:val="nil"/>
            </w:tcBorders>
            <w:shd w:val="clear" w:color="000000" w:fill="FFFFFF"/>
            <w:vAlign w:val="center"/>
            <w:hideMark/>
          </w:tcPr>
          <w:p w14:paraId="6F8CBC87"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2.28E+07</w:t>
            </w:r>
          </w:p>
        </w:tc>
        <w:tc>
          <w:tcPr>
            <w:tcW w:w="951" w:type="dxa"/>
            <w:tcBorders>
              <w:top w:val="nil"/>
              <w:left w:val="nil"/>
              <w:bottom w:val="nil"/>
              <w:right w:val="nil"/>
            </w:tcBorders>
            <w:shd w:val="clear" w:color="000000" w:fill="FFFFFF"/>
            <w:vAlign w:val="center"/>
            <w:hideMark/>
          </w:tcPr>
          <w:p w14:paraId="0529709F"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2.33E+07</w:t>
            </w:r>
          </w:p>
        </w:tc>
        <w:tc>
          <w:tcPr>
            <w:tcW w:w="960" w:type="dxa"/>
            <w:tcBorders>
              <w:top w:val="nil"/>
              <w:left w:val="nil"/>
              <w:bottom w:val="nil"/>
              <w:right w:val="nil"/>
            </w:tcBorders>
            <w:shd w:val="clear" w:color="000000" w:fill="FFFFFF"/>
            <w:vAlign w:val="center"/>
            <w:hideMark/>
          </w:tcPr>
          <w:p w14:paraId="21D234B1"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22749523</w:t>
            </w:r>
          </w:p>
        </w:tc>
      </w:tr>
      <w:tr w:rsidR="00D5546D" w:rsidRPr="00D5546D" w14:paraId="6CBC5488" w14:textId="77777777" w:rsidTr="00D5546D">
        <w:trPr>
          <w:trHeight w:val="300"/>
        </w:trPr>
        <w:tc>
          <w:tcPr>
            <w:tcW w:w="923" w:type="dxa"/>
            <w:tcBorders>
              <w:top w:val="nil"/>
              <w:left w:val="nil"/>
              <w:bottom w:val="nil"/>
              <w:right w:val="nil"/>
            </w:tcBorders>
            <w:shd w:val="clear" w:color="000000" w:fill="F5F5F5"/>
            <w:vAlign w:val="center"/>
            <w:hideMark/>
          </w:tcPr>
          <w:p w14:paraId="58D2E47C"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148</w:t>
            </w:r>
          </w:p>
        </w:tc>
        <w:tc>
          <w:tcPr>
            <w:tcW w:w="1034" w:type="dxa"/>
            <w:tcBorders>
              <w:top w:val="nil"/>
              <w:left w:val="nil"/>
              <w:bottom w:val="nil"/>
              <w:right w:val="nil"/>
            </w:tcBorders>
            <w:shd w:val="clear" w:color="000000" w:fill="F5F5F5"/>
            <w:vAlign w:val="center"/>
            <w:hideMark/>
          </w:tcPr>
          <w:p w14:paraId="2D9450E6"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19/02/2023</w:t>
            </w:r>
          </w:p>
        </w:tc>
        <w:tc>
          <w:tcPr>
            <w:tcW w:w="971" w:type="dxa"/>
            <w:tcBorders>
              <w:top w:val="nil"/>
              <w:left w:val="nil"/>
              <w:bottom w:val="nil"/>
              <w:right w:val="nil"/>
            </w:tcBorders>
            <w:shd w:val="clear" w:color="000000" w:fill="F5F5F5"/>
            <w:vAlign w:val="center"/>
            <w:hideMark/>
          </w:tcPr>
          <w:p w14:paraId="2DF057F4"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2.30E+07</w:t>
            </w:r>
          </w:p>
        </w:tc>
        <w:tc>
          <w:tcPr>
            <w:tcW w:w="1001" w:type="dxa"/>
            <w:tcBorders>
              <w:top w:val="nil"/>
              <w:left w:val="nil"/>
              <w:bottom w:val="nil"/>
              <w:right w:val="nil"/>
            </w:tcBorders>
            <w:shd w:val="clear" w:color="000000" w:fill="F5F5F5"/>
            <w:vAlign w:val="center"/>
            <w:hideMark/>
          </w:tcPr>
          <w:p w14:paraId="786B01A8"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2.27E+07</w:t>
            </w:r>
          </w:p>
        </w:tc>
        <w:tc>
          <w:tcPr>
            <w:tcW w:w="951" w:type="dxa"/>
            <w:tcBorders>
              <w:top w:val="nil"/>
              <w:left w:val="nil"/>
              <w:bottom w:val="nil"/>
              <w:right w:val="nil"/>
            </w:tcBorders>
            <w:shd w:val="clear" w:color="000000" w:fill="F5F5F5"/>
            <w:vAlign w:val="center"/>
            <w:hideMark/>
          </w:tcPr>
          <w:p w14:paraId="3C2B77F4"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2.33E+07</w:t>
            </w:r>
          </w:p>
        </w:tc>
        <w:tc>
          <w:tcPr>
            <w:tcW w:w="960" w:type="dxa"/>
            <w:tcBorders>
              <w:top w:val="nil"/>
              <w:left w:val="nil"/>
              <w:bottom w:val="nil"/>
              <w:right w:val="nil"/>
            </w:tcBorders>
            <w:shd w:val="clear" w:color="000000" w:fill="F5F5F5"/>
            <w:vAlign w:val="center"/>
            <w:hideMark/>
          </w:tcPr>
          <w:p w14:paraId="6AA59119"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22753174</w:t>
            </w:r>
          </w:p>
        </w:tc>
      </w:tr>
      <w:tr w:rsidR="00D5546D" w:rsidRPr="00D5546D" w14:paraId="1652786C" w14:textId="77777777" w:rsidTr="00D5546D">
        <w:trPr>
          <w:trHeight w:val="300"/>
        </w:trPr>
        <w:tc>
          <w:tcPr>
            <w:tcW w:w="923" w:type="dxa"/>
            <w:tcBorders>
              <w:top w:val="nil"/>
              <w:left w:val="nil"/>
              <w:bottom w:val="nil"/>
              <w:right w:val="nil"/>
            </w:tcBorders>
            <w:shd w:val="clear" w:color="000000" w:fill="FFFFFF"/>
            <w:vAlign w:val="center"/>
            <w:hideMark/>
          </w:tcPr>
          <w:p w14:paraId="1003C731"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149</w:t>
            </w:r>
          </w:p>
        </w:tc>
        <w:tc>
          <w:tcPr>
            <w:tcW w:w="1034" w:type="dxa"/>
            <w:tcBorders>
              <w:top w:val="nil"/>
              <w:left w:val="nil"/>
              <w:bottom w:val="nil"/>
              <w:right w:val="nil"/>
            </w:tcBorders>
            <w:shd w:val="clear" w:color="000000" w:fill="FFFFFF"/>
            <w:vAlign w:val="center"/>
            <w:hideMark/>
          </w:tcPr>
          <w:p w14:paraId="7BFD57EC"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20/02/2023</w:t>
            </w:r>
          </w:p>
        </w:tc>
        <w:tc>
          <w:tcPr>
            <w:tcW w:w="971" w:type="dxa"/>
            <w:tcBorders>
              <w:top w:val="nil"/>
              <w:left w:val="nil"/>
              <w:bottom w:val="nil"/>
              <w:right w:val="nil"/>
            </w:tcBorders>
            <w:shd w:val="clear" w:color="000000" w:fill="FFFFFF"/>
            <w:vAlign w:val="center"/>
            <w:hideMark/>
          </w:tcPr>
          <w:p w14:paraId="4122F09F"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2.30E+07</w:t>
            </w:r>
          </w:p>
        </w:tc>
        <w:tc>
          <w:tcPr>
            <w:tcW w:w="1001" w:type="dxa"/>
            <w:tcBorders>
              <w:top w:val="nil"/>
              <w:left w:val="nil"/>
              <w:bottom w:val="nil"/>
              <w:right w:val="nil"/>
            </w:tcBorders>
            <w:shd w:val="clear" w:color="000000" w:fill="FFFFFF"/>
            <w:vAlign w:val="center"/>
            <w:hideMark/>
          </w:tcPr>
          <w:p w14:paraId="7475CF36"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2.27E+07</w:t>
            </w:r>
          </w:p>
        </w:tc>
        <w:tc>
          <w:tcPr>
            <w:tcW w:w="951" w:type="dxa"/>
            <w:tcBorders>
              <w:top w:val="nil"/>
              <w:left w:val="nil"/>
              <w:bottom w:val="nil"/>
              <w:right w:val="nil"/>
            </w:tcBorders>
            <w:shd w:val="clear" w:color="000000" w:fill="FFFFFF"/>
            <w:vAlign w:val="center"/>
            <w:hideMark/>
          </w:tcPr>
          <w:p w14:paraId="669B4772"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2.33E+07</w:t>
            </w:r>
          </w:p>
        </w:tc>
        <w:tc>
          <w:tcPr>
            <w:tcW w:w="960" w:type="dxa"/>
            <w:tcBorders>
              <w:top w:val="nil"/>
              <w:left w:val="nil"/>
              <w:bottom w:val="nil"/>
              <w:right w:val="nil"/>
            </w:tcBorders>
            <w:shd w:val="clear" w:color="000000" w:fill="FFFFFF"/>
            <w:vAlign w:val="center"/>
            <w:hideMark/>
          </w:tcPr>
          <w:p w14:paraId="6E10D1EE"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22758012</w:t>
            </w:r>
          </w:p>
        </w:tc>
      </w:tr>
      <w:tr w:rsidR="00D5546D" w:rsidRPr="00D5546D" w14:paraId="79669676" w14:textId="77777777" w:rsidTr="00D5546D">
        <w:trPr>
          <w:trHeight w:val="300"/>
        </w:trPr>
        <w:tc>
          <w:tcPr>
            <w:tcW w:w="923" w:type="dxa"/>
            <w:tcBorders>
              <w:top w:val="nil"/>
              <w:left w:val="nil"/>
              <w:bottom w:val="nil"/>
              <w:right w:val="nil"/>
            </w:tcBorders>
            <w:shd w:val="clear" w:color="000000" w:fill="F5F5F5"/>
            <w:vAlign w:val="center"/>
            <w:hideMark/>
          </w:tcPr>
          <w:p w14:paraId="74E27C81"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150</w:t>
            </w:r>
          </w:p>
        </w:tc>
        <w:tc>
          <w:tcPr>
            <w:tcW w:w="1034" w:type="dxa"/>
            <w:tcBorders>
              <w:top w:val="nil"/>
              <w:left w:val="nil"/>
              <w:bottom w:val="nil"/>
              <w:right w:val="nil"/>
            </w:tcBorders>
            <w:shd w:val="clear" w:color="000000" w:fill="F5F5F5"/>
            <w:vAlign w:val="center"/>
            <w:hideMark/>
          </w:tcPr>
          <w:p w14:paraId="2FCF66B0"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21/02/2023</w:t>
            </w:r>
          </w:p>
        </w:tc>
        <w:tc>
          <w:tcPr>
            <w:tcW w:w="971" w:type="dxa"/>
            <w:tcBorders>
              <w:top w:val="nil"/>
              <w:left w:val="nil"/>
              <w:bottom w:val="nil"/>
              <w:right w:val="nil"/>
            </w:tcBorders>
            <w:shd w:val="clear" w:color="000000" w:fill="F5F5F5"/>
            <w:vAlign w:val="center"/>
            <w:hideMark/>
          </w:tcPr>
          <w:p w14:paraId="42A3314C"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2.30E+07</w:t>
            </w:r>
          </w:p>
        </w:tc>
        <w:tc>
          <w:tcPr>
            <w:tcW w:w="1001" w:type="dxa"/>
            <w:tcBorders>
              <w:top w:val="nil"/>
              <w:left w:val="nil"/>
              <w:bottom w:val="nil"/>
              <w:right w:val="nil"/>
            </w:tcBorders>
            <w:shd w:val="clear" w:color="000000" w:fill="F5F5F5"/>
            <w:vAlign w:val="center"/>
            <w:hideMark/>
          </w:tcPr>
          <w:p w14:paraId="09A715C4"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2.27E+07</w:t>
            </w:r>
          </w:p>
        </w:tc>
        <w:tc>
          <w:tcPr>
            <w:tcW w:w="951" w:type="dxa"/>
            <w:tcBorders>
              <w:top w:val="nil"/>
              <w:left w:val="nil"/>
              <w:bottom w:val="nil"/>
              <w:right w:val="nil"/>
            </w:tcBorders>
            <w:shd w:val="clear" w:color="000000" w:fill="F5F5F5"/>
            <w:vAlign w:val="center"/>
            <w:hideMark/>
          </w:tcPr>
          <w:p w14:paraId="69FABBEB"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2.33E+07</w:t>
            </w:r>
          </w:p>
        </w:tc>
        <w:tc>
          <w:tcPr>
            <w:tcW w:w="960" w:type="dxa"/>
            <w:tcBorders>
              <w:top w:val="nil"/>
              <w:left w:val="nil"/>
              <w:bottom w:val="nil"/>
              <w:right w:val="nil"/>
            </w:tcBorders>
            <w:shd w:val="clear" w:color="000000" w:fill="F5F5F5"/>
            <w:vAlign w:val="center"/>
            <w:hideMark/>
          </w:tcPr>
          <w:p w14:paraId="53081DA8"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22762646</w:t>
            </w:r>
          </w:p>
        </w:tc>
      </w:tr>
      <w:tr w:rsidR="00D5546D" w:rsidRPr="00D5546D" w14:paraId="06179667" w14:textId="77777777" w:rsidTr="00D5546D">
        <w:trPr>
          <w:trHeight w:val="300"/>
        </w:trPr>
        <w:tc>
          <w:tcPr>
            <w:tcW w:w="923" w:type="dxa"/>
            <w:tcBorders>
              <w:top w:val="nil"/>
              <w:left w:val="nil"/>
              <w:bottom w:val="nil"/>
              <w:right w:val="nil"/>
            </w:tcBorders>
            <w:shd w:val="clear" w:color="000000" w:fill="FFFFFF"/>
            <w:vAlign w:val="center"/>
            <w:hideMark/>
          </w:tcPr>
          <w:p w14:paraId="6FA7244D"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151</w:t>
            </w:r>
          </w:p>
        </w:tc>
        <w:tc>
          <w:tcPr>
            <w:tcW w:w="1034" w:type="dxa"/>
            <w:tcBorders>
              <w:top w:val="nil"/>
              <w:left w:val="nil"/>
              <w:bottom w:val="nil"/>
              <w:right w:val="nil"/>
            </w:tcBorders>
            <w:shd w:val="clear" w:color="000000" w:fill="FFFFFF"/>
            <w:vAlign w:val="center"/>
            <w:hideMark/>
          </w:tcPr>
          <w:p w14:paraId="7A288C7D"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22/02/2023</w:t>
            </w:r>
          </w:p>
        </w:tc>
        <w:tc>
          <w:tcPr>
            <w:tcW w:w="971" w:type="dxa"/>
            <w:tcBorders>
              <w:top w:val="nil"/>
              <w:left w:val="nil"/>
              <w:bottom w:val="nil"/>
              <w:right w:val="nil"/>
            </w:tcBorders>
            <w:shd w:val="clear" w:color="000000" w:fill="FFFFFF"/>
            <w:vAlign w:val="center"/>
            <w:hideMark/>
          </w:tcPr>
          <w:p w14:paraId="00A2949F"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2.30E+07</w:t>
            </w:r>
          </w:p>
        </w:tc>
        <w:tc>
          <w:tcPr>
            <w:tcW w:w="1001" w:type="dxa"/>
            <w:tcBorders>
              <w:top w:val="nil"/>
              <w:left w:val="nil"/>
              <w:bottom w:val="nil"/>
              <w:right w:val="nil"/>
            </w:tcBorders>
            <w:shd w:val="clear" w:color="000000" w:fill="FFFFFF"/>
            <w:vAlign w:val="center"/>
            <w:hideMark/>
          </w:tcPr>
          <w:p w14:paraId="782C38F4"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2.27E+07</w:t>
            </w:r>
          </w:p>
        </w:tc>
        <w:tc>
          <w:tcPr>
            <w:tcW w:w="951" w:type="dxa"/>
            <w:tcBorders>
              <w:top w:val="nil"/>
              <w:left w:val="nil"/>
              <w:bottom w:val="nil"/>
              <w:right w:val="nil"/>
            </w:tcBorders>
            <w:shd w:val="clear" w:color="000000" w:fill="FFFFFF"/>
            <w:vAlign w:val="center"/>
            <w:hideMark/>
          </w:tcPr>
          <w:p w14:paraId="5391D463"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2.33E+07</w:t>
            </w:r>
          </w:p>
        </w:tc>
        <w:tc>
          <w:tcPr>
            <w:tcW w:w="960" w:type="dxa"/>
            <w:tcBorders>
              <w:top w:val="nil"/>
              <w:left w:val="nil"/>
              <w:bottom w:val="nil"/>
              <w:right w:val="nil"/>
            </w:tcBorders>
            <w:shd w:val="clear" w:color="000000" w:fill="FFFFFF"/>
            <w:vAlign w:val="center"/>
            <w:hideMark/>
          </w:tcPr>
          <w:p w14:paraId="1C8DC6FD"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22766794</w:t>
            </w:r>
          </w:p>
        </w:tc>
      </w:tr>
      <w:tr w:rsidR="00D5546D" w:rsidRPr="00D5546D" w14:paraId="44627539" w14:textId="77777777" w:rsidTr="00D5546D">
        <w:trPr>
          <w:trHeight w:val="300"/>
        </w:trPr>
        <w:tc>
          <w:tcPr>
            <w:tcW w:w="923" w:type="dxa"/>
            <w:tcBorders>
              <w:top w:val="nil"/>
              <w:left w:val="nil"/>
              <w:bottom w:val="nil"/>
              <w:right w:val="nil"/>
            </w:tcBorders>
            <w:shd w:val="clear" w:color="000000" w:fill="F5F5F5"/>
            <w:vAlign w:val="center"/>
            <w:hideMark/>
          </w:tcPr>
          <w:p w14:paraId="51F1B3A0"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152</w:t>
            </w:r>
          </w:p>
        </w:tc>
        <w:tc>
          <w:tcPr>
            <w:tcW w:w="1034" w:type="dxa"/>
            <w:tcBorders>
              <w:top w:val="nil"/>
              <w:left w:val="nil"/>
              <w:bottom w:val="nil"/>
              <w:right w:val="nil"/>
            </w:tcBorders>
            <w:shd w:val="clear" w:color="000000" w:fill="F5F5F5"/>
            <w:vAlign w:val="center"/>
            <w:hideMark/>
          </w:tcPr>
          <w:p w14:paraId="4084E288"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23/02/2023</w:t>
            </w:r>
          </w:p>
        </w:tc>
        <w:tc>
          <w:tcPr>
            <w:tcW w:w="971" w:type="dxa"/>
            <w:tcBorders>
              <w:top w:val="nil"/>
              <w:left w:val="nil"/>
              <w:bottom w:val="nil"/>
              <w:right w:val="nil"/>
            </w:tcBorders>
            <w:shd w:val="clear" w:color="000000" w:fill="F5F5F5"/>
            <w:vAlign w:val="center"/>
            <w:hideMark/>
          </w:tcPr>
          <w:p w14:paraId="44F35A57"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2.30E+07</w:t>
            </w:r>
          </w:p>
        </w:tc>
        <w:tc>
          <w:tcPr>
            <w:tcW w:w="1001" w:type="dxa"/>
            <w:tcBorders>
              <w:top w:val="nil"/>
              <w:left w:val="nil"/>
              <w:bottom w:val="nil"/>
              <w:right w:val="nil"/>
            </w:tcBorders>
            <w:shd w:val="clear" w:color="000000" w:fill="F5F5F5"/>
            <w:vAlign w:val="center"/>
            <w:hideMark/>
          </w:tcPr>
          <w:p w14:paraId="46DD9AC4"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2.27E+07</w:t>
            </w:r>
          </w:p>
        </w:tc>
        <w:tc>
          <w:tcPr>
            <w:tcW w:w="951" w:type="dxa"/>
            <w:tcBorders>
              <w:top w:val="nil"/>
              <w:left w:val="nil"/>
              <w:bottom w:val="nil"/>
              <w:right w:val="nil"/>
            </w:tcBorders>
            <w:shd w:val="clear" w:color="000000" w:fill="F5F5F5"/>
            <w:vAlign w:val="center"/>
            <w:hideMark/>
          </w:tcPr>
          <w:p w14:paraId="3E871EE7"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2.33E+07</w:t>
            </w:r>
          </w:p>
        </w:tc>
        <w:tc>
          <w:tcPr>
            <w:tcW w:w="960" w:type="dxa"/>
            <w:tcBorders>
              <w:top w:val="nil"/>
              <w:left w:val="nil"/>
              <w:bottom w:val="nil"/>
              <w:right w:val="nil"/>
            </w:tcBorders>
            <w:shd w:val="clear" w:color="000000" w:fill="F5F5F5"/>
            <w:vAlign w:val="center"/>
            <w:hideMark/>
          </w:tcPr>
          <w:p w14:paraId="60B96B9E"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22770497</w:t>
            </w:r>
          </w:p>
        </w:tc>
      </w:tr>
      <w:tr w:rsidR="00D5546D" w:rsidRPr="00D5546D" w14:paraId="5B4E7C1B" w14:textId="77777777" w:rsidTr="00D5546D">
        <w:trPr>
          <w:trHeight w:val="300"/>
        </w:trPr>
        <w:tc>
          <w:tcPr>
            <w:tcW w:w="923" w:type="dxa"/>
            <w:tcBorders>
              <w:top w:val="nil"/>
              <w:left w:val="nil"/>
              <w:bottom w:val="nil"/>
              <w:right w:val="nil"/>
            </w:tcBorders>
            <w:shd w:val="clear" w:color="000000" w:fill="FFFFFF"/>
            <w:vAlign w:val="center"/>
            <w:hideMark/>
          </w:tcPr>
          <w:p w14:paraId="1037E9F8"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153</w:t>
            </w:r>
          </w:p>
        </w:tc>
        <w:tc>
          <w:tcPr>
            <w:tcW w:w="1034" w:type="dxa"/>
            <w:tcBorders>
              <w:top w:val="nil"/>
              <w:left w:val="nil"/>
              <w:bottom w:val="nil"/>
              <w:right w:val="nil"/>
            </w:tcBorders>
            <w:shd w:val="clear" w:color="000000" w:fill="FFFFFF"/>
            <w:vAlign w:val="center"/>
            <w:hideMark/>
          </w:tcPr>
          <w:p w14:paraId="4C1795E7"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24/02/2023</w:t>
            </w:r>
          </w:p>
        </w:tc>
        <w:tc>
          <w:tcPr>
            <w:tcW w:w="971" w:type="dxa"/>
            <w:tcBorders>
              <w:top w:val="nil"/>
              <w:left w:val="nil"/>
              <w:bottom w:val="nil"/>
              <w:right w:val="nil"/>
            </w:tcBorders>
            <w:shd w:val="clear" w:color="000000" w:fill="FFFFFF"/>
            <w:vAlign w:val="center"/>
            <w:hideMark/>
          </w:tcPr>
          <w:p w14:paraId="3FDE8B58"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2.30E+07</w:t>
            </w:r>
          </w:p>
        </w:tc>
        <w:tc>
          <w:tcPr>
            <w:tcW w:w="1001" w:type="dxa"/>
            <w:tcBorders>
              <w:top w:val="nil"/>
              <w:left w:val="nil"/>
              <w:bottom w:val="nil"/>
              <w:right w:val="nil"/>
            </w:tcBorders>
            <w:shd w:val="clear" w:color="000000" w:fill="FFFFFF"/>
            <w:vAlign w:val="center"/>
            <w:hideMark/>
          </w:tcPr>
          <w:p w14:paraId="5794934C"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2.27E+07</w:t>
            </w:r>
          </w:p>
        </w:tc>
        <w:tc>
          <w:tcPr>
            <w:tcW w:w="951" w:type="dxa"/>
            <w:tcBorders>
              <w:top w:val="nil"/>
              <w:left w:val="nil"/>
              <w:bottom w:val="nil"/>
              <w:right w:val="nil"/>
            </w:tcBorders>
            <w:shd w:val="clear" w:color="000000" w:fill="FFFFFF"/>
            <w:vAlign w:val="center"/>
            <w:hideMark/>
          </w:tcPr>
          <w:p w14:paraId="79E3ACC3"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2.33E+07</w:t>
            </w:r>
          </w:p>
        </w:tc>
        <w:tc>
          <w:tcPr>
            <w:tcW w:w="960" w:type="dxa"/>
            <w:tcBorders>
              <w:top w:val="nil"/>
              <w:left w:val="nil"/>
              <w:bottom w:val="nil"/>
              <w:right w:val="nil"/>
            </w:tcBorders>
            <w:shd w:val="clear" w:color="000000" w:fill="FFFFFF"/>
            <w:vAlign w:val="center"/>
            <w:hideMark/>
          </w:tcPr>
          <w:p w14:paraId="2E67B318"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22773836</w:t>
            </w:r>
          </w:p>
        </w:tc>
      </w:tr>
      <w:tr w:rsidR="00D5546D" w:rsidRPr="00D5546D" w14:paraId="3C192164" w14:textId="77777777" w:rsidTr="00D5546D">
        <w:trPr>
          <w:trHeight w:val="300"/>
        </w:trPr>
        <w:tc>
          <w:tcPr>
            <w:tcW w:w="923" w:type="dxa"/>
            <w:tcBorders>
              <w:top w:val="nil"/>
              <w:left w:val="nil"/>
              <w:bottom w:val="nil"/>
              <w:right w:val="nil"/>
            </w:tcBorders>
            <w:shd w:val="clear" w:color="000000" w:fill="F5F5F5"/>
            <w:vAlign w:val="center"/>
            <w:hideMark/>
          </w:tcPr>
          <w:p w14:paraId="6CFBF039"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154</w:t>
            </w:r>
          </w:p>
        </w:tc>
        <w:tc>
          <w:tcPr>
            <w:tcW w:w="1034" w:type="dxa"/>
            <w:tcBorders>
              <w:top w:val="nil"/>
              <w:left w:val="nil"/>
              <w:bottom w:val="nil"/>
              <w:right w:val="nil"/>
            </w:tcBorders>
            <w:shd w:val="clear" w:color="000000" w:fill="F5F5F5"/>
            <w:vAlign w:val="center"/>
            <w:hideMark/>
          </w:tcPr>
          <w:p w14:paraId="183BA170"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25/02/2023</w:t>
            </w:r>
          </w:p>
        </w:tc>
        <w:tc>
          <w:tcPr>
            <w:tcW w:w="971" w:type="dxa"/>
            <w:tcBorders>
              <w:top w:val="nil"/>
              <w:left w:val="nil"/>
              <w:bottom w:val="nil"/>
              <w:right w:val="nil"/>
            </w:tcBorders>
            <w:shd w:val="clear" w:color="000000" w:fill="F5F5F5"/>
            <w:vAlign w:val="center"/>
            <w:hideMark/>
          </w:tcPr>
          <w:p w14:paraId="42ACFA5D"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2.30E+07</w:t>
            </w:r>
          </w:p>
        </w:tc>
        <w:tc>
          <w:tcPr>
            <w:tcW w:w="1001" w:type="dxa"/>
            <w:tcBorders>
              <w:top w:val="nil"/>
              <w:left w:val="nil"/>
              <w:bottom w:val="nil"/>
              <w:right w:val="nil"/>
            </w:tcBorders>
            <w:shd w:val="clear" w:color="000000" w:fill="F5F5F5"/>
            <w:vAlign w:val="center"/>
            <w:hideMark/>
          </w:tcPr>
          <w:p w14:paraId="010D8FDD"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2.27E+07</w:t>
            </w:r>
          </w:p>
        </w:tc>
        <w:tc>
          <w:tcPr>
            <w:tcW w:w="951" w:type="dxa"/>
            <w:tcBorders>
              <w:top w:val="nil"/>
              <w:left w:val="nil"/>
              <w:bottom w:val="nil"/>
              <w:right w:val="nil"/>
            </w:tcBorders>
            <w:shd w:val="clear" w:color="000000" w:fill="F5F5F5"/>
            <w:vAlign w:val="center"/>
            <w:hideMark/>
          </w:tcPr>
          <w:p w14:paraId="0054CF1B"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2.33E+07</w:t>
            </w:r>
          </w:p>
        </w:tc>
        <w:tc>
          <w:tcPr>
            <w:tcW w:w="960" w:type="dxa"/>
            <w:tcBorders>
              <w:top w:val="nil"/>
              <w:left w:val="nil"/>
              <w:bottom w:val="nil"/>
              <w:right w:val="nil"/>
            </w:tcBorders>
            <w:shd w:val="clear" w:color="000000" w:fill="F5F5F5"/>
            <w:vAlign w:val="center"/>
            <w:hideMark/>
          </w:tcPr>
          <w:p w14:paraId="5099ECAA"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22776533</w:t>
            </w:r>
          </w:p>
        </w:tc>
      </w:tr>
      <w:tr w:rsidR="00D5546D" w:rsidRPr="00D5546D" w14:paraId="20625FED" w14:textId="77777777" w:rsidTr="00D5546D">
        <w:trPr>
          <w:trHeight w:val="300"/>
        </w:trPr>
        <w:tc>
          <w:tcPr>
            <w:tcW w:w="923" w:type="dxa"/>
            <w:tcBorders>
              <w:top w:val="nil"/>
              <w:left w:val="nil"/>
              <w:bottom w:val="nil"/>
              <w:right w:val="nil"/>
            </w:tcBorders>
            <w:shd w:val="clear" w:color="000000" w:fill="FFFFFF"/>
            <w:vAlign w:val="center"/>
            <w:hideMark/>
          </w:tcPr>
          <w:p w14:paraId="2B22CF6C"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155</w:t>
            </w:r>
          </w:p>
        </w:tc>
        <w:tc>
          <w:tcPr>
            <w:tcW w:w="1034" w:type="dxa"/>
            <w:tcBorders>
              <w:top w:val="nil"/>
              <w:left w:val="nil"/>
              <w:bottom w:val="nil"/>
              <w:right w:val="nil"/>
            </w:tcBorders>
            <w:shd w:val="clear" w:color="000000" w:fill="FFFFFF"/>
            <w:vAlign w:val="center"/>
            <w:hideMark/>
          </w:tcPr>
          <w:p w14:paraId="717C30C2"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26/02/2023</w:t>
            </w:r>
          </w:p>
        </w:tc>
        <w:tc>
          <w:tcPr>
            <w:tcW w:w="971" w:type="dxa"/>
            <w:tcBorders>
              <w:top w:val="nil"/>
              <w:left w:val="nil"/>
              <w:bottom w:val="nil"/>
              <w:right w:val="nil"/>
            </w:tcBorders>
            <w:shd w:val="clear" w:color="000000" w:fill="FFFFFF"/>
            <w:vAlign w:val="center"/>
            <w:hideMark/>
          </w:tcPr>
          <w:p w14:paraId="44676A1A"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2.30E+07</w:t>
            </w:r>
          </w:p>
        </w:tc>
        <w:tc>
          <w:tcPr>
            <w:tcW w:w="1001" w:type="dxa"/>
            <w:tcBorders>
              <w:top w:val="nil"/>
              <w:left w:val="nil"/>
              <w:bottom w:val="nil"/>
              <w:right w:val="nil"/>
            </w:tcBorders>
            <w:shd w:val="clear" w:color="000000" w:fill="FFFFFF"/>
            <w:vAlign w:val="center"/>
            <w:hideMark/>
          </w:tcPr>
          <w:p w14:paraId="4E5E4960"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2.27E+07</w:t>
            </w:r>
          </w:p>
        </w:tc>
        <w:tc>
          <w:tcPr>
            <w:tcW w:w="951" w:type="dxa"/>
            <w:tcBorders>
              <w:top w:val="nil"/>
              <w:left w:val="nil"/>
              <w:bottom w:val="nil"/>
              <w:right w:val="nil"/>
            </w:tcBorders>
            <w:shd w:val="clear" w:color="000000" w:fill="FFFFFF"/>
            <w:vAlign w:val="center"/>
            <w:hideMark/>
          </w:tcPr>
          <w:p w14:paraId="1231D13A"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2.33E+07</w:t>
            </w:r>
          </w:p>
        </w:tc>
        <w:tc>
          <w:tcPr>
            <w:tcW w:w="960" w:type="dxa"/>
            <w:tcBorders>
              <w:top w:val="nil"/>
              <w:left w:val="nil"/>
              <w:bottom w:val="nil"/>
              <w:right w:val="nil"/>
            </w:tcBorders>
            <w:shd w:val="clear" w:color="000000" w:fill="FFFFFF"/>
            <w:vAlign w:val="center"/>
            <w:hideMark/>
          </w:tcPr>
          <w:p w14:paraId="1C346062"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22779659</w:t>
            </w:r>
          </w:p>
        </w:tc>
      </w:tr>
      <w:tr w:rsidR="00D5546D" w:rsidRPr="00D5546D" w14:paraId="5F146C1C" w14:textId="77777777" w:rsidTr="00D5546D">
        <w:trPr>
          <w:trHeight w:val="300"/>
        </w:trPr>
        <w:tc>
          <w:tcPr>
            <w:tcW w:w="923" w:type="dxa"/>
            <w:tcBorders>
              <w:top w:val="nil"/>
              <w:left w:val="nil"/>
              <w:bottom w:val="nil"/>
              <w:right w:val="nil"/>
            </w:tcBorders>
            <w:shd w:val="clear" w:color="000000" w:fill="F5F5F5"/>
            <w:vAlign w:val="center"/>
            <w:hideMark/>
          </w:tcPr>
          <w:p w14:paraId="7906D625"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156</w:t>
            </w:r>
          </w:p>
        </w:tc>
        <w:tc>
          <w:tcPr>
            <w:tcW w:w="1034" w:type="dxa"/>
            <w:tcBorders>
              <w:top w:val="nil"/>
              <w:left w:val="nil"/>
              <w:bottom w:val="nil"/>
              <w:right w:val="nil"/>
            </w:tcBorders>
            <w:shd w:val="clear" w:color="000000" w:fill="F5F5F5"/>
            <w:vAlign w:val="center"/>
            <w:hideMark/>
          </w:tcPr>
          <w:p w14:paraId="16523B7C"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27/02/2023</w:t>
            </w:r>
          </w:p>
        </w:tc>
        <w:tc>
          <w:tcPr>
            <w:tcW w:w="971" w:type="dxa"/>
            <w:tcBorders>
              <w:top w:val="nil"/>
              <w:left w:val="nil"/>
              <w:bottom w:val="nil"/>
              <w:right w:val="nil"/>
            </w:tcBorders>
            <w:shd w:val="clear" w:color="000000" w:fill="F5F5F5"/>
            <w:vAlign w:val="center"/>
            <w:hideMark/>
          </w:tcPr>
          <w:p w14:paraId="6BC0C934"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2.30E+07</w:t>
            </w:r>
          </w:p>
        </w:tc>
        <w:tc>
          <w:tcPr>
            <w:tcW w:w="1001" w:type="dxa"/>
            <w:tcBorders>
              <w:top w:val="nil"/>
              <w:left w:val="nil"/>
              <w:bottom w:val="nil"/>
              <w:right w:val="nil"/>
            </w:tcBorders>
            <w:shd w:val="clear" w:color="000000" w:fill="F5F5F5"/>
            <w:vAlign w:val="center"/>
            <w:hideMark/>
          </w:tcPr>
          <w:p w14:paraId="5DF3C2D4"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2.27E+07</w:t>
            </w:r>
          </w:p>
        </w:tc>
        <w:tc>
          <w:tcPr>
            <w:tcW w:w="951" w:type="dxa"/>
            <w:tcBorders>
              <w:top w:val="nil"/>
              <w:left w:val="nil"/>
              <w:bottom w:val="nil"/>
              <w:right w:val="nil"/>
            </w:tcBorders>
            <w:shd w:val="clear" w:color="000000" w:fill="F5F5F5"/>
            <w:vAlign w:val="center"/>
            <w:hideMark/>
          </w:tcPr>
          <w:p w14:paraId="6B86316E"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2.33E+07</w:t>
            </w:r>
          </w:p>
        </w:tc>
        <w:tc>
          <w:tcPr>
            <w:tcW w:w="960" w:type="dxa"/>
            <w:tcBorders>
              <w:top w:val="nil"/>
              <w:left w:val="nil"/>
              <w:bottom w:val="nil"/>
              <w:right w:val="nil"/>
            </w:tcBorders>
            <w:shd w:val="clear" w:color="000000" w:fill="F5F5F5"/>
            <w:vAlign w:val="center"/>
            <w:hideMark/>
          </w:tcPr>
          <w:p w14:paraId="162330D0"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22784305</w:t>
            </w:r>
          </w:p>
        </w:tc>
      </w:tr>
      <w:tr w:rsidR="00D5546D" w:rsidRPr="00D5546D" w14:paraId="4DC0D564" w14:textId="77777777" w:rsidTr="00D5546D">
        <w:trPr>
          <w:trHeight w:val="300"/>
        </w:trPr>
        <w:tc>
          <w:tcPr>
            <w:tcW w:w="923" w:type="dxa"/>
            <w:tcBorders>
              <w:top w:val="nil"/>
              <w:left w:val="nil"/>
              <w:bottom w:val="nil"/>
              <w:right w:val="nil"/>
            </w:tcBorders>
            <w:shd w:val="clear" w:color="000000" w:fill="FFFFFF"/>
            <w:vAlign w:val="center"/>
            <w:hideMark/>
          </w:tcPr>
          <w:p w14:paraId="2D845221"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157</w:t>
            </w:r>
          </w:p>
        </w:tc>
        <w:tc>
          <w:tcPr>
            <w:tcW w:w="1034" w:type="dxa"/>
            <w:tcBorders>
              <w:top w:val="nil"/>
              <w:left w:val="nil"/>
              <w:bottom w:val="nil"/>
              <w:right w:val="nil"/>
            </w:tcBorders>
            <w:shd w:val="clear" w:color="000000" w:fill="FFFFFF"/>
            <w:vAlign w:val="center"/>
            <w:hideMark/>
          </w:tcPr>
          <w:p w14:paraId="484F7B4D"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28/02/2023</w:t>
            </w:r>
          </w:p>
        </w:tc>
        <w:tc>
          <w:tcPr>
            <w:tcW w:w="971" w:type="dxa"/>
            <w:tcBorders>
              <w:top w:val="nil"/>
              <w:left w:val="nil"/>
              <w:bottom w:val="nil"/>
              <w:right w:val="nil"/>
            </w:tcBorders>
            <w:shd w:val="clear" w:color="000000" w:fill="FFFFFF"/>
            <w:vAlign w:val="center"/>
            <w:hideMark/>
          </w:tcPr>
          <w:p w14:paraId="2C3A2578"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2.30E+07</w:t>
            </w:r>
          </w:p>
        </w:tc>
        <w:tc>
          <w:tcPr>
            <w:tcW w:w="1001" w:type="dxa"/>
            <w:tcBorders>
              <w:top w:val="nil"/>
              <w:left w:val="nil"/>
              <w:bottom w:val="nil"/>
              <w:right w:val="nil"/>
            </w:tcBorders>
            <w:shd w:val="clear" w:color="000000" w:fill="FFFFFF"/>
            <w:vAlign w:val="center"/>
            <w:hideMark/>
          </w:tcPr>
          <w:p w14:paraId="4DBC4708"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2.27E+07</w:t>
            </w:r>
          </w:p>
        </w:tc>
        <w:tc>
          <w:tcPr>
            <w:tcW w:w="951" w:type="dxa"/>
            <w:tcBorders>
              <w:top w:val="nil"/>
              <w:left w:val="nil"/>
              <w:bottom w:val="nil"/>
              <w:right w:val="nil"/>
            </w:tcBorders>
            <w:shd w:val="clear" w:color="000000" w:fill="FFFFFF"/>
            <w:vAlign w:val="center"/>
            <w:hideMark/>
          </w:tcPr>
          <w:p w14:paraId="4AFDE0F6"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2.32E+07</w:t>
            </w:r>
          </w:p>
        </w:tc>
        <w:tc>
          <w:tcPr>
            <w:tcW w:w="960" w:type="dxa"/>
            <w:tcBorders>
              <w:top w:val="nil"/>
              <w:left w:val="nil"/>
              <w:bottom w:val="nil"/>
              <w:right w:val="nil"/>
            </w:tcBorders>
            <w:shd w:val="clear" w:color="000000" w:fill="FFFFFF"/>
            <w:vAlign w:val="center"/>
            <w:hideMark/>
          </w:tcPr>
          <w:p w14:paraId="08AC1C28"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22788789</w:t>
            </w:r>
          </w:p>
        </w:tc>
      </w:tr>
      <w:tr w:rsidR="00D5546D" w:rsidRPr="00D5546D" w14:paraId="677C0226" w14:textId="77777777" w:rsidTr="00D5546D">
        <w:trPr>
          <w:trHeight w:val="300"/>
        </w:trPr>
        <w:tc>
          <w:tcPr>
            <w:tcW w:w="923" w:type="dxa"/>
            <w:tcBorders>
              <w:top w:val="nil"/>
              <w:left w:val="nil"/>
              <w:bottom w:val="nil"/>
              <w:right w:val="nil"/>
            </w:tcBorders>
            <w:shd w:val="clear" w:color="000000" w:fill="F5F5F5"/>
            <w:vAlign w:val="center"/>
            <w:hideMark/>
          </w:tcPr>
          <w:p w14:paraId="79C73345"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158</w:t>
            </w:r>
          </w:p>
        </w:tc>
        <w:tc>
          <w:tcPr>
            <w:tcW w:w="1034" w:type="dxa"/>
            <w:tcBorders>
              <w:top w:val="nil"/>
              <w:left w:val="nil"/>
              <w:bottom w:val="nil"/>
              <w:right w:val="nil"/>
            </w:tcBorders>
            <w:shd w:val="clear" w:color="000000" w:fill="F5F5F5"/>
            <w:vAlign w:val="center"/>
            <w:hideMark/>
          </w:tcPr>
          <w:p w14:paraId="6A06C504"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01/03/2023</w:t>
            </w:r>
          </w:p>
        </w:tc>
        <w:tc>
          <w:tcPr>
            <w:tcW w:w="971" w:type="dxa"/>
            <w:tcBorders>
              <w:top w:val="nil"/>
              <w:left w:val="nil"/>
              <w:bottom w:val="nil"/>
              <w:right w:val="nil"/>
            </w:tcBorders>
            <w:shd w:val="clear" w:color="000000" w:fill="F5F5F5"/>
            <w:vAlign w:val="center"/>
            <w:hideMark/>
          </w:tcPr>
          <w:p w14:paraId="20C11A79"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2.30E+07</w:t>
            </w:r>
          </w:p>
        </w:tc>
        <w:tc>
          <w:tcPr>
            <w:tcW w:w="1001" w:type="dxa"/>
            <w:tcBorders>
              <w:top w:val="nil"/>
              <w:left w:val="nil"/>
              <w:bottom w:val="nil"/>
              <w:right w:val="nil"/>
            </w:tcBorders>
            <w:shd w:val="clear" w:color="000000" w:fill="F5F5F5"/>
            <w:vAlign w:val="center"/>
            <w:hideMark/>
          </w:tcPr>
          <w:p w14:paraId="2B215CA4"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2.27E+07</w:t>
            </w:r>
          </w:p>
        </w:tc>
        <w:tc>
          <w:tcPr>
            <w:tcW w:w="951" w:type="dxa"/>
            <w:tcBorders>
              <w:top w:val="nil"/>
              <w:left w:val="nil"/>
              <w:bottom w:val="nil"/>
              <w:right w:val="nil"/>
            </w:tcBorders>
            <w:shd w:val="clear" w:color="000000" w:fill="F5F5F5"/>
            <w:vAlign w:val="center"/>
            <w:hideMark/>
          </w:tcPr>
          <w:p w14:paraId="39EBBA66"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2.33E+07</w:t>
            </w:r>
          </w:p>
        </w:tc>
        <w:tc>
          <w:tcPr>
            <w:tcW w:w="960" w:type="dxa"/>
            <w:tcBorders>
              <w:top w:val="nil"/>
              <w:left w:val="nil"/>
              <w:bottom w:val="nil"/>
              <w:right w:val="nil"/>
            </w:tcBorders>
            <w:shd w:val="clear" w:color="000000" w:fill="F5F5F5"/>
            <w:vAlign w:val="center"/>
            <w:hideMark/>
          </w:tcPr>
          <w:p w14:paraId="235AA516"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22793078</w:t>
            </w:r>
          </w:p>
        </w:tc>
      </w:tr>
      <w:tr w:rsidR="00D5546D" w:rsidRPr="00D5546D" w14:paraId="5BFBD75B" w14:textId="77777777" w:rsidTr="00D5546D">
        <w:trPr>
          <w:trHeight w:val="300"/>
        </w:trPr>
        <w:tc>
          <w:tcPr>
            <w:tcW w:w="923" w:type="dxa"/>
            <w:tcBorders>
              <w:top w:val="nil"/>
              <w:left w:val="nil"/>
              <w:bottom w:val="nil"/>
              <w:right w:val="nil"/>
            </w:tcBorders>
            <w:shd w:val="clear" w:color="000000" w:fill="FFFFFF"/>
            <w:vAlign w:val="center"/>
            <w:hideMark/>
          </w:tcPr>
          <w:p w14:paraId="1B6B5EBF"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159</w:t>
            </w:r>
          </w:p>
        </w:tc>
        <w:tc>
          <w:tcPr>
            <w:tcW w:w="1034" w:type="dxa"/>
            <w:tcBorders>
              <w:top w:val="nil"/>
              <w:left w:val="nil"/>
              <w:bottom w:val="nil"/>
              <w:right w:val="nil"/>
            </w:tcBorders>
            <w:shd w:val="clear" w:color="000000" w:fill="FFFFFF"/>
            <w:vAlign w:val="center"/>
            <w:hideMark/>
          </w:tcPr>
          <w:p w14:paraId="011E914B"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02/03/2023</w:t>
            </w:r>
          </w:p>
        </w:tc>
        <w:tc>
          <w:tcPr>
            <w:tcW w:w="971" w:type="dxa"/>
            <w:tcBorders>
              <w:top w:val="nil"/>
              <w:left w:val="nil"/>
              <w:bottom w:val="nil"/>
              <w:right w:val="nil"/>
            </w:tcBorders>
            <w:shd w:val="clear" w:color="000000" w:fill="FFFFFF"/>
            <w:vAlign w:val="center"/>
            <w:hideMark/>
          </w:tcPr>
          <w:p w14:paraId="0CB89DCD"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2.29E+07</w:t>
            </w:r>
          </w:p>
        </w:tc>
        <w:tc>
          <w:tcPr>
            <w:tcW w:w="1001" w:type="dxa"/>
            <w:tcBorders>
              <w:top w:val="nil"/>
              <w:left w:val="nil"/>
              <w:bottom w:val="nil"/>
              <w:right w:val="nil"/>
            </w:tcBorders>
            <w:shd w:val="clear" w:color="000000" w:fill="FFFFFF"/>
            <w:vAlign w:val="center"/>
            <w:hideMark/>
          </w:tcPr>
          <w:p w14:paraId="218A73C1"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2.26E+07</w:t>
            </w:r>
          </w:p>
        </w:tc>
        <w:tc>
          <w:tcPr>
            <w:tcW w:w="951" w:type="dxa"/>
            <w:tcBorders>
              <w:top w:val="nil"/>
              <w:left w:val="nil"/>
              <w:bottom w:val="nil"/>
              <w:right w:val="nil"/>
            </w:tcBorders>
            <w:shd w:val="clear" w:color="000000" w:fill="FFFFFF"/>
            <w:vAlign w:val="center"/>
            <w:hideMark/>
          </w:tcPr>
          <w:p w14:paraId="57876D85"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2.32E+07</w:t>
            </w:r>
          </w:p>
        </w:tc>
        <w:tc>
          <w:tcPr>
            <w:tcW w:w="960" w:type="dxa"/>
            <w:tcBorders>
              <w:top w:val="nil"/>
              <w:left w:val="nil"/>
              <w:bottom w:val="nil"/>
              <w:right w:val="nil"/>
            </w:tcBorders>
            <w:shd w:val="clear" w:color="000000" w:fill="FFFFFF"/>
            <w:vAlign w:val="center"/>
            <w:hideMark/>
          </w:tcPr>
          <w:p w14:paraId="01816492"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22796935</w:t>
            </w:r>
          </w:p>
        </w:tc>
      </w:tr>
      <w:tr w:rsidR="00D5546D" w:rsidRPr="00D5546D" w14:paraId="28734988" w14:textId="77777777" w:rsidTr="00D5546D">
        <w:trPr>
          <w:trHeight w:val="300"/>
        </w:trPr>
        <w:tc>
          <w:tcPr>
            <w:tcW w:w="923" w:type="dxa"/>
            <w:tcBorders>
              <w:top w:val="nil"/>
              <w:left w:val="nil"/>
              <w:bottom w:val="nil"/>
              <w:right w:val="nil"/>
            </w:tcBorders>
            <w:shd w:val="clear" w:color="000000" w:fill="F5F5F5"/>
            <w:vAlign w:val="center"/>
            <w:hideMark/>
          </w:tcPr>
          <w:p w14:paraId="67819F3D"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160</w:t>
            </w:r>
          </w:p>
        </w:tc>
        <w:tc>
          <w:tcPr>
            <w:tcW w:w="1034" w:type="dxa"/>
            <w:tcBorders>
              <w:top w:val="nil"/>
              <w:left w:val="nil"/>
              <w:bottom w:val="nil"/>
              <w:right w:val="nil"/>
            </w:tcBorders>
            <w:shd w:val="clear" w:color="000000" w:fill="F5F5F5"/>
            <w:vAlign w:val="center"/>
            <w:hideMark/>
          </w:tcPr>
          <w:p w14:paraId="72C6E304"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13/03/2023</w:t>
            </w:r>
          </w:p>
        </w:tc>
        <w:tc>
          <w:tcPr>
            <w:tcW w:w="971" w:type="dxa"/>
            <w:tcBorders>
              <w:top w:val="nil"/>
              <w:left w:val="nil"/>
              <w:bottom w:val="nil"/>
              <w:right w:val="nil"/>
            </w:tcBorders>
            <w:shd w:val="clear" w:color="000000" w:fill="F5F5F5"/>
            <w:vAlign w:val="center"/>
            <w:hideMark/>
          </w:tcPr>
          <w:p w14:paraId="52FFF3F5"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2.28E+07</w:t>
            </w:r>
          </w:p>
        </w:tc>
        <w:tc>
          <w:tcPr>
            <w:tcW w:w="1001" w:type="dxa"/>
            <w:tcBorders>
              <w:top w:val="nil"/>
              <w:left w:val="nil"/>
              <w:bottom w:val="nil"/>
              <w:right w:val="nil"/>
            </w:tcBorders>
            <w:shd w:val="clear" w:color="000000" w:fill="F5F5F5"/>
            <w:vAlign w:val="center"/>
            <w:hideMark/>
          </w:tcPr>
          <w:p w14:paraId="403EE03C"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2.25E+07</w:t>
            </w:r>
          </w:p>
        </w:tc>
        <w:tc>
          <w:tcPr>
            <w:tcW w:w="951" w:type="dxa"/>
            <w:tcBorders>
              <w:top w:val="nil"/>
              <w:left w:val="nil"/>
              <w:bottom w:val="nil"/>
              <w:right w:val="nil"/>
            </w:tcBorders>
            <w:shd w:val="clear" w:color="000000" w:fill="F5F5F5"/>
            <w:vAlign w:val="center"/>
            <w:hideMark/>
          </w:tcPr>
          <w:p w14:paraId="472D3CA8"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2.30E+07</w:t>
            </w:r>
          </w:p>
        </w:tc>
        <w:tc>
          <w:tcPr>
            <w:tcW w:w="960" w:type="dxa"/>
            <w:tcBorders>
              <w:top w:val="nil"/>
              <w:left w:val="nil"/>
              <w:bottom w:val="nil"/>
              <w:right w:val="nil"/>
            </w:tcBorders>
            <w:shd w:val="clear" w:color="000000" w:fill="F5F5F5"/>
            <w:vAlign w:val="center"/>
            <w:hideMark/>
          </w:tcPr>
          <w:p w14:paraId="2D7CD139"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22842838</w:t>
            </w:r>
          </w:p>
        </w:tc>
      </w:tr>
      <w:tr w:rsidR="00D5546D" w:rsidRPr="00D5546D" w14:paraId="1402CB1F" w14:textId="77777777" w:rsidTr="00D5546D">
        <w:trPr>
          <w:trHeight w:val="300"/>
        </w:trPr>
        <w:tc>
          <w:tcPr>
            <w:tcW w:w="923" w:type="dxa"/>
            <w:tcBorders>
              <w:top w:val="nil"/>
              <w:left w:val="nil"/>
              <w:bottom w:val="nil"/>
              <w:right w:val="nil"/>
            </w:tcBorders>
            <w:shd w:val="clear" w:color="000000" w:fill="FFFFFF"/>
            <w:vAlign w:val="center"/>
            <w:hideMark/>
          </w:tcPr>
          <w:p w14:paraId="69D8A75E"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161</w:t>
            </w:r>
          </w:p>
        </w:tc>
        <w:tc>
          <w:tcPr>
            <w:tcW w:w="1034" w:type="dxa"/>
            <w:tcBorders>
              <w:top w:val="nil"/>
              <w:left w:val="nil"/>
              <w:bottom w:val="nil"/>
              <w:right w:val="nil"/>
            </w:tcBorders>
            <w:shd w:val="clear" w:color="000000" w:fill="FFFFFF"/>
            <w:vAlign w:val="center"/>
            <w:hideMark/>
          </w:tcPr>
          <w:p w14:paraId="3799AD7F"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14/03/2023</w:t>
            </w:r>
          </w:p>
        </w:tc>
        <w:tc>
          <w:tcPr>
            <w:tcW w:w="971" w:type="dxa"/>
            <w:tcBorders>
              <w:top w:val="nil"/>
              <w:left w:val="nil"/>
              <w:bottom w:val="nil"/>
              <w:right w:val="nil"/>
            </w:tcBorders>
            <w:shd w:val="clear" w:color="000000" w:fill="FFFFFF"/>
            <w:vAlign w:val="center"/>
            <w:hideMark/>
          </w:tcPr>
          <w:p w14:paraId="1DA1ADA4"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2.28E+07</w:t>
            </w:r>
          </w:p>
        </w:tc>
        <w:tc>
          <w:tcPr>
            <w:tcW w:w="1001" w:type="dxa"/>
            <w:tcBorders>
              <w:top w:val="nil"/>
              <w:left w:val="nil"/>
              <w:bottom w:val="nil"/>
              <w:right w:val="nil"/>
            </w:tcBorders>
            <w:shd w:val="clear" w:color="000000" w:fill="FFFFFF"/>
            <w:vAlign w:val="center"/>
            <w:hideMark/>
          </w:tcPr>
          <w:p w14:paraId="5E8F3183"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2.25E+07</w:t>
            </w:r>
          </w:p>
        </w:tc>
        <w:tc>
          <w:tcPr>
            <w:tcW w:w="951" w:type="dxa"/>
            <w:tcBorders>
              <w:top w:val="nil"/>
              <w:left w:val="nil"/>
              <w:bottom w:val="nil"/>
              <w:right w:val="nil"/>
            </w:tcBorders>
            <w:shd w:val="clear" w:color="000000" w:fill="FFFFFF"/>
            <w:vAlign w:val="center"/>
            <w:hideMark/>
          </w:tcPr>
          <w:p w14:paraId="366B4CA0"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2.30E+07</w:t>
            </w:r>
          </w:p>
        </w:tc>
        <w:tc>
          <w:tcPr>
            <w:tcW w:w="960" w:type="dxa"/>
            <w:tcBorders>
              <w:top w:val="nil"/>
              <w:left w:val="nil"/>
              <w:bottom w:val="nil"/>
              <w:right w:val="nil"/>
            </w:tcBorders>
            <w:shd w:val="clear" w:color="000000" w:fill="FFFFFF"/>
            <w:vAlign w:val="center"/>
            <w:hideMark/>
          </w:tcPr>
          <w:p w14:paraId="4D676E64"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22848334</w:t>
            </w:r>
          </w:p>
        </w:tc>
      </w:tr>
      <w:tr w:rsidR="00D5546D" w:rsidRPr="00D5546D" w14:paraId="38D0BD03" w14:textId="77777777" w:rsidTr="00D5546D">
        <w:trPr>
          <w:trHeight w:val="300"/>
        </w:trPr>
        <w:tc>
          <w:tcPr>
            <w:tcW w:w="923" w:type="dxa"/>
            <w:tcBorders>
              <w:top w:val="nil"/>
              <w:left w:val="nil"/>
              <w:bottom w:val="nil"/>
              <w:right w:val="nil"/>
            </w:tcBorders>
            <w:shd w:val="clear" w:color="000000" w:fill="F5F5F5"/>
            <w:vAlign w:val="center"/>
            <w:hideMark/>
          </w:tcPr>
          <w:p w14:paraId="4A37211A"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162</w:t>
            </w:r>
          </w:p>
        </w:tc>
        <w:tc>
          <w:tcPr>
            <w:tcW w:w="1034" w:type="dxa"/>
            <w:tcBorders>
              <w:top w:val="nil"/>
              <w:left w:val="nil"/>
              <w:bottom w:val="nil"/>
              <w:right w:val="nil"/>
            </w:tcBorders>
            <w:shd w:val="clear" w:color="000000" w:fill="F5F5F5"/>
            <w:vAlign w:val="center"/>
            <w:hideMark/>
          </w:tcPr>
          <w:p w14:paraId="3FFDCF2B"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15/03/2023</w:t>
            </w:r>
          </w:p>
        </w:tc>
        <w:tc>
          <w:tcPr>
            <w:tcW w:w="971" w:type="dxa"/>
            <w:tcBorders>
              <w:top w:val="nil"/>
              <w:left w:val="nil"/>
              <w:bottom w:val="nil"/>
              <w:right w:val="nil"/>
            </w:tcBorders>
            <w:shd w:val="clear" w:color="000000" w:fill="F5F5F5"/>
            <w:vAlign w:val="center"/>
            <w:hideMark/>
          </w:tcPr>
          <w:p w14:paraId="07016D9B"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2.28E+07</w:t>
            </w:r>
          </w:p>
        </w:tc>
        <w:tc>
          <w:tcPr>
            <w:tcW w:w="1001" w:type="dxa"/>
            <w:tcBorders>
              <w:top w:val="nil"/>
              <w:left w:val="nil"/>
              <w:bottom w:val="nil"/>
              <w:right w:val="nil"/>
            </w:tcBorders>
            <w:shd w:val="clear" w:color="000000" w:fill="F5F5F5"/>
            <w:vAlign w:val="center"/>
            <w:hideMark/>
          </w:tcPr>
          <w:p w14:paraId="5CD683A3"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2.25E+07</w:t>
            </w:r>
          </w:p>
        </w:tc>
        <w:tc>
          <w:tcPr>
            <w:tcW w:w="951" w:type="dxa"/>
            <w:tcBorders>
              <w:top w:val="nil"/>
              <w:left w:val="nil"/>
              <w:bottom w:val="nil"/>
              <w:right w:val="nil"/>
            </w:tcBorders>
            <w:shd w:val="clear" w:color="000000" w:fill="F5F5F5"/>
            <w:vAlign w:val="center"/>
            <w:hideMark/>
          </w:tcPr>
          <w:p w14:paraId="2C84E420"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2.31E+07</w:t>
            </w:r>
          </w:p>
        </w:tc>
        <w:tc>
          <w:tcPr>
            <w:tcW w:w="960" w:type="dxa"/>
            <w:tcBorders>
              <w:top w:val="nil"/>
              <w:left w:val="nil"/>
              <w:bottom w:val="nil"/>
              <w:right w:val="nil"/>
            </w:tcBorders>
            <w:shd w:val="clear" w:color="000000" w:fill="F5F5F5"/>
            <w:vAlign w:val="center"/>
            <w:hideMark/>
          </w:tcPr>
          <w:p w14:paraId="01306649"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22853108</w:t>
            </w:r>
          </w:p>
        </w:tc>
      </w:tr>
      <w:tr w:rsidR="00D5546D" w:rsidRPr="00D5546D" w14:paraId="1F9AC0C8" w14:textId="77777777" w:rsidTr="00D5546D">
        <w:trPr>
          <w:trHeight w:val="300"/>
        </w:trPr>
        <w:tc>
          <w:tcPr>
            <w:tcW w:w="923" w:type="dxa"/>
            <w:tcBorders>
              <w:top w:val="nil"/>
              <w:left w:val="nil"/>
              <w:bottom w:val="nil"/>
              <w:right w:val="nil"/>
            </w:tcBorders>
            <w:shd w:val="clear" w:color="000000" w:fill="FFFFFF"/>
            <w:vAlign w:val="center"/>
            <w:hideMark/>
          </w:tcPr>
          <w:p w14:paraId="3AEFE24D"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163</w:t>
            </w:r>
          </w:p>
        </w:tc>
        <w:tc>
          <w:tcPr>
            <w:tcW w:w="1034" w:type="dxa"/>
            <w:tcBorders>
              <w:top w:val="nil"/>
              <w:left w:val="nil"/>
              <w:bottom w:val="nil"/>
              <w:right w:val="nil"/>
            </w:tcBorders>
            <w:shd w:val="clear" w:color="000000" w:fill="FFFFFF"/>
            <w:vAlign w:val="center"/>
            <w:hideMark/>
          </w:tcPr>
          <w:p w14:paraId="1FC96A7C"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16/03/2023</w:t>
            </w:r>
          </w:p>
        </w:tc>
        <w:tc>
          <w:tcPr>
            <w:tcW w:w="971" w:type="dxa"/>
            <w:tcBorders>
              <w:top w:val="nil"/>
              <w:left w:val="nil"/>
              <w:bottom w:val="nil"/>
              <w:right w:val="nil"/>
            </w:tcBorders>
            <w:shd w:val="clear" w:color="000000" w:fill="FFFFFF"/>
            <w:vAlign w:val="center"/>
            <w:hideMark/>
          </w:tcPr>
          <w:p w14:paraId="0D06C79B"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2.28E+07</w:t>
            </w:r>
          </w:p>
        </w:tc>
        <w:tc>
          <w:tcPr>
            <w:tcW w:w="1001" w:type="dxa"/>
            <w:tcBorders>
              <w:top w:val="nil"/>
              <w:left w:val="nil"/>
              <w:bottom w:val="nil"/>
              <w:right w:val="nil"/>
            </w:tcBorders>
            <w:shd w:val="clear" w:color="000000" w:fill="FFFFFF"/>
            <w:vAlign w:val="center"/>
            <w:hideMark/>
          </w:tcPr>
          <w:p w14:paraId="58242D65"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2.25E+07</w:t>
            </w:r>
          </w:p>
        </w:tc>
        <w:tc>
          <w:tcPr>
            <w:tcW w:w="951" w:type="dxa"/>
            <w:tcBorders>
              <w:top w:val="nil"/>
              <w:left w:val="nil"/>
              <w:bottom w:val="nil"/>
              <w:right w:val="nil"/>
            </w:tcBorders>
            <w:shd w:val="clear" w:color="000000" w:fill="FFFFFF"/>
            <w:vAlign w:val="center"/>
            <w:hideMark/>
          </w:tcPr>
          <w:p w14:paraId="7EEE5C58"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2.30E+07</w:t>
            </w:r>
          </w:p>
        </w:tc>
        <w:tc>
          <w:tcPr>
            <w:tcW w:w="960" w:type="dxa"/>
            <w:tcBorders>
              <w:top w:val="nil"/>
              <w:left w:val="nil"/>
              <w:bottom w:val="nil"/>
              <w:right w:val="nil"/>
            </w:tcBorders>
            <w:shd w:val="clear" w:color="000000" w:fill="FFFFFF"/>
            <w:vAlign w:val="center"/>
            <w:hideMark/>
          </w:tcPr>
          <w:p w14:paraId="1959A850"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22857906</w:t>
            </w:r>
          </w:p>
        </w:tc>
      </w:tr>
      <w:tr w:rsidR="00D5546D" w:rsidRPr="00D5546D" w14:paraId="50503444" w14:textId="77777777" w:rsidTr="00D5546D">
        <w:trPr>
          <w:trHeight w:val="300"/>
        </w:trPr>
        <w:tc>
          <w:tcPr>
            <w:tcW w:w="923" w:type="dxa"/>
            <w:tcBorders>
              <w:top w:val="nil"/>
              <w:left w:val="nil"/>
              <w:bottom w:val="nil"/>
              <w:right w:val="nil"/>
            </w:tcBorders>
            <w:shd w:val="clear" w:color="000000" w:fill="F5F5F5"/>
            <w:vAlign w:val="center"/>
            <w:hideMark/>
          </w:tcPr>
          <w:p w14:paraId="0EE28995"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164</w:t>
            </w:r>
          </w:p>
        </w:tc>
        <w:tc>
          <w:tcPr>
            <w:tcW w:w="1034" w:type="dxa"/>
            <w:tcBorders>
              <w:top w:val="nil"/>
              <w:left w:val="nil"/>
              <w:bottom w:val="nil"/>
              <w:right w:val="nil"/>
            </w:tcBorders>
            <w:shd w:val="clear" w:color="000000" w:fill="F5F5F5"/>
            <w:vAlign w:val="center"/>
            <w:hideMark/>
          </w:tcPr>
          <w:p w14:paraId="23C4D333"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17/03/2023</w:t>
            </w:r>
          </w:p>
        </w:tc>
        <w:tc>
          <w:tcPr>
            <w:tcW w:w="971" w:type="dxa"/>
            <w:tcBorders>
              <w:top w:val="nil"/>
              <w:left w:val="nil"/>
              <w:bottom w:val="nil"/>
              <w:right w:val="nil"/>
            </w:tcBorders>
            <w:shd w:val="clear" w:color="000000" w:fill="F5F5F5"/>
            <w:vAlign w:val="center"/>
            <w:hideMark/>
          </w:tcPr>
          <w:p w14:paraId="50E71C99"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2.28E+07</w:t>
            </w:r>
          </w:p>
        </w:tc>
        <w:tc>
          <w:tcPr>
            <w:tcW w:w="1001" w:type="dxa"/>
            <w:tcBorders>
              <w:top w:val="nil"/>
              <w:left w:val="nil"/>
              <w:bottom w:val="nil"/>
              <w:right w:val="nil"/>
            </w:tcBorders>
            <w:shd w:val="clear" w:color="000000" w:fill="F5F5F5"/>
            <w:vAlign w:val="center"/>
            <w:hideMark/>
          </w:tcPr>
          <w:p w14:paraId="4D4107F3"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2.25E+07</w:t>
            </w:r>
          </w:p>
        </w:tc>
        <w:tc>
          <w:tcPr>
            <w:tcW w:w="951" w:type="dxa"/>
            <w:tcBorders>
              <w:top w:val="nil"/>
              <w:left w:val="nil"/>
              <w:bottom w:val="nil"/>
              <w:right w:val="nil"/>
            </w:tcBorders>
            <w:shd w:val="clear" w:color="000000" w:fill="F5F5F5"/>
            <w:vAlign w:val="center"/>
            <w:hideMark/>
          </w:tcPr>
          <w:p w14:paraId="52DAE478"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2.30E+07</w:t>
            </w:r>
          </w:p>
        </w:tc>
        <w:tc>
          <w:tcPr>
            <w:tcW w:w="960" w:type="dxa"/>
            <w:tcBorders>
              <w:top w:val="nil"/>
              <w:left w:val="nil"/>
              <w:bottom w:val="nil"/>
              <w:right w:val="nil"/>
            </w:tcBorders>
            <w:shd w:val="clear" w:color="000000" w:fill="F5F5F5"/>
            <w:vAlign w:val="center"/>
            <w:hideMark/>
          </w:tcPr>
          <w:p w14:paraId="327BBEB7"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22862005</w:t>
            </w:r>
          </w:p>
        </w:tc>
      </w:tr>
      <w:tr w:rsidR="00D5546D" w:rsidRPr="00D5546D" w14:paraId="67B83A04" w14:textId="77777777" w:rsidTr="00D5546D">
        <w:trPr>
          <w:trHeight w:val="300"/>
        </w:trPr>
        <w:tc>
          <w:tcPr>
            <w:tcW w:w="923" w:type="dxa"/>
            <w:tcBorders>
              <w:top w:val="nil"/>
              <w:left w:val="nil"/>
              <w:bottom w:val="nil"/>
              <w:right w:val="nil"/>
            </w:tcBorders>
            <w:shd w:val="clear" w:color="000000" w:fill="FFFFFF"/>
            <w:vAlign w:val="center"/>
            <w:hideMark/>
          </w:tcPr>
          <w:p w14:paraId="2FF200FA"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165</w:t>
            </w:r>
          </w:p>
        </w:tc>
        <w:tc>
          <w:tcPr>
            <w:tcW w:w="1034" w:type="dxa"/>
            <w:tcBorders>
              <w:top w:val="nil"/>
              <w:left w:val="nil"/>
              <w:bottom w:val="nil"/>
              <w:right w:val="nil"/>
            </w:tcBorders>
            <w:shd w:val="clear" w:color="000000" w:fill="FFFFFF"/>
            <w:vAlign w:val="center"/>
            <w:hideMark/>
          </w:tcPr>
          <w:p w14:paraId="721C3C5A"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18/03/2023</w:t>
            </w:r>
          </w:p>
        </w:tc>
        <w:tc>
          <w:tcPr>
            <w:tcW w:w="971" w:type="dxa"/>
            <w:tcBorders>
              <w:top w:val="nil"/>
              <w:left w:val="nil"/>
              <w:bottom w:val="nil"/>
              <w:right w:val="nil"/>
            </w:tcBorders>
            <w:shd w:val="clear" w:color="000000" w:fill="FFFFFF"/>
            <w:vAlign w:val="center"/>
            <w:hideMark/>
          </w:tcPr>
          <w:p w14:paraId="4044381D"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2.28E+07</w:t>
            </w:r>
          </w:p>
        </w:tc>
        <w:tc>
          <w:tcPr>
            <w:tcW w:w="1001" w:type="dxa"/>
            <w:tcBorders>
              <w:top w:val="nil"/>
              <w:left w:val="nil"/>
              <w:bottom w:val="nil"/>
              <w:right w:val="nil"/>
            </w:tcBorders>
            <w:shd w:val="clear" w:color="000000" w:fill="FFFFFF"/>
            <w:vAlign w:val="center"/>
            <w:hideMark/>
          </w:tcPr>
          <w:p w14:paraId="14298E46"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2.25E+07</w:t>
            </w:r>
          </w:p>
        </w:tc>
        <w:tc>
          <w:tcPr>
            <w:tcW w:w="951" w:type="dxa"/>
            <w:tcBorders>
              <w:top w:val="nil"/>
              <w:left w:val="nil"/>
              <w:bottom w:val="nil"/>
              <w:right w:val="nil"/>
            </w:tcBorders>
            <w:shd w:val="clear" w:color="000000" w:fill="FFFFFF"/>
            <w:vAlign w:val="center"/>
            <w:hideMark/>
          </w:tcPr>
          <w:p w14:paraId="1943CFD3"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2.30E+07</w:t>
            </w:r>
          </w:p>
        </w:tc>
        <w:tc>
          <w:tcPr>
            <w:tcW w:w="960" w:type="dxa"/>
            <w:tcBorders>
              <w:top w:val="nil"/>
              <w:left w:val="nil"/>
              <w:bottom w:val="nil"/>
              <w:right w:val="nil"/>
            </w:tcBorders>
            <w:shd w:val="clear" w:color="000000" w:fill="FFFFFF"/>
            <w:vAlign w:val="center"/>
            <w:hideMark/>
          </w:tcPr>
          <w:p w14:paraId="59889490"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22865406</w:t>
            </w:r>
          </w:p>
        </w:tc>
      </w:tr>
      <w:tr w:rsidR="00D5546D" w:rsidRPr="00D5546D" w14:paraId="4F744088" w14:textId="77777777" w:rsidTr="00D5546D">
        <w:trPr>
          <w:trHeight w:val="300"/>
        </w:trPr>
        <w:tc>
          <w:tcPr>
            <w:tcW w:w="923" w:type="dxa"/>
            <w:tcBorders>
              <w:top w:val="nil"/>
              <w:left w:val="nil"/>
              <w:bottom w:val="nil"/>
              <w:right w:val="nil"/>
            </w:tcBorders>
            <w:shd w:val="clear" w:color="000000" w:fill="F5F5F5"/>
            <w:vAlign w:val="center"/>
            <w:hideMark/>
          </w:tcPr>
          <w:p w14:paraId="2196A643"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166</w:t>
            </w:r>
          </w:p>
        </w:tc>
        <w:tc>
          <w:tcPr>
            <w:tcW w:w="1034" w:type="dxa"/>
            <w:tcBorders>
              <w:top w:val="nil"/>
              <w:left w:val="nil"/>
              <w:bottom w:val="nil"/>
              <w:right w:val="nil"/>
            </w:tcBorders>
            <w:shd w:val="clear" w:color="000000" w:fill="F5F5F5"/>
            <w:vAlign w:val="center"/>
            <w:hideMark/>
          </w:tcPr>
          <w:p w14:paraId="2B752704"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19/03/2023</w:t>
            </w:r>
          </w:p>
        </w:tc>
        <w:tc>
          <w:tcPr>
            <w:tcW w:w="971" w:type="dxa"/>
            <w:tcBorders>
              <w:top w:val="nil"/>
              <w:left w:val="nil"/>
              <w:bottom w:val="nil"/>
              <w:right w:val="nil"/>
            </w:tcBorders>
            <w:shd w:val="clear" w:color="000000" w:fill="F5F5F5"/>
            <w:vAlign w:val="center"/>
            <w:hideMark/>
          </w:tcPr>
          <w:p w14:paraId="486693A7"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2.28E+07</w:t>
            </w:r>
          </w:p>
        </w:tc>
        <w:tc>
          <w:tcPr>
            <w:tcW w:w="1001" w:type="dxa"/>
            <w:tcBorders>
              <w:top w:val="nil"/>
              <w:left w:val="nil"/>
              <w:bottom w:val="nil"/>
              <w:right w:val="nil"/>
            </w:tcBorders>
            <w:shd w:val="clear" w:color="000000" w:fill="F5F5F5"/>
            <w:vAlign w:val="center"/>
            <w:hideMark/>
          </w:tcPr>
          <w:p w14:paraId="223B4749"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2.25E+07</w:t>
            </w:r>
          </w:p>
        </w:tc>
        <w:tc>
          <w:tcPr>
            <w:tcW w:w="951" w:type="dxa"/>
            <w:tcBorders>
              <w:top w:val="nil"/>
              <w:left w:val="nil"/>
              <w:bottom w:val="nil"/>
              <w:right w:val="nil"/>
            </w:tcBorders>
            <w:shd w:val="clear" w:color="000000" w:fill="F5F5F5"/>
            <w:vAlign w:val="center"/>
            <w:hideMark/>
          </w:tcPr>
          <w:p w14:paraId="572A7849"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2.31E+07</w:t>
            </w:r>
          </w:p>
        </w:tc>
        <w:tc>
          <w:tcPr>
            <w:tcW w:w="960" w:type="dxa"/>
            <w:tcBorders>
              <w:top w:val="nil"/>
              <w:left w:val="nil"/>
              <w:bottom w:val="nil"/>
              <w:right w:val="nil"/>
            </w:tcBorders>
            <w:shd w:val="clear" w:color="000000" w:fill="F5F5F5"/>
            <w:vAlign w:val="center"/>
            <w:hideMark/>
          </w:tcPr>
          <w:p w14:paraId="13556E46"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22869473</w:t>
            </w:r>
          </w:p>
        </w:tc>
      </w:tr>
      <w:tr w:rsidR="00D5546D" w:rsidRPr="00D5546D" w14:paraId="07B06408" w14:textId="77777777" w:rsidTr="00D5546D">
        <w:trPr>
          <w:trHeight w:val="300"/>
        </w:trPr>
        <w:tc>
          <w:tcPr>
            <w:tcW w:w="923" w:type="dxa"/>
            <w:tcBorders>
              <w:top w:val="nil"/>
              <w:left w:val="nil"/>
              <w:bottom w:val="nil"/>
              <w:right w:val="nil"/>
            </w:tcBorders>
            <w:shd w:val="clear" w:color="000000" w:fill="FFFFFF"/>
            <w:vAlign w:val="center"/>
            <w:hideMark/>
          </w:tcPr>
          <w:p w14:paraId="39DC77B9"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167</w:t>
            </w:r>
          </w:p>
        </w:tc>
        <w:tc>
          <w:tcPr>
            <w:tcW w:w="1034" w:type="dxa"/>
            <w:tcBorders>
              <w:top w:val="nil"/>
              <w:left w:val="nil"/>
              <w:bottom w:val="nil"/>
              <w:right w:val="nil"/>
            </w:tcBorders>
            <w:shd w:val="clear" w:color="000000" w:fill="FFFFFF"/>
            <w:vAlign w:val="center"/>
            <w:hideMark/>
          </w:tcPr>
          <w:p w14:paraId="59E9D7A3"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20/03/2023</w:t>
            </w:r>
          </w:p>
        </w:tc>
        <w:tc>
          <w:tcPr>
            <w:tcW w:w="971" w:type="dxa"/>
            <w:tcBorders>
              <w:top w:val="nil"/>
              <w:left w:val="nil"/>
              <w:bottom w:val="nil"/>
              <w:right w:val="nil"/>
            </w:tcBorders>
            <w:shd w:val="clear" w:color="000000" w:fill="FFFFFF"/>
            <w:vAlign w:val="center"/>
            <w:hideMark/>
          </w:tcPr>
          <w:p w14:paraId="7B026379"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2.28E+07</w:t>
            </w:r>
          </w:p>
        </w:tc>
        <w:tc>
          <w:tcPr>
            <w:tcW w:w="1001" w:type="dxa"/>
            <w:tcBorders>
              <w:top w:val="nil"/>
              <w:left w:val="nil"/>
              <w:bottom w:val="nil"/>
              <w:right w:val="nil"/>
            </w:tcBorders>
            <w:shd w:val="clear" w:color="000000" w:fill="FFFFFF"/>
            <w:vAlign w:val="center"/>
            <w:hideMark/>
          </w:tcPr>
          <w:p w14:paraId="25AF224D"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2.25E+07</w:t>
            </w:r>
          </w:p>
        </w:tc>
        <w:tc>
          <w:tcPr>
            <w:tcW w:w="951" w:type="dxa"/>
            <w:tcBorders>
              <w:top w:val="nil"/>
              <w:left w:val="nil"/>
              <w:bottom w:val="nil"/>
              <w:right w:val="nil"/>
            </w:tcBorders>
            <w:shd w:val="clear" w:color="000000" w:fill="FFFFFF"/>
            <w:vAlign w:val="center"/>
            <w:hideMark/>
          </w:tcPr>
          <w:p w14:paraId="4AC3BBDD"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2.31E+07</w:t>
            </w:r>
          </w:p>
        </w:tc>
        <w:tc>
          <w:tcPr>
            <w:tcW w:w="960" w:type="dxa"/>
            <w:tcBorders>
              <w:top w:val="nil"/>
              <w:left w:val="nil"/>
              <w:bottom w:val="nil"/>
              <w:right w:val="nil"/>
            </w:tcBorders>
            <w:shd w:val="clear" w:color="000000" w:fill="FFFFFF"/>
            <w:vAlign w:val="center"/>
            <w:hideMark/>
          </w:tcPr>
          <w:p w14:paraId="520AE999"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22874677</w:t>
            </w:r>
          </w:p>
        </w:tc>
      </w:tr>
      <w:tr w:rsidR="00D5546D" w:rsidRPr="00D5546D" w14:paraId="1802BEF5" w14:textId="77777777" w:rsidTr="00D5546D">
        <w:trPr>
          <w:trHeight w:val="300"/>
        </w:trPr>
        <w:tc>
          <w:tcPr>
            <w:tcW w:w="923" w:type="dxa"/>
            <w:tcBorders>
              <w:top w:val="nil"/>
              <w:left w:val="nil"/>
              <w:bottom w:val="nil"/>
              <w:right w:val="nil"/>
            </w:tcBorders>
            <w:shd w:val="clear" w:color="000000" w:fill="F5F5F5"/>
            <w:vAlign w:val="center"/>
            <w:hideMark/>
          </w:tcPr>
          <w:p w14:paraId="14FA4B65"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168</w:t>
            </w:r>
          </w:p>
        </w:tc>
        <w:tc>
          <w:tcPr>
            <w:tcW w:w="1034" w:type="dxa"/>
            <w:tcBorders>
              <w:top w:val="nil"/>
              <w:left w:val="nil"/>
              <w:bottom w:val="nil"/>
              <w:right w:val="nil"/>
            </w:tcBorders>
            <w:shd w:val="clear" w:color="000000" w:fill="F5F5F5"/>
            <w:vAlign w:val="center"/>
            <w:hideMark/>
          </w:tcPr>
          <w:p w14:paraId="612B15EA"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21/03/2023</w:t>
            </w:r>
          </w:p>
        </w:tc>
        <w:tc>
          <w:tcPr>
            <w:tcW w:w="971" w:type="dxa"/>
            <w:tcBorders>
              <w:top w:val="nil"/>
              <w:left w:val="nil"/>
              <w:bottom w:val="nil"/>
              <w:right w:val="nil"/>
            </w:tcBorders>
            <w:shd w:val="clear" w:color="000000" w:fill="F5F5F5"/>
            <w:vAlign w:val="center"/>
            <w:hideMark/>
          </w:tcPr>
          <w:p w14:paraId="4CF4A300"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2.28E+07</w:t>
            </w:r>
          </w:p>
        </w:tc>
        <w:tc>
          <w:tcPr>
            <w:tcW w:w="1001" w:type="dxa"/>
            <w:tcBorders>
              <w:top w:val="nil"/>
              <w:left w:val="nil"/>
              <w:bottom w:val="nil"/>
              <w:right w:val="nil"/>
            </w:tcBorders>
            <w:shd w:val="clear" w:color="000000" w:fill="F5F5F5"/>
            <w:vAlign w:val="center"/>
            <w:hideMark/>
          </w:tcPr>
          <w:p w14:paraId="601E0D8A"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2.26E+07</w:t>
            </w:r>
          </w:p>
        </w:tc>
        <w:tc>
          <w:tcPr>
            <w:tcW w:w="951" w:type="dxa"/>
            <w:tcBorders>
              <w:top w:val="nil"/>
              <w:left w:val="nil"/>
              <w:bottom w:val="nil"/>
              <w:right w:val="nil"/>
            </w:tcBorders>
            <w:shd w:val="clear" w:color="000000" w:fill="F5F5F5"/>
            <w:vAlign w:val="center"/>
            <w:hideMark/>
          </w:tcPr>
          <w:p w14:paraId="7BFA5F77"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2.31E+07</w:t>
            </w:r>
          </w:p>
        </w:tc>
        <w:tc>
          <w:tcPr>
            <w:tcW w:w="960" w:type="dxa"/>
            <w:tcBorders>
              <w:top w:val="nil"/>
              <w:left w:val="nil"/>
              <w:bottom w:val="nil"/>
              <w:right w:val="nil"/>
            </w:tcBorders>
            <w:shd w:val="clear" w:color="000000" w:fill="F5F5F5"/>
            <w:vAlign w:val="center"/>
            <w:hideMark/>
          </w:tcPr>
          <w:p w14:paraId="4F2D4D7E"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22879879</w:t>
            </w:r>
          </w:p>
        </w:tc>
      </w:tr>
      <w:tr w:rsidR="00D5546D" w:rsidRPr="00D5546D" w14:paraId="06BA92D8" w14:textId="77777777" w:rsidTr="00D5546D">
        <w:trPr>
          <w:trHeight w:val="300"/>
        </w:trPr>
        <w:tc>
          <w:tcPr>
            <w:tcW w:w="923" w:type="dxa"/>
            <w:tcBorders>
              <w:top w:val="nil"/>
              <w:left w:val="nil"/>
              <w:bottom w:val="nil"/>
              <w:right w:val="nil"/>
            </w:tcBorders>
            <w:shd w:val="clear" w:color="000000" w:fill="FFFFFF"/>
            <w:vAlign w:val="center"/>
            <w:hideMark/>
          </w:tcPr>
          <w:p w14:paraId="3C646ADC"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169</w:t>
            </w:r>
          </w:p>
        </w:tc>
        <w:tc>
          <w:tcPr>
            <w:tcW w:w="1034" w:type="dxa"/>
            <w:tcBorders>
              <w:top w:val="nil"/>
              <w:left w:val="nil"/>
              <w:bottom w:val="nil"/>
              <w:right w:val="nil"/>
            </w:tcBorders>
            <w:shd w:val="clear" w:color="000000" w:fill="FFFFFF"/>
            <w:vAlign w:val="center"/>
            <w:hideMark/>
          </w:tcPr>
          <w:p w14:paraId="73645A0D"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22/03/2023</w:t>
            </w:r>
          </w:p>
        </w:tc>
        <w:tc>
          <w:tcPr>
            <w:tcW w:w="971" w:type="dxa"/>
            <w:tcBorders>
              <w:top w:val="nil"/>
              <w:left w:val="nil"/>
              <w:bottom w:val="nil"/>
              <w:right w:val="nil"/>
            </w:tcBorders>
            <w:shd w:val="clear" w:color="000000" w:fill="FFFFFF"/>
            <w:vAlign w:val="center"/>
            <w:hideMark/>
          </w:tcPr>
          <w:p w14:paraId="6BDFA6A5"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2.29E+07</w:t>
            </w:r>
          </w:p>
        </w:tc>
        <w:tc>
          <w:tcPr>
            <w:tcW w:w="1001" w:type="dxa"/>
            <w:tcBorders>
              <w:top w:val="nil"/>
              <w:left w:val="nil"/>
              <w:bottom w:val="nil"/>
              <w:right w:val="nil"/>
            </w:tcBorders>
            <w:shd w:val="clear" w:color="000000" w:fill="FFFFFF"/>
            <w:vAlign w:val="center"/>
            <w:hideMark/>
          </w:tcPr>
          <w:p w14:paraId="7E0906F1"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2.26E+07</w:t>
            </w:r>
          </w:p>
        </w:tc>
        <w:tc>
          <w:tcPr>
            <w:tcW w:w="951" w:type="dxa"/>
            <w:tcBorders>
              <w:top w:val="nil"/>
              <w:left w:val="nil"/>
              <w:bottom w:val="nil"/>
              <w:right w:val="nil"/>
            </w:tcBorders>
            <w:shd w:val="clear" w:color="000000" w:fill="FFFFFF"/>
            <w:vAlign w:val="center"/>
            <w:hideMark/>
          </w:tcPr>
          <w:p w14:paraId="3B5C4742"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2.31E+07</w:t>
            </w:r>
          </w:p>
        </w:tc>
        <w:tc>
          <w:tcPr>
            <w:tcW w:w="960" w:type="dxa"/>
            <w:tcBorders>
              <w:top w:val="nil"/>
              <w:left w:val="nil"/>
              <w:bottom w:val="nil"/>
              <w:right w:val="nil"/>
            </w:tcBorders>
            <w:shd w:val="clear" w:color="000000" w:fill="FFFFFF"/>
            <w:vAlign w:val="center"/>
            <w:hideMark/>
          </w:tcPr>
          <w:p w14:paraId="5E26849E"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22884670</w:t>
            </w:r>
          </w:p>
        </w:tc>
      </w:tr>
      <w:tr w:rsidR="00D5546D" w:rsidRPr="00D5546D" w14:paraId="330DE330" w14:textId="77777777" w:rsidTr="00D5546D">
        <w:trPr>
          <w:trHeight w:val="300"/>
        </w:trPr>
        <w:tc>
          <w:tcPr>
            <w:tcW w:w="923" w:type="dxa"/>
            <w:tcBorders>
              <w:top w:val="nil"/>
              <w:left w:val="nil"/>
              <w:bottom w:val="nil"/>
              <w:right w:val="nil"/>
            </w:tcBorders>
            <w:shd w:val="clear" w:color="000000" w:fill="F5F5F5"/>
            <w:vAlign w:val="center"/>
            <w:hideMark/>
          </w:tcPr>
          <w:p w14:paraId="3EA01C18"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170</w:t>
            </w:r>
          </w:p>
        </w:tc>
        <w:tc>
          <w:tcPr>
            <w:tcW w:w="1034" w:type="dxa"/>
            <w:tcBorders>
              <w:top w:val="nil"/>
              <w:left w:val="nil"/>
              <w:bottom w:val="nil"/>
              <w:right w:val="nil"/>
            </w:tcBorders>
            <w:shd w:val="clear" w:color="000000" w:fill="F5F5F5"/>
            <w:vAlign w:val="center"/>
            <w:hideMark/>
          </w:tcPr>
          <w:p w14:paraId="1F62A454"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23/03/2023</w:t>
            </w:r>
          </w:p>
        </w:tc>
        <w:tc>
          <w:tcPr>
            <w:tcW w:w="971" w:type="dxa"/>
            <w:tcBorders>
              <w:top w:val="nil"/>
              <w:left w:val="nil"/>
              <w:bottom w:val="nil"/>
              <w:right w:val="nil"/>
            </w:tcBorders>
            <w:shd w:val="clear" w:color="000000" w:fill="F5F5F5"/>
            <w:vAlign w:val="center"/>
            <w:hideMark/>
          </w:tcPr>
          <w:p w14:paraId="2646FBAA"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2.29E+07</w:t>
            </w:r>
          </w:p>
        </w:tc>
        <w:tc>
          <w:tcPr>
            <w:tcW w:w="1001" w:type="dxa"/>
            <w:tcBorders>
              <w:top w:val="nil"/>
              <w:left w:val="nil"/>
              <w:bottom w:val="nil"/>
              <w:right w:val="nil"/>
            </w:tcBorders>
            <w:shd w:val="clear" w:color="000000" w:fill="F5F5F5"/>
            <w:vAlign w:val="center"/>
            <w:hideMark/>
          </w:tcPr>
          <w:p w14:paraId="0C3177BC"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2.26E+07</w:t>
            </w:r>
          </w:p>
        </w:tc>
        <w:tc>
          <w:tcPr>
            <w:tcW w:w="951" w:type="dxa"/>
            <w:tcBorders>
              <w:top w:val="nil"/>
              <w:left w:val="nil"/>
              <w:bottom w:val="nil"/>
              <w:right w:val="nil"/>
            </w:tcBorders>
            <w:shd w:val="clear" w:color="000000" w:fill="F5F5F5"/>
            <w:vAlign w:val="center"/>
            <w:hideMark/>
          </w:tcPr>
          <w:p w14:paraId="60CB2C01"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2.31E+07</w:t>
            </w:r>
          </w:p>
        </w:tc>
        <w:tc>
          <w:tcPr>
            <w:tcW w:w="960" w:type="dxa"/>
            <w:tcBorders>
              <w:top w:val="nil"/>
              <w:left w:val="nil"/>
              <w:bottom w:val="nil"/>
              <w:right w:val="nil"/>
            </w:tcBorders>
            <w:shd w:val="clear" w:color="000000" w:fill="F5F5F5"/>
            <w:vAlign w:val="center"/>
            <w:hideMark/>
          </w:tcPr>
          <w:p w14:paraId="6D6411DB"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22889039</w:t>
            </w:r>
          </w:p>
        </w:tc>
      </w:tr>
      <w:tr w:rsidR="00D5546D" w:rsidRPr="00D5546D" w14:paraId="0CC34CBA" w14:textId="77777777" w:rsidTr="00D5546D">
        <w:trPr>
          <w:trHeight w:val="300"/>
        </w:trPr>
        <w:tc>
          <w:tcPr>
            <w:tcW w:w="923" w:type="dxa"/>
            <w:tcBorders>
              <w:top w:val="nil"/>
              <w:left w:val="nil"/>
              <w:bottom w:val="nil"/>
              <w:right w:val="nil"/>
            </w:tcBorders>
            <w:shd w:val="clear" w:color="000000" w:fill="FFFFFF"/>
            <w:vAlign w:val="center"/>
            <w:hideMark/>
          </w:tcPr>
          <w:p w14:paraId="36D1802E"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lastRenderedPageBreak/>
              <w:t>171</w:t>
            </w:r>
          </w:p>
        </w:tc>
        <w:tc>
          <w:tcPr>
            <w:tcW w:w="1034" w:type="dxa"/>
            <w:tcBorders>
              <w:top w:val="nil"/>
              <w:left w:val="nil"/>
              <w:bottom w:val="nil"/>
              <w:right w:val="nil"/>
            </w:tcBorders>
            <w:shd w:val="clear" w:color="000000" w:fill="FFFFFF"/>
            <w:vAlign w:val="center"/>
            <w:hideMark/>
          </w:tcPr>
          <w:p w14:paraId="1E2F3317"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24/03/2023</w:t>
            </w:r>
          </w:p>
        </w:tc>
        <w:tc>
          <w:tcPr>
            <w:tcW w:w="971" w:type="dxa"/>
            <w:tcBorders>
              <w:top w:val="nil"/>
              <w:left w:val="nil"/>
              <w:bottom w:val="nil"/>
              <w:right w:val="nil"/>
            </w:tcBorders>
            <w:shd w:val="clear" w:color="000000" w:fill="FFFFFF"/>
            <w:vAlign w:val="center"/>
            <w:hideMark/>
          </w:tcPr>
          <w:p w14:paraId="13C7ACAF"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2.29E+07</w:t>
            </w:r>
          </w:p>
        </w:tc>
        <w:tc>
          <w:tcPr>
            <w:tcW w:w="1001" w:type="dxa"/>
            <w:tcBorders>
              <w:top w:val="nil"/>
              <w:left w:val="nil"/>
              <w:bottom w:val="nil"/>
              <w:right w:val="nil"/>
            </w:tcBorders>
            <w:shd w:val="clear" w:color="000000" w:fill="FFFFFF"/>
            <w:vAlign w:val="center"/>
            <w:hideMark/>
          </w:tcPr>
          <w:p w14:paraId="6E38794F"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2.26E+07</w:t>
            </w:r>
          </w:p>
        </w:tc>
        <w:tc>
          <w:tcPr>
            <w:tcW w:w="951" w:type="dxa"/>
            <w:tcBorders>
              <w:top w:val="nil"/>
              <w:left w:val="nil"/>
              <w:bottom w:val="nil"/>
              <w:right w:val="nil"/>
            </w:tcBorders>
            <w:shd w:val="clear" w:color="000000" w:fill="FFFFFF"/>
            <w:vAlign w:val="center"/>
            <w:hideMark/>
          </w:tcPr>
          <w:p w14:paraId="0792AD56"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2.32E+07</w:t>
            </w:r>
          </w:p>
        </w:tc>
        <w:tc>
          <w:tcPr>
            <w:tcW w:w="960" w:type="dxa"/>
            <w:tcBorders>
              <w:top w:val="nil"/>
              <w:left w:val="nil"/>
              <w:bottom w:val="nil"/>
              <w:right w:val="nil"/>
            </w:tcBorders>
            <w:shd w:val="clear" w:color="000000" w:fill="FFFFFF"/>
            <w:vAlign w:val="center"/>
            <w:hideMark/>
          </w:tcPr>
          <w:p w14:paraId="2110636F"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22893152</w:t>
            </w:r>
          </w:p>
        </w:tc>
      </w:tr>
      <w:tr w:rsidR="00D5546D" w:rsidRPr="00D5546D" w14:paraId="1B19104D" w14:textId="77777777" w:rsidTr="00D5546D">
        <w:trPr>
          <w:trHeight w:val="300"/>
        </w:trPr>
        <w:tc>
          <w:tcPr>
            <w:tcW w:w="923" w:type="dxa"/>
            <w:tcBorders>
              <w:top w:val="nil"/>
              <w:left w:val="nil"/>
              <w:bottom w:val="nil"/>
              <w:right w:val="nil"/>
            </w:tcBorders>
            <w:shd w:val="clear" w:color="000000" w:fill="F5F5F5"/>
            <w:vAlign w:val="center"/>
            <w:hideMark/>
          </w:tcPr>
          <w:p w14:paraId="3B634646"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172</w:t>
            </w:r>
          </w:p>
        </w:tc>
        <w:tc>
          <w:tcPr>
            <w:tcW w:w="1034" w:type="dxa"/>
            <w:tcBorders>
              <w:top w:val="nil"/>
              <w:left w:val="nil"/>
              <w:bottom w:val="nil"/>
              <w:right w:val="nil"/>
            </w:tcBorders>
            <w:shd w:val="clear" w:color="000000" w:fill="F5F5F5"/>
            <w:vAlign w:val="center"/>
            <w:hideMark/>
          </w:tcPr>
          <w:p w14:paraId="6A8BC8F0"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25/03/2023</w:t>
            </w:r>
          </w:p>
        </w:tc>
        <w:tc>
          <w:tcPr>
            <w:tcW w:w="971" w:type="dxa"/>
            <w:tcBorders>
              <w:top w:val="nil"/>
              <w:left w:val="nil"/>
              <w:bottom w:val="nil"/>
              <w:right w:val="nil"/>
            </w:tcBorders>
            <w:shd w:val="clear" w:color="000000" w:fill="F5F5F5"/>
            <w:vAlign w:val="center"/>
            <w:hideMark/>
          </w:tcPr>
          <w:p w14:paraId="0FA89368"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2.29E+07</w:t>
            </w:r>
          </w:p>
        </w:tc>
        <w:tc>
          <w:tcPr>
            <w:tcW w:w="1001" w:type="dxa"/>
            <w:tcBorders>
              <w:top w:val="nil"/>
              <w:left w:val="nil"/>
              <w:bottom w:val="nil"/>
              <w:right w:val="nil"/>
            </w:tcBorders>
            <w:shd w:val="clear" w:color="000000" w:fill="F5F5F5"/>
            <w:vAlign w:val="center"/>
            <w:hideMark/>
          </w:tcPr>
          <w:p w14:paraId="512BA5B1"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2.26E+07</w:t>
            </w:r>
          </w:p>
        </w:tc>
        <w:tc>
          <w:tcPr>
            <w:tcW w:w="951" w:type="dxa"/>
            <w:tcBorders>
              <w:top w:val="nil"/>
              <w:left w:val="nil"/>
              <w:bottom w:val="nil"/>
              <w:right w:val="nil"/>
            </w:tcBorders>
            <w:shd w:val="clear" w:color="000000" w:fill="F5F5F5"/>
            <w:vAlign w:val="center"/>
            <w:hideMark/>
          </w:tcPr>
          <w:p w14:paraId="128057E3"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2.32E+07</w:t>
            </w:r>
          </w:p>
        </w:tc>
        <w:tc>
          <w:tcPr>
            <w:tcW w:w="960" w:type="dxa"/>
            <w:tcBorders>
              <w:top w:val="nil"/>
              <w:left w:val="nil"/>
              <w:bottom w:val="nil"/>
              <w:right w:val="nil"/>
            </w:tcBorders>
            <w:shd w:val="clear" w:color="000000" w:fill="F5F5F5"/>
            <w:vAlign w:val="center"/>
            <w:hideMark/>
          </w:tcPr>
          <w:p w14:paraId="60B8581C"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22896162</w:t>
            </w:r>
          </w:p>
        </w:tc>
      </w:tr>
      <w:tr w:rsidR="00D5546D" w:rsidRPr="00D5546D" w14:paraId="4C0B9FEE" w14:textId="77777777" w:rsidTr="00D5546D">
        <w:trPr>
          <w:trHeight w:val="300"/>
        </w:trPr>
        <w:tc>
          <w:tcPr>
            <w:tcW w:w="923" w:type="dxa"/>
            <w:tcBorders>
              <w:top w:val="nil"/>
              <w:left w:val="nil"/>
              <w:bottom w:val="nil"/>
              <w:right w:val="nil"/>
            </w:tcBorders>
            <w:shd w:val="clear" w:color="000000" w:fill="FFFFFF"/>
            <w:vAlign w:val="center"/>
            <w:hideMark/>
          </w:tcPr>
          <w:p w14:paraId="2B93238E"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173</w:t>
            </w:r>
          </w:p>
        </w:tc>
        <w:tc>
          <w:tcPr>
            <w:tcW w:w="1034" w:type="dxa"/>
            <w:tcBorders>
              <w:top w:val="nil"/>
              <w:left w:val="nil"/>
              <w:bottom w:val="nil"/>
              <w:right w:val="nil"/>
            </w:tcBorders>
            <w:shd w:val="clear" w:color="000000" w:fill="FFFFFF"/>
            <w:vAlign w:val="center"/>
            <w:hideMark/>
          </w:tcPr>
          <w:p w14:paraId="46C7C04C"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26/03/2023</w:t>
            </w:r>
          </w:p>
        </w:tc>
        <w:tc>
          <w:tcPr>
            <w:tcW w:w="971" w:type="dxa"/>
            <w:tcBorders>
              <w:top w:val="nil"/>
              <w:left w:val="nil"/>
              <w:bottom w:val="nil"/>
              <w:right w:val="nil"/>
            </w:tcBorders>
            <w:shd w:val="clear" w:color="000000" w:fill="FFFFFF"/>
            <w:vAlign w:val="center"/>
            <w:hideMark/>
          </w:tcPr>
          <w:p w14:paraId="782908E9"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2.29E+07</w:t>
            </w:r>
          </w:p>
        </w:tc>
        <w:tc>
          <w:tcPr>
            <w:tcW w:w="1001" w:type="dxa"/>
            <w:tcBorders>
              <w:top w:val="nil"/>
              <w:left w:val="nil"/>
              <w:bottom w:val="nil"/>
              <w:right w:val="nil"/>
            </w:tcBorders>
            <w:shd w:val="clear" w:color="000000" w:fill="FFFFFF"/>
            <w:vAlign w:val="center"/>
            <w:hideMark/>
          </w:tcPr>
          <w:p w14:paraId="5947C2A9"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2.27E+07</w:t>
            </w:r>
          </w:p>
        </w:tc>
        <w:tc>
          <w:tcPr>
            <w:tcW w:w="951" w:type="dxa"/>
            <w:tcBorders>
              <w:top w:val="nil"/>
              <w:left w:val="nil"/>
              <w:bottom w:val="nil"/>
              <w:right w:val="nil"/>
            </w:tcBorders>
            <w:shd w:val="clear" w:color="000000" w:fill="FFFFFF"/>
            <w:vAlign w:val="center"/>
            <w:hideMark/>
          </w:tcPr>
          <w:p w14:paraId="3103BC84"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2.32E+07</w:t>
            </w:r>
          </w:p>
        </w:tc>
        <w:tc>
          <w:tcPr>
            <w:tcW w:w="960" w:type="dxa"/>
            <w:tcBorders>
              <w:top w:val="nil"/>
              <w:left w:val="nil"/>
              <w:bottom w:val="nil"/>
              <w:right w:val="nil"/>
            </w:tcBorders>
            <w:shd w:val="clear" w:color="000000" w:fill="FFFFFF"/>
            <w:vAlign w:val="center"/>
            <w:hideMark/>
          </w:tcPr>
          <w:p w14:paraId="7763D5BD"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22899634</w:t>
            </w:r>
          </w:p>
        </w:tc>
      </w:tr>
      <w:tr w:rsidR="00D5546D" w:rsidRPr="00D5546D" w14:paraId="03B23426" w14:textId="77777777" w:rsidTr="00D5546D">
        <w:trPr>
          <w:trHeight w:val="300"/>
        </w:trPr>
        <w:tc>
          <w:tcPr>
            <w:tcW w:w="923" w:type="dxa"/>
            <w:tcBorders>
              <w:top w:val="nil"/>
              <w:left w:val="nil"/>
              <w:bottom w:val="nil"/>
              <w:right w:val="nil"/>
            </w:tcBorders>
            <w:shd w:val="clear" w:color="000000" w:fill="F5F5F5"/>
            <w:vAlign w:val="center"/>
            <w:hideMark/>
          </w:tcPr>
          <w:p w14:paraId="7503596E"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174</w:t>
            </w:r>
          </w:p>
        </w:tc>
        <w:tc>
          <w:tcPr>
            <w:tcW w:w="1034" w:type="dxa"/>
            <w:tcBorders>
              <w:top w:val="nil"/>
              <w:left w:val="nil"/>
              <w:bottom w:val="nil"/>
              <w:right w:val="nil"/>
            </w:tcBorders>
            <w:shd w:val="clear" w:color="000000" w:fill="F5F5F5"/>
            <w:vAlign w:val="center"/>
            <w:hideMark/>
          </w:tcPr>
          <w:p w14:paraId="1C8AC75A"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27/03/2023</w:t>
            </w:r>
          </w:p>
        </w:tc>
        <w:tc>
          <w:tcPr>
            <w:tcW w:w="971" w:type="dxa"/>
            <w:tcBorders>
              <w:top w:val="nil"/>
              <w:left w:val="nil"/>
              <w:bottom w:val="nil"/>
              <w:right w:val="nil"/>
            </w:tcBorders>
            <w:shd w:val="clear" w:color="000000" w:fill="F5F5F5"/>
            <w:vAlign w:val="center"/>
            <w:hideMark/>
          </w:tcPr>
          <w:p w14:paraId="130E7AE0"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2.30E+07</w:t>
            </w:r>
          </w:p>
        </w:tc>
        <w:tc>
          <w:tcPr>
            <w:tcW w:w="1001" w:type="dxa"/>
            <w:tcBorders>
              <w:top w:val="nil"/>
              <w:left w:val="nil"/>
              <w:bottom w:val="nil"/>
              <w:right w:val="nil"/>
            </w:tcBorders>
            <w:shd w:val="clear" w:color="000000" w:fill="F5F5F5"/>
            <w:vAlign w:val="center"/>
            <w:hideMark/>
          </w:tcPr>
          <w:p w14:paraId="2D8C992D"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2.27E+07</w:t>
            </w:r>
          </w:p>
        </w:tc>
        <w:tc>
          <w:tcPr>
            <w:tcW w:w="951" w:type="dxa"/>
            <w:tcBorders>
              <w:top w:val="nil"/>
              <w:left w:val="nil"/>
              <w:bottom w:val="nil"/>
              <w:right w:val="nil"/>
            </w:tcBorders>
            <w:shd w:val="clear" w:color="000000" w:fill="F5F5F5"/>
            <w:vAlign w:val="center"/>
            <w:hideMark/>
          </w:tcPr>
          <w:p w14:paraId="05DD16DD"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2.32E+07</w:t>
            </w:r>
          </w:p>
        </w:tc>
        <w:tc>
          <w:tcPr>
            <w:tcW w:w="960" w:type="dxa"/>
            <w:tcBorders>
              <w:top w:val="nil"/>
              <w:left w:val="nil"/>
              <w:bottom w:val="nil"/>
              <w:right w:val="nil"/>
            </w:tcBorders>
            <w:shd w:val="clear" w:color="000000" w:fill="F5F5F5"/>
            <w:vAlign w:val="center"/>
            <w:hideMark/>
          </w:tcPr>
          <w:p w14:paraId="0DC2C2A7"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22903965</w:t>
            </w:r>
          </w:p>
        </w:tc>
      </w:tr>
      <w:tr w:rsidR="00D5546D" w:rsidRPr="00D5546D" w14:paraId="2525DF85" w14:textId="77777777" w:rsidTr="00D5546D">
        <w:trPr>
          <w:trHeight w:val="300"/>
        </w:trPr>
        <w:tc>
          <w:tcPr>
            <w:tcW w:w="923" w:type="dxa"/>
            <w:tcBorders>
              <w:top w:val="nil"/>
              <w:left w:val="nil"/>
              <w:bottom w:val="nil"/>
              <w:right w:val="nil"/>
            </w:tcBorders>
            <w:shd w:val="clear" w:color="000000" w:fill="FFFFFF"/>
            <w:vAlign w:val="center"/>
            <w:hideMark/>
          </w:tcPr>
          <w:p w14:paraId="6687411C"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175</w:t>
            </w:r>
          </w:p>
        </w:tc>
        <w:tc>
          <w:tcPr>
            <w:tcW w:w="1034" w:type="dxa"/>
            <w:tcBorders>
              <w:top w:val="nil"/>
              <w:left w:val="nil"/>
              <w:bottom w:val="nil"/>
              <w:right w:val="nil"/>
            </w:tcBorders>
            <w:shd w:val="clear" w:color="000000" w:fill="FFFFFF"/>
            <w:vAlign w:val="center"/>
            <w:hideMark/>
          </w:tcPr>
          <w:p w14:paraId="6DD9CEEC"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28/03/2023</w:t>
            </w:r>
          </w:p>
        </w:tc>
        <w:tc>
          <w:tcPr>
            <w:tcW w:w="971" w:type="dxa"/>
            <w:tcBorders>
              <w:top w:val="nil"/>
              <w:left w:val="nil"/>
              <w:bottom w:val="nil"/>
              <w:right w:val="nil"/>
            </w:tcBorders>
            <w:shd w:val="clear" w:color="000000" w:fill="FFFFFF"/>
            <w:vAlign w:val="center"/>
            <w:hideMark/>
          </w:tcPr>
          <w:p w14:paraId="57E42852"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2.30E+07</w:t>
            </w:r>
          </w:p>
        </w:tc>
        <w:tc>
          <w:tcPr>
            <w:tcW w:w="1001" w:type="dxa"/>
            <w:tcBorders>
              <w:top w:val="nil"/>
              <w:left w:val="nil"/>
              <w:bottom w:val="nil"/>
              <w:right w:val="nil"/>
            </w:tcBorders>
            <w:shd w:val="clear" w:color="000000" w:fill="FFFFFF"/>
            <w:vAlign w:val="center"/>
            <w:hideMark/>
          </w:tcPr>
          <w:p w14:paraId="66EBC3E7"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2.27E+07</w:t>
            </w:r>
          </w:p>
        </w:tc>
        <w:tc>
          <w:tcPr>
            <w:tcW w:w="951" w:type="dxa"/>
            <w:tcBorders>
              <w:top w:val="nil"/>
              <w:left w:val="nil"/>
              <w:bottom w:val="nil"/>
              <w:right w:val="nil"/>
            </w:tcBorders>
            <w:shd w:val="clear" w:color="000000" w:fill="FFFFFF"/>
            <w:vAlign w:val="center"/>
            <w:hideMark/>
          </w:tcPr>
          <w:p w14:paraId="7DC76741"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2.33E+07</w:t>
            </w:r>
          </w:p>
        </w:tc>
        <w:tc>
          <w:tcPr>
            <w:tcW w:w="960" w:type="dxa"/>
            <w:tcBorders>
              <w:top w:val="nil"/>
              <w:left w:val="nil"/>
              <w:bottom w:val="nil"/>
              <w:right w:val="nil"/>
            </w:tcBorders>
            <w:shd w:val="clear" w:color="000000" w:fill="FFFFFF"/>
            <w:vAlign w:val="center"/>
            <w:hideMark/>
          </w:tcPr>
          <w:p w14:paraId="65D12FDB"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22907892</w:t>
            </w:r>
          </w:p>
        </w:tc>
      </w:tr>
      <w:tr w:rsidR="00D5546D" w:rsidRPr="00D5546D" w14:paraId="1C213FAE" w14:textId="77777777" w:rsidTr="00D5546D">
        <w:trPr>
          <w:trHeight w:val="300"/>
        </w:trPr>
        <w:tc>
          <w:tcPr>
            <w:tcW w:w="923" w:type="dxa"/>
            <w:tcBorders>
              <w:top w:val="nil"/>
              <w:left w:val="nil"/>
              <w:bottom w:val="nil"/>
              <w:right w:val="nil"/>
            </w:tcBorders>
            <w:shd w:val="clear" w:color="000000" w:fill="F5F5F5"/>
            <w:vAlign w:val="center"/>
            <w:hideMark/>
          </w:tcPr>
          <w:p w14:paraId="38FCA791"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176</w:t>
            </w:r>
          </w:p>
        </w:tc>
        <w:tc>
          <w:tcPr>
            <w:tcW w:w="1034" w:type="dxa"/>
            <w:tcBorders>
              <w:top w:val="nil"/>
              <w:left w:val="nil"/>
              <w:bottom w:val="nil"/>
              <w:right w:val="nil"/>
            </w:tcBorders>
            <w:shd w:val="clear" w:color="000000" w:fill="F5F5F5"/>
            <w:vAlign w:val="center"/>
            <w:hideMark/>
          </w:tcPr>
          <w:p w14:paraId="4FB52CA2"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29/03/2023</w:t>
            </w:r>
          </w:p>
        </w:tc>
        <w:tc>
          <w:tcPr>
            <w:tcW w:w="971" w:type="dxa"/>
            <w:tcBorders>
              <w:top w:val="nil"/>
              <w:left w:val="nil"/>
              <w:bottom w:val="nil"/>
              <w:right w:val="nil"/>
            </w:tcBorders>
            <w:shd w:val="clear" w:color="000000" w:fill="F5F5F5"/>
            <w:vAlign w:val="center"/>
            <w:hideMark/>
          </w:tcPr>
          <w:p w14:paraId="747E1D36"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2.30E+07</w:t>
            </w:r>
          </w:p>
        </w:tc>
        <w:tc>
          <w:tcPr>
            <w:tcW w:w="1001" w:type="dxa"/>
            <w:tcBorders>
              <w:top w:val="nil"/>
              <w:left w:val="nil"/>
              <w:bottom w:val="nil"/>
              <w:right w:val="nil"/>
            </w:tcBorders>
            <w:shd w:val="clear" w:color="000000" w:fill="F5F5F5"/>
            <w:vAlign w:val="center"/>
            <w:hideMark/>
          </w:tcPr>
          <w:p w14:paraId="2533A312"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2.27E+07</w:t>
            </w:r>
          </w:p>
        </w:tc>
        <w:tc>
          <w:tcPr>
            <w:tcW w:w="951" w:type="dxa"/>
            <w:tcBorders>
              <w:top w:val="nil"/>
              <w:left w:val="nil"/>
              <w:bottom w:val="nil"/>
              <w:right w:val="nil"/>
            </w:tcBorders>
            <w:shd w:val="clear" w:color="000000" w:fill="F5F5F5"/>
            <w:vAlign w:val="center"/>
            <w:hideMark/>
          </w:tcPr>
          <w:p w14:paraId="4903A628"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2.32E+07</w:t>
            </w:r>
          </w:p>
        </w:tc>
        <w:tc>
          <w:tcPr>
            <w:tcW w:w="960" w:type="dxa"/>
            <w:tcBorders>
              <w:top w:val="nil"/>
              <w:left w:val="nil"/>
              <w:bottom w:val="nil"/>
              <w:right w:val="nil"/>
            </w:tcBorders>
            <w:shd w:val="clear" w:color="000000" w:fill="F5F5F5"/>
            <w:vAlign w:val="center"/>
            <w:hideMark/>
          </w:tcPr>
          <w:p w14:paraId="2C0A2459"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22911674</w:t>
            </w:r>
          </w:p>
        </w:tc>
      </w:tr>
      <w:tr w:rsidR="00D5546D" w:rsidRPr="00D5546D" w14:paraId="7707D1A0" w14:textId="77777777" w:rsidTr="00D5546D">
        <w:trPr>
          <w:trHeight w:val="300"/>
        </w:trPr>
        <w:tc>
          <w:tcPr>
            <w:tcW w:w="923" w:type="dxa"/>
            <w:tcBorders>
              <w:top w:val="nil"/>
              <w:left w:val="nil"/>
              <w:bottom w:val="nil"/>
              <w:right w:val="nil"/>
            </w:tcBorders>
            <w:shd w:val="clear" w:color="000000" w:fill="FFFFFF"/>
            <w:vAlign w:val="center"/>
            <w:hideMark/>
          </w:tcPr>
          <w:p w14:paraId="4294A56A"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177</w:t>
            </w:r>
          </w:p>
        </w:tc>
        <w:tc>
          <w:tcPr>
            <w:tcW w:w="1034" w:type="dxa"/>
            <w:tcBorders>
              <w:top w:val="nil"/>
              <w:left w:val="nil"/>
              <w:bottom w:val="nil"/>
              <w:right w:val="nil"/>
            </w:tcBorders>
            <w:shd w:val="clear" w:color="000000" w:fill="FFFFFF"/>
            <w:vAlign w:val="center"/>
            <w:hideMark/>
          </w:tcPr>
          <w:p w14:paraId="5B9ABDFB"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30/03/2023</w:t>
            </w:r>
          </w:p>
        </w:tc>
        <w:tc>
          <w:tcPr>
            <w:tcW w:w="971" w:type="dxa"/>
            <w:tcBorders>
              <w:top w:val="nil"/>
              <w:left w:val="nil"/>
              <w:bottom w:val="nil"/>
              <w:right w:val="nil"/>
            </w:tcBorders>
            <w:shd w:val="clear" w:color="000000" w:fill="FFFFFF"/>
            <w:vAlign w:val="center"/>
            <w:hideMark/>
          </w:tcPr>
          <w:p w14:paraId="5A77244B"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2.30E+07</w:t>
            </w:r>
          </w:p>
        </w:tc>
        <w:tc>
          <w:tcPr>
            <w:tcW w:w="1001" w:type="dxa"/>
            <w:tcBorders>
              <w:top w:val="nil"/>
              <w:left w:val="nil"/>
              <w:bottom w:val="nil"/>
              <w:right w:val="nil"/>
            </w:tcBorders>
            <w:shd w:val="clear" w:color="000000" w:fill="FFFFFF"/>
            <w:vAlign w:val="center"/>
            <w:hideMark/>
          </w:tcPr>
          <w:p w14:paraId="27B8307B"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2.28E+07</w:t>
            </w:r>
          </w:p>
        </w:tc>
        <w:tc>
          <w:tcPr>
            <w:tcW w:w="951" w:type="dxa"/>
            <w:tcBorders>
              <w:top w:val="nil"/>
              <w:left w:val="nil"/>
              <w:bottom w:val="nil"/>
              <w:right w:val="nil"/>
            </w:tcBorders>
            <w:shd w:val="clear" w:color="000000" w:fill="FFFFFF"/>
            <w:vAlign w:val="center"/>
            <w:hideMark/>
          </w:tcPr>
          <w:p w14:paraId="6028B35A"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2.33E+07</w:t>
            </w:r>
          </w:p>
        </w:tc>
        <w:tc>
          <w:tcPr>
            <w:tcW w:w="960" w:type="dxa"/>
            <w:tcBorders>
              <w:top w:val="nil"/>
              <w:left w:val="nil"/>
              <w:bottom w:val="nil"/>
              <w:right w:val="nil"/>
            </w:tcBorders>
            <w:shd w:val="clear" w:color="000000" w:fill="FFFFFF"/>
            <w:vAlign w:val="center"/>
            <w:hideMark/>
          </w:tcPr>
          <w:p w14:paraId="14756747"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22915061</w:t>
            </w:r>
          </w:p>
        </w:tc>
      </w:tr>
      <w:tr w:rsidR="00D5546D" w:rsidRPr="00D5546D" w14:paraId="0A7E5276" w14:textId="77777777" w:rsidTr="00D5546D">
        <w:trPr>
          <w:trHeight w:val="300"/>
        </w:trPr>
        <w:tc>
          <w:tcPr>
            <w:tcW w:w="923" w:type="dxa"/>
            <w:tcBorders>
              <w:top w:val="nil"/>
              <w:left w:val="nil"/>
              <w:bottom w:val="nil"/>
              <w:right w:val="nil"/>
            </w:tcBorders>
            <w:shd w:val="clear" w:color="000000" w:fill="F5F5F5"/>
            <w:vAlign w:val="center"/>
            <w:hideMark/>
          </w:tcPr>
          <w:p w14:paraId="0201E83B"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178</w:t>
            </w:r>
          </w:p>
        </w:tc>
        <w:tc>
          <w:tcPr>
            <w:tcW w:w="1034" w:type="dxa"/>
            <w:tcBorders>
              <w:top w:val="nil"/>
              <w:left w:val="nil"/>
              <w:bottom w:val="nil"/>
              <w:right w:val="nil"/>
            </w:tcBorders>
            <w:shd w:val="clear" w:color="000000" w:fill="F5F5F5"/>
            <w:vAlign w:val="center"/>
            <w:hideMark/>
          </w:tcPr>
          <w:p w14:paraId="1E36D1B6"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31/03/2023</w:t>
            </w:r>
          </w:p>
        </w:tc>
        <w:tc>
          <w:tcPr>
            <w:tcW w:w="971" w:type="dxa"/>
            <w:tcBorders>
              <w:top w:val="nil"/>
              <w:left w:val="nil"/>
              <w:bottom w:val="nil"/>
              <w:right w:val="nil"/>
            </w:tcBorders>
            <w:shd w:val="clear" w:color="000000" w:fill="F5F5F5"/>
            <w:vAlign w:val="center"/>
            <w:hideMark/>
          </w:tcPr>
          <w:p w14:paraId="38180864"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2.30E+07</w:t>
            </w:r>
          </w:p>
        </w:tc>
        <w:tc>
          <w:tcPr>
            <w:tcW w:w="1001" w:type="dxa"/>
            <w:tcBorders>
              <w:top w:val="nil"/>
              <w:left w:val="nil"/>
              <w:bottom w:val="nil"/>
              <w:right w:val="nil"/>
            </w:tcBorders>
            <w:shd w:val="clear" w:color="000000" w:fill="F5F5F5"/>
            <w:vAlign w:val="center"/>
            <w:hideMark/>
          </w:tcPr>
          <w:p w14:paraId="0D06A392"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2.28E+07</w:t>
            </w:r>
          </w:p>
        </w:tc>
        <w:tc>
          <w:tcPr>
            <w:tcW w:w="951" w:type="dxa"/>
            <w:tcBorders>
              <w:top w:val="nil"/>
              <w:left w:val="nil"/>
              <w:bottom w:val="nil"/>
              <w:right w:val="nil"/>
            </w:tcBorders>
            <w:shd w:val="clear" w:color="000000" w:fill="F5F5F5"/>
            <w:vAlign w:val="center"/>
            <w:hideMark/>
          </w:tcPr>
          <w:p w14:paraId="52BDD734"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2.33E+07</w:t>
            </w:r>
          </w:p>
        </w:tc>
        <w:tc>
          <w:tcPr>
            <w:tcW w:w="960" w:type="dxa"/>
            <w:tcBorders>
              <w:top w:val="nil"/>
              <w:left w:val="nil"/>
              <w:bottom w:val="nil"/>
              <w:right w:val="nil"/>
            </w:tcBorders>
            <w:shd w:val="clear" w:color="000000" w:fill="F5F5F5"/>
            <w:vAlign w:val="center"/>
            <w:hideMark/>
          </w:tcPr>
          <w:p w14:paraId="57F5C473"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22917843</w:t>
            </w:r>
          </w:p>
        </w:tc>
      </w:tr>
      <w:tr w:rsidR="00D5546D" w:rsidRPr="00D5546D" w14:paraId="653DAE4B" w14:textId="77777777" w:rsidTr="00D5546D">
        <w:trPr>
          <w:trHeight w:val="300"/>
        </w:trPr>
        <w:tc>
          <w:tcPr>
            <w:tcW w:w="923" w:type="dxa"/>
            <w:tcBorders>
              <w:top w:val="nil"/>
              <w:left w:val="nil"/>
              <w:bottom w:val="nil"/>
              <w:right w:val="nil"/>
            </w:tcBorders>
            <w:shd w:val="clear" w:color="000000" w:fill="FFFFFF"/>
            <w:vAlign w:val="center"/>
            <w:hideMark/>
          </w:tcPr>
          <w:p w14:paraId="2B2E34D0"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179</w:t>
            </w:r>
          </w:p>
        </w:tc>
        <w:tc>
          <w:tcPr>
            <w:tcW w:w="1034" w:type="dxa"/>
            <w:tcBorders>
              <w:top w:val="nil"/>
              <w:left w:val="nil"/>
              <w:bottom w:val="nil"/>
              <w:right w:val="nil"/>
            </w:tcBorders>
            <w:shd w:val="clear" w:color="000000" w:fill="FFFFFF"/>
            <w:vAlign w:val="center"/>
            <w:hideMark/>
          </w:tcPr>
          <w:p w14:paraId="26ACCF07"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01/04/2023</w:t>
            </w:r>
          </w:p>
        </w:tc>
        <w:tc>
          <w:tcPr>
            <w:tcW w:w="971" w:type="dxa"/>
            <w:tcBorders>
              <w:top w:val="nil"/>
              <w:left w:val="nil"/>
              <w:bottom w:val="nil"/>
              <w:right w:val="nil"/>
            </w:tcBorders>
            <w:shd w:val="clear" w:color="000000" w:fill="FFFFFF"/>
            <w:vAlign w:val="center"/>
            <w:hideMark/>
          </w:tcPr>
          <w:p w14:paraId="4E8F139D"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2.31E+07</w:t>
            </w:r>
          </w:p>
        </w:tc>
        <w:tc>
          <w:tcPr>
            <w:tcW w:w="1001" w:type="dxa"/>
            <w:tcBorders>
              <w:top w:val="nil"/>
              <w:left w:val="nil"/>
              <w:bottom w:val="nil"/>
              <w:right w:val="nil"/>
            </w:tcBorders>
            <w:shd w:val="clear" w:color="000000" w:fill="FFFFFF"/>
            <w:vAlign w:val="center"/>
            <w:hideMark/>
          </w:tcPr>
          <w:p w14:paraId="61F0403B"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2.28E+07</w:t>
            </w:r>
          </w:p>
        </w:tc>
        <w:tc>
          <w:tcPr>
            <w:tcW w:w="951" w:type="dxa"/>
            <w:tcBorders>
              <w:top w:val="nil"/>
              <w:left w:val="nil"/>
              <w:bottom w:val="nil"/>
              <w:right w:val="nil"/>
            </w:tcBorders>
            <w:shd w:val="clear" w:color="000000" w:fill="FFFFFF"/>
            <w:vAlign w:val="center"/>
            <w:hideMark/>
          </w:tcPr>
          <w:p w14:paraId="58DCFB3D"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2.33E+07</w:t>
            </w:r>
          </w:p>
        </w:tc>
        <w:tc>
          <w:tcPr>
            <w:tcW w:w="960" w:type="dxa"/>
            <w:tcBorders>
              <w:top w:val="nil"/>
              <w:left w:val="nil"/>
              <w:bottom w:val="nil"/>
              <w:right w:val="nil"/>
            </w:tcBorders>
            <w:shd w:val="clear" w:color="000000" w:fill="FFFFFF"/>
            <w:vAlign w:val="center"/>
            <w:hideMark/>
          </w:tcPr>
          <w:p w14:paraId="309F2AE7"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22920158</w:t>
            </w:r>
          </w:p>
        </w:tc>
      </w:tr>
      <w:tr w:rsidR="00D5546D" w:rsidRPr="00D5546D" w14:paraId="4AF7CEF5" w14:textId="77777777" w:rsidTr="00D5546D">
        <w:trPr>
          <w:trHeight w:val="300"/>
        </w:trPr>
        <w:tc>
          <w:tcPr>
            <w:tcW w:w="923" w:type="dxa"/>
            <w:tcBorders>
              <w:top w:val="nil"/>
              <w:left w:val="nil"/>
              <w:bottom w:val="nil"/>
              <w:right w:val="nil"/>
            </w:tcBorders>
            <w:shd w:val="clear" w:color="000000" w:fill="F5F5F5"/>
            <w:vAlign w:val="center"/>
            <w:hideMark/>
          </w:tcPr>
          <w:p w14:paraId="0A544CF0"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180</w:t>
            </w:r>
          </w:p>
        </w:tc>
        <w:tc>
          <w:tcPr>
            <w:tcW w:w="1034" w:type="dxa"/>
            <w:tcBorders>
              <w:top w:val="nil"/>
              <w:left w:val="nil"/>
              <w:bottom w:val="nil"/>
              <w:right w:val="nil"/>
            </w:tcBorders>
            <w:shd w:val="clear" w:color="000000" w:fill="F5F5F5"/>
            <w:vAlign w:val="center"/>
            <w:hideMark/>
          </w:tcPr>
          <w:p w14:paraId="5F1856EC"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12/04/2023</w:t>
            </w:r>
          </w:p>
        </w:tc>
        <w:tc>
          <w:tcPr>
            <w:tcW w:w="971" w:type="dxa"/>
            <w:tcBorders>
              <w:top w:val="nil"/>
              <w:left w:val="nil"/>
              <w:bottom w:val="nil"/>
              <w:right w:val="nil"/>
            </w:tcBorders>
            <w:shd w:val="clear" w:color="000000" w:fill="F5F5F5"/>
            <w:vAlign w:val="center"/>
            <w:hideMark/>
          </w:tcPr>
          <w:p w14:paraId="43CB7D5E"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2.31E+07</w:t>
            </w:r>
          </w:p>
        </w:tc>
        <w:tc>
          <w:tcPr>
            <w:tcW w:w="1001" w:type="dxa"/>
            <w:tcBorders>
              <w:top w:val="nil"/>
              <w:left w:val="nil"/>
              <w:bottom w:val="nil"/>
              <w:right w:val="nil"/>
            </w:tcBorders>
            <w:shd w:val="clear" w:color="000000" w:fill="F5F5F5"/>
            <w:vAlign w:val="center"/>
            <w:hideMark/>
          </w:tcPr>
          <w:p w14:paraId="70954C9F"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2.28E+07</w:t>
            </w:r>
          </w:p>
        </w:tc>
        <w:tc>
          <w:tcPr>
            <w:tcW w:w="951" w:type="dxa"/>
            <w:tcBorders>
              <w:top w:val="nil"/>
              <w:left w:val="nil"/>
              <w:bottom w:val="nil"/>
              <w:right w:val="nil"/>
            </w:tcBorders>
            <w:shd w:val="clear" w:color="000000" w:fill="F5F5F5"/>
            <w:vAlign w:val="center"/>
            <w:hideMark/>
          </w:tcPr>
          <w:p w14:paraId="2AA968EC"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2.35E+07</w:t>
            </w:r>
          </w:p>
        </w:tc>
        <w:tc>
          <w:tcPr>
            <w:tcW w:w="960" w:type="dxa"/>
            <w:tcBorders>
              <w:top w:val="nil"/>
              <w:left w:val="nil"/>
              <w:bottom w:val="nil"/>
              <w:right w:val="nil"/>
            </w:tcBorders>
            <w:shd w:val="clear" w:color="000000" w:fill="F5F5F5"/>
            <w:vAlign w:val="center"/>
            <w:hideMark/>
          </w:tcPr>
          <w:p w14:paraId="402AF4A2"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22945177</w:t>
            </w:r>
          </w:p>
        </w:tc>
      </w:tr>
      <w:tr w:rsidR="00D5546D" w:rsidRPr="00D5546D" w14:paraId="52D97964" w14:textId="77777777" w:rsidTr="00D5546D">
        <w:trPr>
          <w:trHeight w:val="300"/>
        </w:trPr>
        <w:tc>
          <w:tcPr>
            <w:tcW w:w="923" w:type="dxa"/>
            <w:tcBorders>
              <w:top w:val="nil"/>
              <w:left w:val="nil"/>
              <w:bottom w:val="nil"/>
              <w:right w:val="nil"/>
            </w:tcBorders>
            <w:shd w:val="clear" w:color="000000" w:fill="FFFFFF"/>
            <w:vAlign w:val="center"/>
            <w:hideMark/>
          </w:tcPr>
          <w:p w14:paraId="1FCB5A42"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181</w:t>
            </w:r>
          </w:p>
        </w:tc>
        <w:tc>
          <w:tcPr>
            <w:tcW w:w="1034" w:type="dxa"/>
            <w:tcBorders>
              <w:top w:val="nil"/>
              <w:left w:val="nil"/>
              <w:bottom w:val="nil"/>
              <w:right w:val="nil"/>
            </w:tcBorders>
            <w:shd w:val="clear" w:color="000000" w:fill="FFFFFF"/>
            <w:vAlign w:val="center"/>
            <w:hideMark/>
          </w:tcPr>
          <w:p w14:paraId="575253DE"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13/04/2023</w:t>
            </w:r>
          </w:p>
        </w:tc>
        <w:tc>
          <w:tcPr>
            <w:tcW w:w="971" w:type="dxa"/>
            <w:tcBorders>
              <w:top w:val="nil"/>
              <w:left w:val="nil"/>
              <w:bottom w:val="nil"/>
              <w:right w:val="nil"/>
            </w:tcBorders>
            <w:shd w:val="clear" w:color="000000" w:fill="FFFFFF"/>
            <w:vAlign w:val="center"/>
            <w:hideMark/>
          </w:tcPr>
          <w:p w14:paraId="0C6846D7"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2.31E+07</w:t>
            </w:r>
          </w:p>
        </w:tc>
        <w:tc>
          <w:tcPr>
            <w:tcW w:w="1001" w:type="dxa"/>
            <w:tcBorders>
              <w:top w:val="nil"/>
              <w:left w:val="nil"/>
              <w:bottom w:val="nil"/>
              <w:right w:val="nil"/>
            </w:tcBorders>
            <w:shd w:val="clear" w:color="000000" w:fill="FFFFFF"/>
            <w:vAlign w:val="center"/>
            <w:hideMark/>
          </w:tcPr>
          <w:p w14:paraId="17725BC2"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2.28E+07</w:t>
            </w:r>
          </w:p>
        </w:tc>
        <w:tc>
          <w:tcPr>
            <w:tcW w:w="951" w:type="dxa"/>
            <w:tcBorders>
              <w:top w:val="nil"/>
              <w:left w:val="nil"/>
              <w:bottom w:val="nil"/>
              <w:right w:val="nil"/>
            </w:tcBorders>
            <w:shd w:val="clear" w:color="000000" w:fill="FFFFFF"/>
            <w:vAlign w:val="center"/>
            <w:hideMark/>
          </w:tcPr>
          <w:p w14:paraId="1936D70E"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2.35E+07</w:t>
            </w:r>
          </w:p>
        </w:tc>
        <w:tc>
          <w:tcPr>
            <w:tcW w:w="960" w:type="dxa"/>
            <w:tcBorders>
              <w:top w:val="nil"/>
              <w:left w:val="nil"/>
              <w:bottom w:val="nil"/>
              <w:right w:val="nil"/>
            </w:tcBorders>
            <w:shd w:val="clear" w:color="000000" w:fill="FFFFFF"/>
            <w:vAlign w:val="center"/>
            <w:hideMark/>
          </w:tcPr>
          <w:p w14:paraId="67E4E2B0"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22947273</w:t>
            </w:r>
          </w:p>
        </w:tc>
      </w:tr>
      <w:tr w:rsidR="00D5546D" w:rsidRPr="00D5546D" w14:paraId="33C8B4B3" w14:textId="77777777" w:rsidTr="00D5546D">
        <w:trPr>
          <w:trHeight w:val="300"/>
        </w:trPr>
        <w:tc>
          <w:tcPr>
            <w:tcW w:w="923" w:type="dxa"/>
            <w:tcBorders>
              <w:top w:val="nil"/>
              <w:left w:val="nil"/>
              <w:bottom w:val="nil"/>
              <w:right w:val="nil"/>
            </w:tcBorders>
            <w:shd w:val="clear" w:color="000000" w:fill="F5F5F5"/>
            <w:vAlign w:val="center"/>
            <w:hideMark/>
          </w:tcPr>
          <w:p w14:paraId="7C12CA0A"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182</w:t>
            </w:r>
          </w:p>
        </w:tc>
        <w:tc>
          <w:tcPr>
            <w:tcW w:w="1034" w:type="dxa"/>
            <w:tcBorders>
              <w:top w:val="nil"/>
              <w:left w:val="nil"/>
              <w:bottom w:val="nil"/>
              <w:right w:val="nil"/>
            </w:tcBorders>
            <w:shd w:val="clear" w:color="000000" w:fill="F5F5F5"/>
            <w:vAlign w:val="center"/>
            <w:hideMark/>
          </w:tcPr>
          <w:p w14:paraId="77DDE43B"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14/04/2023</w:t>
            </w:r>
          </w:p>
        </w:tc>
        <w:tc>
          <w:tcPr>
            <w:tcW w:w="971" w:type="dxa"/>
            <w:tcBorders>
              <w:top w:val="nil"/>
              <w:left w:val="nil"/>
              <w:bottom w:val="nil"/>
              <w:right w:val="nil"/>
            </w:tcBorders>
            <w:shd w:val="clear" w:color="000000" w:fill="F5F5F5"/>
            <w:vAlign w:val="center"/>
            <w:hideMark/>
          </w:tcPr>
          <w:p w14:paraId="16899C5A"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2.31E+07</w:t>
            </w:r>
          </w:p>
        </w:tc>
        <w:tc>
          <w:tcPr>
            <w:tcW w:w="1001" w:type="dxa"/>
            <w:tcBorders>
              <w:top w:val="nil"/>
              <w:left w:val="nil"/>
              <w:bottom w:val="nil"/>
              <w:right w:val="nil"/>
            </w:tcBorders>
            <w:shd w:val="clear" w:color="000000" w:fill="F5F5F5"/>
            <w:vAlign w:val="center"/>
            <w:hideMark/>
          </w:tcPr>
          <w:p w14:paraId="383FF858"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2.28E+07</w:t>
            </w:r>
          </w:p>
        </w:tc>
        <w:tc>
          <w:tcPr>
            <w:tcW w:w="951" w:type="dxa"/>
            <w:tcBorders>
              <w:top w:val="nil"/>
              <w:left w:val="nil"/>
              <w:bottom w:val="nil"/>
              <w:right w:val="nil"/>
            </w:tcBorders>
            <w:shd w:val="clear" w:color="000000" w:fill="F5F5F5"/>
            <w:vAlign w:val="center"/>
            <w:hideMark/>
          </w:tcPr>
          <w:p w14:paraId="09272509"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2.35E+07</w:t>
            </w:r>
          </w:p>
        </w:tc>
        <w:tc>
          <w:tcPr>
            <w:tcW w:w="960" w:type="dxa"/>
            <w:tcBorders>
              <w:top w:val="nil"/>
              <w:left w:val="nil"/>
              <w:bottom w:val="nil"/>
              <w:right w:val="nil"/>
            </w:tcBorders>
            <w:shd w:val="clear" w:color="000000" w:fill="F5F5F5"/>
            <w:vAlign w:val="center"/>
            <w:hideMark/>
          </w:tcPr>
          <w:p w14:paraId="3DC46E4F"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22949002</w:t>
            </w:r>
          </w:p>
        </w:tc>
      </w:tr>
      <w:tr w:rsidR="00D5546D" w:rsidRPr="00D5546D" w14:paraId="51A96765" w14:textId="77777777" w:rsidTr="00D5546D">
        <w:trPr>
          <w:trHeight w:val="300"/>
        </w:trPr>
        <w:tc>
          <w:tcPr>
            <w:tcW w:w="923" w:type="dxa"/>
            <w:tcBorders>
              <w:top w:val="nil"/>
              <w:left w:val="nil"/>
              <w:bottom w:val="nil"/>
              <w:right w:val="nil"/>
            </w:tcBorders>
            <w:shd w:val="clear" w:color="000000" w:fill="FFFFFF"/>
            <w:vAlign w:val="center"/>
            <w:hideMark/>
          </w:tcPr>
          <w:p w14:paraId="35C9155D"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183</w:t>
            </w:r>
          </w:p>
        </w:tc>
        <w:tc>
          <w:tcPr>
            <w:tcW w:w="1034" w:type="dxa"/>
            <w:tcBorders>
              <w:top w:val="nil"/>
              <w:left w:val="nil"/>
              <w:bottom w:val="nil"/>
              <w:right w:val="nil"/>
            </w:tcBorders>
            <w:shd w:val="clear" w:color="000000" w:fill="FFFFFF"/>
            <w:vAlign w:val="center"/>
            <w:hideMark/>
          </w:tcPr>
          <w:p w14:paraId="7E455E8F"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15/04/2023</w:t>
            </w:r>
          </w:p>
        </w:tc>
        <w:tc>
          <w:tcPr>
            <w:tcW w:w="971" w:type="dxa"/>
            <w:tcBorders>
              <w:top w:val="nil"/>
              <w:left w:val="nil"/>
              <w:bottom w:val="nil"/>
              <w:right w:val="nil"/>
            </w:tcBorders>
            <w:shd w:val="clear" w:color="000000" w:fill="FFFFFF"/>
            <w:vAlign w:val="center"/>
            <w:hideMark/>
          </w:tcPr>
          <w:p w14:paraId="4649829E"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2.31E+07</w:t>
            </w:r>
          </w:p>
        </w:tc>
        <w:tc>
          <w:tcPr>
            <w:tcW w:w="1001" w:type="dxa"/>
            <w:tcBorders>
              <w:top w:val="nil"/>
              <w:left w:val="nil"/>
              <w:bottom w:val="nil"/>
              <w:right w:val="nil"/>
            </w:tcBorders>
            <w:shd w:val="clear" w:color="000000" w:fill="FFFFFF"/>
            <w:vAlign w:val="center"/>
            <w:hideMark/>
          </w:tcPr>
          <w:p w14:paraId="0D24CC2E"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2.28E+07</w:t>
            </w:r>
          </w:p>
        </w:tc>
        <w:tc>
          <w:tcPr>
            <w:tcW w:w="951" w:type="dxa"/>
            <w:tcBorders>
              <w:top w:val="nil"/>
              <w:left w:val="nil"/>
              <w:bottom w:val="nil"/>
              <w:right w:val="nil"/>
            </w:tcBorders>
            <w:shd w:val="clear" w:color="000000" w:fill="FFFFFF"/>
            <w:vAlign w:val="center"/>
            <w:hideMark/>
          </w:tcPr>
          <w:p w14:paraId="57B9BFF3"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2.35E+07</w:t>
            </w:r>
          </w:p>
        </w:tc>
        <w:tc>
          <w:tcPr>
            <w:tcW w:w="960" w:type="dxa"/>
            <w:tcBorders>
              <w:top w:val="nil"/>
              <w:left w:val="nil"/>
              <w:bottom w:val="nil"/>
              <w:right w:val="nil"/>
            </w:tcBorders>
            <w:shd w:val="clear" w:color="000000" w:fill="FFFFFF"/>
            <w:vAlign w:val="center"/>
            <w:hideMark/>
          </w:tcPr>
          <w:p w14:paraId="0C05B2CF"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22950411</w:t>
            </w:r>
          </w:p>
        </w:tc>
      </w:tr>
      <w:tr w:rsidR="00D5546D" w:rsidRPr="00D5546D" w14:paraId="56A7169F" w14:textId="77777777" w:rsidTr="00D5546D">
        <w:trPr>
          <w:trHeight w:val="300"/>
        </w:trPr>
        <w:tc>
          <w:tcPr>
            <w:tcW w:w="923" w:type="dxa"/>
            <w:tcBorders>
              <w:top w:val="nil"/>
              <w:left w:val="nil"/>
              <w:bottom w:val="nil"/>
              <w:right w:val="nil"/>
            </w:tcBorders>
            <w:shd w:val="clear" w:color="000000" w:fill="F5F5F5"/>
            <w:vAlign w:val="center"/>
            <w:hideMark/>
          </w:tcPr>
          <w:p w14:paraId="6AF0705F"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184</w:t>
            </w:r>
          </w:p>
        </w:tc>
        <w:tc>
          <w:tcPr>
            <w:tcW w:w="1034" w:type="dxa"/>
            <w:tcBorders>
              <w:top w:val="nil"/>
              <w:left w:val="nil"/>
              <w:bottom w:val="nil"/>
              <w:right w:val="nil"/>
            </w:tcBorders>
            <w:shd w:val="clear" w:color="000000" w:fill="F5F5F5"/>
            <w:vAlign w:val="center"/>
            <w:hideMark/>
          </w:tcPr>
          <w:p w14:paraId="2513CED2"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16/04/2023</w:t>
            </w:r>
          </w:p>
        </w:tc>
        <w:tc>
          <w:tcPr>
            <w:tcW w:w="971" w:type="dxa"/>
            <w:tcBorders>
              <w:top w:val="nil"/>
              <w:left w:val="nil"/>
              <w:bottom w:val="nil"/>
              <w:right w:val="nil"/>
            </w:tcBorders>
            <w:shd w:val="clear" w:color="000000" w:fill="F5F5F5"/>
            <w:vAlign w:val="center"/>
            <w:hideMark/>
          </w:tcPr>
          <w:p w14:paraId="03F20DC2"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2.31E+07</w:t>
            </w:r>
          </w:p>
        </w:tc>
        <w:tc>
          <w:tcPr>
            <w:tcW w:w="1001" w:type="dxa"/>
            <w:tcBorders>
              <w:top w:val="nil"/>
              <w:left w:val="nil"/>
              <w:bottom w:val="nil"/>
              <w:right w:val="nil"/>
            </w:tcBorders>
            <w:shd w:val="clear" w:color="000000" w:fill="F5F5F5"/>
            <w:vAlign w:val="center"/>
            <w:hideMark/>
          </w:tcPr>
          <w:p w14:paraId="7806792E"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2.28E+07</w:t>
            </w:r>
          </w:p>
        </w:tc>
        <w:tc>
          <w:tcPr>
            <w:tcW w:w="951" w:type="dxa"/>
            <w:tcBorders>
              <w:top w:val="nil"/>
              <w:left w:val="nil"/>
              <w:bottom w:val="nil"/>
              <w:right w:val="nil"/>
            </w:tcBorders>
            <w:shd w:val="clear" w:color="000000" w:fill="F5F5F5"/>
            <w:vAlign w:val="center"/>
            <w:hideMark/>
          </w:tcPr>
          <w:p w14:paraId="2B63D246"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2.35E+07</w:t>
            </w:r>
          </w:p>
        </w:tc>
        <w:tc>
          <w:tcPr>
            <w:tcW w:w="960" w:type="dxa"/>
            <w:tcBorders>
              <w:top w:val="nil"/>
              <w:left w:val="nil"/>
              <w:bottom w:val="nil"/>
              <w:right w:val="nil"/>
            </w:tcBorders>
            <w:shd w:val="clear" w:color="000000" w:fill="F5F5F5"/>
            <w:vAlign w:val="center"/>
            <w:hideMark/>
          </w:tcPr>
          <w:p w14:paraId="2F8684F2"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22952369</w:t>
            </w:r>
          </w:p>
        </w:tc>
      </w:tr>
      <w:tr w:rsidR="00D5546D" w:rsidRPr="00D5546D" w14:paraId="5C9CF91C" w14:textId="77777777" w:rsidTr="00D5546D">
        <w:trPr>
          <w:trHeight w:val="300"/>
        </w:trPr>
        <w:tc>
          <w:tcPr>
            <w:tcW w:w="923" w:type="dxa"/>
            <w:tcBorders>
              <w:top w:val="nil"/>
              <w:left w:val="nil"/>
              <w:bottom w:val="nil"/>
              <w:right w:val="nil"/>
            </w:tcBorders>
            <w:shd w:val="clear" w:color="000000" w:fill="FFFFFF"/>
            <w:vAlign w:val="center"/>
            <w:hideMark/>
          </w:tcPr>
          <w:p w14:paraId="631BC261"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185</w:t>
            </w:r>
          </w:p>
        </w:tc>
        <w:tc>
          <w:tcPr>
            <w:tcW w:w="1034" w:type="dxa"/>
            <w:tcBorders>
              <w:top w:val="nil"/>
              <w:left w:val="nil"/>
              <w:bottom w:val="nil"/>
              <w:right w:val="nil"/>
            </w:tcBorders>
            <w:shd w:val="clear" w:color="000000" w:fill="FFFFFF"/>
            <w:vAlign w:val="center"/>
            <w:hideMark/>
          </w:tcPr>
          <w:p w14:paraId="3AFCDD4D"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17/04/2023</w:t>
            </w:r>
          </w:p>
        </w:tc>
        <w:tc>
          <w:tcPr>
            <w:tcW w:w="971" w:type="dxa"/>
            <w:tcBorders>
              <w:top w:val="nil"/>
              <w:left w:val="nil"/>
              <w:bottom w:val="nil"/>
              <w:right w:val="nil"/>
            </w:tcBorders>
            <w:shd w:val="clear" w:color="000000" w:fill="FFFFFF"/>
            <w:vAlign w:val="center"/>
            <w:hideMark/>
          </w:tcPr>
          <w:p w14:paraId="11C2B98D"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2.31E+07</w:t>
            </w:r>
          </w:p>
        </w:tc>
        <w:tc>
          <w:tcPr>
            <w:tcW w:w="1001" w:type="dxa"/>
            <w:tcBorders>
              <w:top w:val="nil"/>
              <w:left w:val="nil"/>
              <w:bottom w:val="nil"/>
              <w:right w:val="nil"/>
            </w:tcBorders>
            <w:shd w:val="clear" w:color="000000" w:fill="FFFFFF"/>
            <w:vAlign w:val="center"/>
            <w:hideMark/>
          </w:tcPr>
          <w:p w14:paraId="7655233F"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2.28E+07</w:t>
            </w:r>
          </w:p>
        </w:tc>
        <w:tc>
          <w:tcPr>
            <w:tcW w:w="951" w:type="dxa"/>
            <w:tcBorders>
              <w:top w:val="nil"/>
              <w:left w:val="nil"/>
              <w:bottom w:val="nil"/>
              <w:right w:val="nil"/>
            </w:tcBorders>
            <w:shd w:val="clear" w:color="000000" w:fill="FFFFFF"/>
            <w:vAlign w:val="center"/>
            <w:hideMark/>
          </w:tcPr>
          <w:p w14:paraId="3B361D9A"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2.35E+07</w:t>
            </w:r>
          </w:p>
        </w:tc>
        <w:tc>
          <w:tcPr>
            <w:tcW w:w="960" w:type="dxa"/>
            <w:tcBorders>
              <w:top w:val="nil"/>
              <w:left w:val="nil"/>
              <w:bottom w:val="nil"/>
              <w:right w:val="nil"/>
            </w:tcBorders>
            <w:shd w:val="clear" w:color="000000" w:fill="FFFFFF"/>
            <w:vAlign w:val="center"/>
            <w:hideMark/>
          </w:tcPr>
          <w:p w14:paraId="261A5E36"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22954663</w:t>
            </w:r>
          </w:p>
        </w:tc>
      </w:tr>
      <w:tr w:rsidR="00D5546D" w:rsidRPr="00D5546D" w14:paraId="015076EF" w14:textId="77777777" w:rsidTr="00D5546D">
        <w:trPr>
          <w:trHeight w:val="300"/>
        </w:trPr>
        <w:tc>
          <w:tcPr>
            <w:tcW w:w="923" w:type="dxa"/>
            <w:tcBorders>
              <w:top w:val="nil"/>
              <w:left w:val="nil"/>
              <w:bottom w:val="nil"/>
              <w:right w:val="nil"/>
            </w:tcBorders>
            <w:shd w:val="clear" w:color="000000" w:fill="F5F5F5"/>
            <w:vAlign w:val="center"/>
            <w:hideMark/>
          </w:tcPr>
          <w:p w14:paraId="0D0D898E"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186</w:t>
            </w:r>
          </w:p>
        </w:tc>
        <w:tc>
          <w:tcPr>
            <w:tcW w:w="1034" w:type="dxa"/>
            <w:tcBorders>
              <w:top w:val="nil"/>
              <w:left w:val="nil"/>
              <w:bottom w:val="nil"/>
              <w:right w:val="nil"/>
            </w:tcBorders>
            <w:shd w:val="clear" w:color="000000" w:fill="F5F5F5"/>
            <w:vAlign w:val="center"/>
            <w:hideMark/>
          </w:tcPr>
          <w:p w14:paraId="5B62D304"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18/04/2023</w:t>
            </w:r>
          </w:p>
        </w:tc>
        <w:tc>
          <w:tcPr>
            <w:tcW w:w="971" w:type="dxa"/>
            <w:tcBorders>
              <w:top w:val="nil"/>
              <w:left w:val="nil"/>
              <w:bottom w:val="nil"/>
              <w:right w:val="nil"/>
            </w:tcBorders>
            <w:shd w:val="clear" w:color="000000" w:fill="F5F5F5"/>
            <w:vAlign w:val="center"/>
            <w:hideMark/>
          </w:tcPr>
          <w:p w14:paraId="794636C3"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2.31E+07</w:t>
            </w:r>
          </w:p>
        </w:tc>
        <w:tc>
          <w:tcPr>
            <w:tcW w:w="1001" w:type="dxa"/>
            <w:tcBorders>
              <w:top w:val="nil"/>
              <w:left w:val="nil"/>
              <w:bottom w:val="nil"/>
              <w:right w:val="nil"/>
            </w:tcBorders>
            <w:shd w:val="clear" w:color="000000" w:fill="F5F5F5"/>
            <w:vAlign w:val="center"/>
            <w:hideMark/>
          </w:tcPr>
          <w:p w14:paraId="15AFCFC7"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2.28E+07</w:t>
            </w:r>
          </w:p>
        </w:tc>
        <w:tc>
          <w:tcPr>
            <w:tcW w:w="951" w:type="dxa"/>
            <w:tcBorders>
              <w:top w:val="nil"/>
              <w:left w:val="nil"/>
              <w:bottom w:val="nil"/>
              <w:right w:val="nil"/>
            </w:tcBorders>
            <w:shd w:val="clear" w:color="000000" w:fill="F5F5F5"/>
            <w:vAlign w:val="center"/>
            <w:hideMark/>
          </w:tcPr>
          <w:p w14:paraId="14C2BF5E"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2.35E+07</w:t>
            </w:r>
          </w:p>
        </w:tc>
        <w:tc>
          <w:tcPr>
            <w:tcW w:w="960" w:type="dxa"/>
            <w:tcBorders>
              <w:top w:val="nil"/>
              <w:left w:val="nil"/>
              <w:bottom w:val="nil"/>
              <w:right w:val="nil"/>
            </w:tcBorders>
            <w:shd w:val="clear" w:color="000000" w:fill="F5F5F5"/>
            <w:vAlign w:val="center"/>
            <w:hideMark/>
          </w:tcPr>
          <w:p w14:paraId="0E3423DC"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22956629</w:t>
            </w:r>
          </w:p>
        </w:tc>
      </w:tr>
      <w:tr w:rsidR="00D5546D" w:rsidRPr="00D5546D" w14:paraId="1D1DF1D9" w14:textId="77777777" w:rsidTr="00D5546D">
        <w:trPr>
          <w:trHeight w:val="300"/>
        </w:trPr>
        <w:tc>
          <w:tcPr>
            <w:tcW w:w="923" w:type="dxa"/>
            <w:tcBorders>
              <w:top w:val="nil"/>
              <w:left w:val="nil"/>
              <w:bottom w:val="nil"/>
              <w:right w:val="nil"/>
            </w:tcBorders>
            <w:shd w:val="clear" w:color="000000" w:fill="FFFFFF"/>
            <w:vAlign w:val="center"/>
            <w:hideMark/>
          </w:tcPr>
          <w:p w14:paraId="06EF514C"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187</w:t>
            </w:r>
          </w:p>
        </w:tc>
        <w:tc>
          <w:tcPr>
            <w:tcW w:w="1034" w:type="dxa"/>
            <w:tcBorders>
              <w:top w:val="nil"/>
              <w:left w:val="nil"/>
              <w:bottom w:val="nil"/>
              <w:right w:val="nil"/>
            </w:tcBorders>
            <w:shd w:val="clear" w:color="000000" w:fill="FFFFFF"/>
            <w:vAlign w:val="center"/>
            <w:hideMark/>
          </w:tcPr>
          <w:p w14:paraId="260E7301"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19/04/2023</w:t>
            </w:r>
          </w:p>
        </w:tc>
        <w:tc>
          <w:tcPr>
            <w:tcW w:w="971" w:type="dxa"/>
            <w:tcBorders>
              <w:top w:val="nil"/>
              <w:left w:val="nil"/>
              <w:bottom w:val="nil"/>
              <w:right w:val="nil"/>
            </w:tcBorders>
            <w:shd w:val="clear" w:color="000000" w:fill="FFFFFF"/>
            <w:vAlign w:val="center"/>
            <w:hideMark/>
          </w:tcPr>
          <w:p w14:paraId="135EBAA8"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2.31E+07</w:t>
            </w:r>
          </w:p>
        </w:tc>
        <w:tc>
          <w:tcPr>
            <w:tcW w:w="1001" w:type="dxa"/>
            <w:tcBorders>
              <w:top w:val="nil"/>
              <w:left w:val="nil"/>
              <w:bottom w:val="nil"/>
              <w:right w:val="nil"/>
            </w:tcBorders>
            <w:shd w:val="clear" w:color="000000" w:fill="FFFFFF"/>
            <w:vAlign w:val="center"/>
            <w:hideMark/>
          </w:tcPr>
          <w:p w14:paraId="342B6D3A"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2.28E+07</w:t>
            </w:r>
          </w:p>
        </w:tc>
        <w:tc>
          <w:tcPr>
            <w:tcW w:w="951" w:type="dxa"/>
            <w:tcBorders>
              <w:top w:val="nil"/>
              <w:left w:val="nil"/>
              <w:bottom w:val="nil"/>
              <w:right w:val="nil"/>
            </w:tcBorders>
            <w:shd w:val="clear" w:color="000000" w:fill="FFFFFF"/>
            <w:vAlign w:val="center"/>
            <w:hideMark/>
          </w:tcPr>
          <w:p w14:paraId="010A1005"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2.34E+07</w:t>
            </w:r>
          </w:p>
        </w:tc>
        <w:tc>
          <w:tcPr>
            <w:tcW w:w="960" w:type="dxa"/>
            <w:tcBorders>
              <w:top w:val="nil"/>
              <w:left w:val="nil"/>
              <w:bottom w:val="nil"/>
              <w:right w:val="nil"/>
            </w:tcBorders>
            <w:shd w:val="clear" w:color="000000" w:fill="FFFFFF"/>
            <w:vAlign w:val="center"/>
            <w:hideMark/>
          </w:tcPr>
          <w:p w14:paraId="7A1545A6"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22958484</w:t>
            </w:r>
          </w:p>
        </w:tc>
      </w:tr>
      <w:tr w:rsidR="00D5546D" w:rsidRPr="00D5546D" w14:paraId="6B04ED4A" w14:textId="77777777" w:rsidTr="00D5546D">
        <w:trPr>
          <w:trHeight w:val="300"/>
        </w:trPr>
        <w:tc>
          <w:tcPr>
            <w:tcW w:w="923" w:type="dxa"/>
            <w:tcBorders>
              <w:top w:val="nil"/>
              <w:left w:val="nil"/>
              <w:bottom w:val="nil"/>
              <w:right w:val="nil"/>
            </w:tcBorders>
            <w:shd w:val="clear" w:color="000000" w:fill="F5F5F5"/>
            <w:vAlign w:val="center"/>
            <w:hideMark/>
          </w:tcPr>
          <w:p w14:paraId="20D3D4E5"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188</w:t>
            </w:r>
          </w:p>
        </w:tc>
        <w:tc>
          <w:tcPr>
            <w:tcW w:w="1034" w:type="dxa"/>
            <w:tcBorders>
              <w:top w:val="nil"/>
              <w:left w:val="nil"/>
              <w:bottom w:val="nil"/>
              <w:right w:val="nil"/>
            </w:tcBorders>
            <w:shd w:val="clear" w:color="000000" w:fill="F5F5F5"/>
            <w:vAlign w:val="center"/>
            <w:hideMark/>
          </w:tcPr>
          <w:p w14:paraId="799B1E78"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20/04/2023</w:t>
            </w:r>
          </w:p>
        </w:tc>
        <w:tc>
          <w:tcPr>
            <w:tcW w:w="971" w:type="dxa"/>
            <w:tcBorders>
              <w:top w:val="nil"/>
              <w:left w:val="nil"/>
              <w:bottom w:val="nil"/>
              <w:right w:val="nil"/>
            </w:tcBorders>
            <w:shd w:val="clear" w:color="000000" w:fill="F5F5F5"/>
            <w:vAlign w:val="center"/>
            <w:hideMark/>
          </w:tcPr>
          <w:p w14:paraId="4EECD429"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2.31E+07</w:t>
            </w:r>
          </w:p>
        </w:tc>
        <w:tc>
          <w:tcPr>
            <w:tcW w:w="1001" w:type="dxa"/>
            <w:tcBorders>
              <w:top w:val="nil"/>
              <w:left w:val="nil"/>
              <w:bottom w:val="nil"/>
              <w:right w:val="nil"/>
            </w:tcBorders>
            <w:shd w:val="clear" w:color="000000" w:fill="F5F5F5"/>
            <w:vAlign w:val="center"/>
            <w:hideMark/>
          </w:tcPr>
          <w:p w14:paraId="6E93F864"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2.28E+07</w:t>
            </w:r>
          </w:p>
        </w:tc>
        <w:tc>
          <w:tcPr>
            <w:tcW w:w="951" w:type="dxa"/>
            <w:tcBorders>
              <w:top w:val="nil"/>
              <w:left w:val="nil"/>
              <w:bottom w:val="nil"/>
              <w:right w:val="nil"/>
            </w:tcBorders>
            <w:shd w:val="clear" w:color="000000" w:fill="F5F5F5"/>
            <w:vAlign w:val="center"/>
            <w:hideMark/>
          </w:tcPr>
          <w:p w14:paraId="3DAD09D1"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2.34E+07</w:t>
            </w:r>
          </w:p>
        </w:tc>
        <w:tc>
          <w:tcPr>
            <w:tcW w:w="960" w:type="dxa"/>
            <w:tcBorders>
              <w:top w:val="nil"/>
              <w:left w:val="nil"/>
              <w:bottom w:val="nil"/>
              <w:right w:val="nil"/>
            </w:tcBorders>
            <w:shd w:val="clear" w:color="000000" w:fill="F5F5F5"/>
            <w:vAlign w:val="center"/>
            <w:hideMark/>
          </w:tcPr>
          <w:p w14:paraId="325E6993"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22960112</w:t>
            </w:r>
          </w:p>
        </w:tc>
      </w:tr>
      <w:tr w:rsidR="00D5546D" w:rsidRPr="00D5546D" w14:paraId="60492614" w14:textId="77777777" w:rsidTr="00D5546D">
        <w:trPr>
          <w:trHeight w:val="300"/>
        </w:trPr>
        <w:tc>
          <w:tcPr>
            <w:tcW w:w="923" w:type="dxa"/>
            <w:tcBorders>
              <w:top w:val="nil"/>
              <w:left w:val="nil"/>
              <w:bottom w:val="nil"/>
              <w:right w:val="nil"/>
            </w:tcBorders>
            <w:shd w:val="clear" w:color="000000" w:fill="FFFFFF"/>
            <w:vAlign w:val="center"/>
            <w:hideMark/>
          </w:tcPr>
          <w:p w14:paraId="37101543"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189</w:t>
            </w:r>
          </w:p>
        </w:tc>
        <w:tc>
          <w:tcPr>
            <w:tcW w:w="1034" w:type="dxa"/>
            <w:tcBorders>
              <w:top w:val="nil"/>
              <w:left w:val="nil"/>
              <w:bottom w:val="nil"/>
              <w:right w:val="nil"/>
            </w:tcBorders>
            <w:shd w:val="clear" w:color="000000" w:fill="FFFFFF"/>
            <w:vAlign w:val="center"/>
            <w:hideMark/>
          </w:tcPr>
          <w:p w14:paraId="7F0C7C09"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21/04/2023</w:t>
            </w:r>
          </w:p>
        </w:tc>
        <w:tc>
          <w:tcPr>
            <w:tcW w:w="971" w:type="dxa"/>
            <w:tcBorders>
              <w:top w:val="nil"/>
              <w:left w:val="nil"/>
              <w:bottom w:val="nil"/>
              <w:right w:val="nil"/>
            </w:tcBorders>
            <w:shd w:val="clear" w:color="000000" w:fill="FFFFFF"/>
            <w:vAlign w:val="center"/>
            <w:hideMark/>
          </w:tcPr>
          <w:p w14:paraId="1CFF572A"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2.31E+07</w:t>
            </w:r>
          </w:p>
        </w:tc>
        <w:tc>
          <w:tcPr>
            <w:tcW w:w="1001" w:type="dxa"/>
            <w:tcBorders>
              <w:top w:val="nil"/>
              <w:left w:val="nil"/>
              <w:bottom w:val="nil"/>
              <w:right w:val="nil"/>
            </w:tcBorders>
            <w:shd w:val="clear" w:color="000000" w:fill="FFFFFF"/>
            <w:vAlign w:val="center"/>
            <w:hideMark/>
          </w:tcPr>
          <w:p w14:paraId="0ABF9D55"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2.28E+07</w:t>
            </w:r>
          </w:p>
        </w:tc>
        <w:tc>
          <w:tcPr>
            <w:tcW w:w="951" w:type="dxa"/>
            <w:tcBorders>
              <w:top w:val="nil"/>
              <w:left w:val="nil"/>
              <w:bottom w:val="nil"/>
              <w:right w:val="nil"/>
            </w:tcBorders>
            <w:shd w:val="clear" w:color="000000" w:fill="FFFFFF"/>
            <w:vAlign w:val="center"/>
            <w:hideMark/>
          </w:tcPr>
          <w:p w14:paraId="74038CC2"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2.34E+07</w:t>
            </w:r>
          </w:p>
        </w:tc>
        <w:tc>
          <w:tcPr>
            <w:tcW w:w="960" w:type="dxa"/>
            <w:tcBorders>
              <w:top w:val="nil"/>
              <w:left w:val="nil"/>
              <w:bottom w:val="nil"/>
              <w:right w:val="nil"/>
            </w:tcBorders>
            <w:shd w:val="clear" w:color="000000" w:fill="FFFFFF"/>
            <w:vAlign w:val="center"/>
            <w:hideMark/>
          </w:tcPr>
          <w:p w14:paraId="473BE83C"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22961579</w:t>
            </w:r>
          </w:p>
        </w:tc>
      </w:tr>
      <w:tr w:rsidR="00D5546D" w:rsidRPr="00D5546D" w14:paraId="7B1AE166" w14:textId="77777777" w:rsidTr="00D5546D">
        <w:trPr>
          <w:trHeight w:val="300"/>
        </w:trPr>
        <w:tc>
          <w:tcPr>
            <w:tcW w:w="923" w:type="dxa"/>
            <w:tcBorders>
              <w:top w:val="nil"/>
              <w:left w:val="nil"/>
              <w:bottom w:val="nil"/>
              <w:right w:val="nil"/>
            </w:tcBorders>
            <w:shd w:val="clear" w:color="000000" w:fill="F5F5F5"/>
            <w:vAlign w:val="center"/>
            <w:hideMark/>
          </w:tcPr>
          <w:p w14:paraId="7146B6C3"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190</w:t>
            </w:r>
          </w:p>
        </w:tc>
        <w:tc>
          <w:tcPr>
            <w:tcW w:w="1034" w:type="dxa"/>
            <w:tcBorders>
              <w:top w:val="nil"/>
              <w:left w:val="nil"/>
              <w:bottom w:val="nil"/>
              <w:right w:val="nil"/>
            </w:tcBorders>
            <w:shd w:val="clear" w:color="000000" w:fill="F5F5F5"/>
            <w:vAlign w:val="center"/>
            <w:hideMark/>
          </w:tcPr>
          <w:p w14:paraId="40DE4D74"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22/04/2023</w:t>
            </w:r>
          </w:p>
        </w:tc>
        <w:tc>
          <w:tcPr>
            <w:tcW w:w="971" w:type="dxa"/>
            <w:tcBorders>
              <w:top w:val="nil"/>
              <w:left w:val="nil"/>
              <w:bottom w:val="nil"/>
              <w:right w:val="nil"/>
            </w:tcBorders>
            <w:shd w:val="clear" w:color="000000" w:fill="F5F5F5"/>
            <w:vAlign w:val="center"/>
            <w:hideMark/>
          </w:tcPr>
          <w:p w14:paraId="2B4E234C"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2.31E+07</w:t>
            </w:r>
          </w:p>
        </w:tc>
        <w:tc>
          <w:tcPr>
            <w:tcW w:w="1001" w:type="dxa"/>
            <w:tcBorders>
              <w:top w:val="nil"/>
              <w:left w:val="nil"/>
              <w:bottom w:val="nil"/>
              <w:right w:val="nil"/>
            </w:tcBorders>
            <w:shd w:val="clear" w:color="000000" w:fill="F5F5F5"/>
            <w:vAlign w:val="center"/>
            <w:hideMark/>
          </w:tcPr>
          <w:p w14:paraId="6FACF160"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2.28E+07</w:t>
            </w:r>
          </w:p>
        </w:tc>
        <w:tc>
          <w:tcPr>
            <w:tcW w:w="951" w:type="dxa"/>
            <w:tcBorders>
              <w:top w:val="nil"/>
              <w:left w:val="nil"/>
              <w:bottom w:val="nil"/>
              <w:right w:val="nil"/>
            </w:tcBorders>
            <w:shd w:val="clear" w:color="000000" w:fill="F5F5F5"/>
            <w:vAlign w:val="center"/>
            <w:hideMark/>
          </w:tcPr>
          <w:p w14:paraId="58B4D6C0"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2.34E+07</w:t>
            </w:r>
          </w:p>
        </w:tc>
        <w:tc>
          <w:tcPr>
            <w:tcW w:w="960" w:type="dxa"/>
            <w:tcBorders>
              <w:top w:val="nil"/>
              <w:left w:val="nil"/>
              <w:bottom w:val="nil"/>
              <w:right w:val="nil"/>
            </w:tcBorders>
            <w:shd w:val="clear" w:color="000000" w:fill="F5F5F5"/>
            <w:vAlign w:val="center"/>
            <w:hideMark/>
          </w:tcPr>
          <w:p w14:paraId="2C9F6CBA"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22962865</w:t>
            </w:r>
          </w:p>
        </w:tc>
      </w:tr>
      <w:tr w:rsidR="00D5546D" w:rsidRPr="00D5546D" w14:paraId="496E9E75" w14:textId="77777777" w:rsidTr="00D5546D">
        <w:trPr>
          <w:trHeight w:val="300"/>
        </w:trPr>
        <w:tc>
          <w:tcPr>
            <w:tcW w:w="923" w:type="dxa"/>
            <w:tcBorders>
              <w:top w:val="nil"/>
              <w:left w:val="nil"/>
              <w:bottom w:val="nil"/>
              <w:right w:val="nil"/>
            </w:tcBorders>
            <w:shd w:val="clear" w:color="000000" w:fill="FFFFFF"/>
            <w:vAlign w:val="center"/>
            <w:hideMark/>
          </w:tcPr>
          <w:p w14:paraId="51461158"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191</w:t>
            </w:r>
          </w:p>
        </w:tc>
        <w:tc>
          <w:tcPr>
            <w:tcW w:w="1034" w:type="dxa"/>
            <w:tcBorders>
              <w:top w:val="nil"/>
              <w:left w:val="nil"/>
              <w:bottom w:val="nil"/>
              <w:right w:val="nil"/>
            </w:tcBorders>
            <w:shd w:val="clear" w:color="000000" w:fill="FFFFFF"/>
            <w:vAlign w:val="center"/>
            <w:hideMark/>
          </w:tcPr>
          <w:p w14:paraId="08145096"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23/04/2023</w:t>
            </w:r>
          </w:p>
        </w:tc>
        <w:tc>
          <w:tcPr>
            <w:tcW w:w="971" w:type="dxa"/>
            <w:tcBorders>
              <w:top w:val="nil"/>
              <w:left w:val="nil"/>
              <w:bottom w:val="nil"/>
              <w:right w:val="nil"/>
            </w:tcBorders>
            <w:shd w:val="clear" w:color="000000" w:fill="FFFFFF"/>
            <w:vAlign w:val="center"/>
            <w:hideMark/>
          </w:tcPr>
          <w:p w14:paraId="0E644863"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2.31E+07</w:t>
            </w:r>
          </w:p>
        </w:tc>
        <w:tc>
          <w:tcPr>
            <w:tcW w:w="1001" w:type="dxa"/>
            <w:tcBorders>
              <w:top w:val="nil"/>
              <w:left w:val="nil"/>
              <w:bottom w:val="nil"/>
              <w:right w:val="nil"/>
            </w:tcBorders>
            <w:shd w:val="clear" w:color="000000" w:fill="FFFFFF"/>
            <w:vAlign w:val="center"/>
            <w:hideMark/>
          </w:tcPr>
          <w:p w14:paraId="3839B2CA"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2.27E+07</w:t>
            </w:r>
          </w:p>
        </w:tc>
        <w:tc>
          <w:tcPr>
            <w:tcW w:w="951" w:type="dxa"/>
            <w:tcBorders>
              <w:top w:val="nil"/>
              <w:left w:val="nil"/>
              <w:bottom w:val="nil"/>
              <w:right w:val="nil"/>
            </w:tcBorders>
            <w:shd w:val="clear" w:color="000000" w:fill="FFFFFF"/>
            <w:vAlign w:val="center"/>
            <w:hideMark/>
          </w:tcPr>
          <w:p w14:paraId="188CCB66"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2.34E+07</w:t>
            </w:r>
          </w:p>
        </w:tc>
        <w:tc>
          <w:tcPr>
            <w:tcW w:w="960" w:type="dxa"/>
            <w:tcBorders>
              <w:top w:val="nil"/>
              <w:left w:val="nil"/>
              <w:bottom w:val="nil"/>
              <w:right w:val="nil"/>
            </w:tcBorders>
            <w:shd w:val="clear" w:color="000000" w:fill="FFFFFF"/>
            <w:vAlign w:val="center"/>
            <w:hideMark/>
          </w:tcPr>
          <w:p w14:paraId="6C63BDA0"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22964416</w:t>
            </w:r>
          </w:p>
        </w:tc>
      </w:tr>
      <w:tr w:rsidR="00D5546D" w:rsidRPr="00D5546D" w14:paraId="0999179B" w14:textId="77777777" w:rsidTr="00D5546D">
        <w:trPr>
          <w:trHeight w:val="300"/>
        </w:trPr>
        <w:tc>
          <w:tcPr>
            <w:tcW w:w="923" w:type="dxa"/>
            <w:tcBorders>
              <w:top w:val="nil"/>
              <w:left w:val="nil"/>
              <w:bottom w:val="nil"/>
              <w:right w:val="nil"/>
            </w:tcBorders>
            <w:shd w:val="clear" w:color="000000" w:fill="F5F5F5"/>
            <w:vAlign w:val="center"/>
            <w:hideMark/>
          </w:tcPr>
          <w:p w14:paraId="33C1C7BF"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192</w:t>
            </w:r>
          </w:p>
        </w:tc>
        <w:tc>
          <w:tcPr>
            <w:tcW w:w="1034" w:type="dxa"/>
            <w:tcBorders>
              <w:top w:val="nil"/>
              <w:left w:val="nil"/>
              <w:bottom w:val="nil"/>
              <w:right w:val="nil"/>
            </w:tcBorders>
            <w:shd w:val="clear" w:color="000000" w:fill="F5F5F5"/>
            <w:vAlign w:val="center"/>
            <w:hideMark/>
          </w:tcPr>
          <w:p w14:paraId="2C18AAAD"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24/04/2023</w:t>
            </w:r>
          </w:p>
        </w:tc>
        <w:tc>
          <w:tcPr>
            <w:tcW w:w="971" w:type="dxa"/>
            <w:tcBorders>
              <w:top w:val="nil"/>
              <w:left w:val="nil"/>
              <w:bottom w:val="nil"/>
              <w:right w:val="nil"/>
            </w:tcBorders>
            <w:shd w:val="clear" w:color="000000" w:fill="F5F5F5"/>
            <w:vAlign w:val="center"/>
            <w:hideMark/>
          </w:tcPr>
          <w:p w14:paraId="495882D8"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2.31E+07</w:t>
            </w:r>
          </w:p>
        </w:tc>
        <w:tc>
          <w:tcPr>
            <w:tcW w:w="1001" w:type="dxa"/>
            <w:tcBorders>
              <w:top w:val="nil"/>
              <w:left w:val="nil"/>
              <w:bottom w:val="nil"/>
              <w:right w:val="nil"/>
            </w:tcBorders>
            <w:shd w:val="clear" w:color="000000" w:fill="F5F5F5"/>
            <w:vAlign w:val="center"/>
            <w:hideMark/>
          </w:tcPr>
          <w:p w14:paraId="63A063B2"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2.27E+07</w:t>
            </w:r>
          </w:p>
        </w:tc>
        <w:tc>
          <w:tcPr>
            <w:tcW w:w="951" w:type="dxa"/>
            <w:tcBorders>
              <w:top w:val="nil"/>
              <w:left w:val="nil"/>
              <w:bottom w:val="nil"/>
              <w:right w:val="nil"/>
            </w:tcBorders>
            <w:shd w:val="clear" w:color="000000" w:fill="F5F5F5"/>
            <w:vAlign w:val="center"/>
            <w:hideMark/>
          </w:tcPr>
          <w:p w14:paraId="1B1D8B98"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2.34E+07</w:t>
            </w:r>
          </w:p>
        </w:tc>
        <w:tc>
          <w:tcPr>
            <w:tcW w:w="960" w:type="dxa"/>
            <w:tcBorders>
              <w:top w:val="nil"/>
              <w:left w:val="nil"/>
              <w:bottom w:val="nil"/>
              <w:right w:val="nil"/>
            </w:tcBorders>
            <w:shd w:val="clear" w:color="000000" w:fill="F5F5F5"/>
            <w:vAlign w:val="center"/>
            <w:hideMark/>
          </w:tcPr>
          <w:p w14:paraId="5780F739"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22966275</w:t>
            </w:r>
          </w:p>
        </w:tc>
      </w:tr>
      <w:tr w:rsidR="00D5546D" w:rsidRPr="00D5546D" w14:paraId="01BE5E0C" w14:textId="77777777" w:rsidTr="00D5546D">
        <w:trPr>
          <w:trHeight w:val="300"/>
        </w:trPr>
        <w:tc>
          <w:tcPr>
            <w:tcW w:w="923" w:type="dxa"/>
            <w:tcBorders>
              <w:top w:val="nil"/>
              <w:left w:val="nil"/>
              <w:bottom w:val="nil"/>
              <w:right w:val="nil"/>
            </w:tcBorders>
            <w:shd w:val="clear" w:color="000000" w:fill="FFFFFF"/>
            <w:vAlign w:val="center"/>
            <w:hideMark/>
          </w:tcPr>
          <w:p w14:paraId="512B5D3D"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193</w:t>
            </w:r>
          </w:p>
        </w:tc>
        <w:tc>
          <w:tcPr>
            <w:tcW w:w="1034" w:type="dxa"/>
            <w:tcBorders>
              <w:top w:val="nil"/>
              <w:left w:val="nil"/>
              <w:bottom w:val="nil"/>
              <w:right w:val="nil"/>
            </w:tcBorders>
            <w:shd w:val="clear" w:color="000000" w:fill="FFFFFF"/>
            <w:vAlign w:val="center"/>
            <w:hideMark/>
          </w:tcPr>
          <w:p w14:paraId="07A4D564"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25/04/2023</w:t>
            </w:r>
          </w:p>
        </w:tc>
        <w:tc>
          <w:tcPr>
            <w:tcW w:w="971" w:type="dxa"/>
            <w:tcBorders>
              <w:top w:val="nil"/>
              <w:left w:val="nil"/>
              <w:bottom w:val="nil"/>
              <w:right w:val="nil"/>
            </w:tcBorders>
            <w:shd w:val="clear" w:color="000000" w:fill="FFFFFF"/>
            <w:vAlign w:val="center"/>
            <w:hideMark/>
          </w:tcPr>
          <w:p w14:paraId="599B03D7"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2.30E+07</w:t>
            </w:r>
          </w:p>
        </w:tc>
        <w:tc>
          <w:tcPr>
            <w:tcW w:w="1001" w:type="dxa"/>
            <w:tcBorders>
              <w:top w:val="nil"/>
              <w:left w:val="nil"/>
              <w:bottom w:val="nil"/>
              <w:right w:val="nil"/>
            </w:tcBorders>
            <w:shd w:val="clear" w:color="000000" w:fill="FFFFFF"/>
            <w:vAlign w:val="center"/>
            <w:hideMark/>
          </w:tcPr>
          <w:p w14:paraId="2AEF36E2"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2.27E+07</w:t>
            </w:r>
          </w:p>
        </w:tc>
        <w:tc>
          <w:tcPr>
            <w:tcW w:w="951" w:type="dxa"/>
            <w:tcBorders>
              <w:top w:val="nil"/>
              <w:left w:val="nil"/>
              <w:bottom w:val="nil"/>
              <w:right w:val="nil"/>
            </w:tcBorders>
            <w:shd w:val="clear" w:color="000000" w:fill="FFFFFF"/>
            <w:vAlign w:val="center"/>
            <w:hideMark/>
          </w:tcPr>
          <w:p w14:paraId="36194588"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2.33E+07</w:t>
            </w:r>
          </w:p>
        </w:tc>
        <w:tc>
          <w:tcPr>
            <w:tcW w:w="960" w:type="dxa"/>
            <w:tcBorders>
              <w:top w:val="nil"/>
              <w:left w:val="nil"/>
              <w:bottom w:val="nil"/>
              <w:right w:val="nil"/>
            </w:tcBorders>
            <w:shd w:val="clear" w:color="000000" w:fill="FFFFFF"/>
            <w:vAlign w:val="center"/>
            <w:hideMark/>
          </w:tcPr>
          <w:p w14:paraId="028D4C8D"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22968035</w:t>
            </w:r>
          </w:p>
        </w:tc>
      </w:tr>
      <w:tr w:rsidR="00D5546D" w:rsidRPr="00D5546D" w14:paraId="3915FE52" w14:textId="77777777" w:rsidTr="00D5546D">
        <w:trPr>
          <w:trHeight w:val="300"/>
        </w:trPr>
        <w:tc>
          <w:tcPr>
            <w:tcW w:w="923" w:type="dxa"/>
            <w:tcBorders>
              <w:top w:val="nil"/>
              <w:left w:val="nil"/>
              <w:bottom w:val="nil"/>
              <w:right w:val="nil"/>
            </w:tcBorders>
            <w:shd w:val="clear" w:color="000000" w:fill="F5F5F5"/>
            <w:vAlign w:val="center"/>
            <w:hideMark/>
          </w:tcPr>
          <w:p w14:paraId="7F2A94E6"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194</w:t>
            </w:r>
          </w:p>
        </w:tc>
        <w:tc>
          <w:tcPr>
            <w:tcW w:w="1034" w:type="dxa"/>
            <w:tcBorders>
              <w:top w:val="nil"/>
              <w:left w:val="nil"/>
              <w:bottom w:val="nil"/>
              <w:right w:val="nil"/>
            </w:tcBorders>
            <w:shd w:val="clear" w:color="000000" w:fill="F5F5F5"/>
            <w:vAlign w:val="center"/>
            <w:hideMark/>
          </w:tcPr>
          <w:p w14:paraId="1F9F48A4"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26/04/2023</w:t>
            </w:r>
          </w:p>
        </w:tc>
        <w:tc>
          <w:tcPr>
            <w:tcW w:w="971" w:type="dxa"/>
            <w:tcBorders>
              <w:top w:val="nil"/>
              <w:left w:val="nil"/>
              <w:bottom w:val="nil"/>
              <w:right w:val="nil"/>
            </w:tcBorders>
            <w:shd w:val="clear" w:color="000000" w:fill="F5F5F5"/>
            <w:vAlign w:val="center"/>
            <w:hideMark/>
          </w:tcPr>
          <w:p w14:paraId="3CB28EF9"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2.30E+07</w:t>
            </w:r>
          </w:p>
        </w:tc>
        <w:tc>
          <w:tcPr>
            <w:tcW w:w="1001" w:type="dxa"/>
            <w:tcBorders>
              <w:top w:val="nil"/>
              <w:left w:val="nil"/>
              <w:bottom w:val="nil"/>
              <w:right w:val="nil"/>
            </w:tcBorders>
            <w:shd w:val="clear" w:color="000000" w:fill="F5F5F5"/>
            <w:vAlign w:val="center"/>
            <w:hideMark/>
          </w:tcPr>
          <w:p w14:paraId="2923C6AB"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2.27E+07</w:t>
            </w:r>
          </w:p>
        </w:tc>
        <w:tc>
          <w:tcPr>
            <w:tcW w:w="951" w:type="dxa"/>
            <w:tcBorders>
              <w:top w:val="nil"/>
              <w:left w:val="nil"/>
              <w:bottom w:val="nil"/>
              <w:right w:val="nil"/>
            </w:tcBorders>
            <w:shd w:val="clear" w:color="000000" w:fill="F5F5F5"/>
            <w:vAlign w:val="center"/>
            <w:hideMark/>
          </w:tcPr>
          <w:p w14:paraId="5C894A49"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2.34E+07</w:t>
            </w:r>
          </w:p>
        </w:tc>
        <w:tc>
          <w:tcPr>
            <w:tcW w:w="960" w:type="dxa"/>
            <w:tcBorders>
              <w:top w:val="nil"/>
              <w:left w:val="nil"/>
              <w:bottom w:val="nil"/>
              <w:right w:val="nil"/>
            </w:tcBorders>
            <w:shd w:val="clear" w:color="000000" w:fill="F5F5F5"/>
            <w:vAlign w:val="center"/>
            <w:hideMark/>
          </w:tcPr>
          <w:p w14:paraId="19F3CD41"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22969730</w:t>
            </w:r>
          </w:p>
        </w:tc>
      </w:tr>
      <w:tr w:rsidR="00D5546D" w:rsidRPr="00D5546D" w14:paraId="3101E708" w14:textId="77777777" w:rsidTr="00D5546D">
        <w:trPr>
          <w:trHeight w:val="300"/>
        </w:trPr>
        <w:tc>
          <w:tcPr>
            <w:tcW w:w="923" w:type="dxa"/>
            <w:tcBorders>
              <w:top w:val="nil"/>
              <w:left w:val="nil"/>
              <w:bottom w:val="nil"/>
              <w:right w:val="nil"/>
            </w:tcBorders>
            <w:shd w:val="clear" w:color="000000" w:fill="FFFFFF"/>
            <w:vAlign w:val="center"/>
            <w:hideMark/>
          </w:tcPr>
          <w:p w14:paraId="1BCA631D"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195</w:t>
            </w:r>
          </w:p>
        </w:tc>
        <w:tc>
          <w:tcPr>
            <w:tcW w:w="1034" w:type="dxa"/>
            <w:tcBorders>
              <w:top w:val="nil"/>
              <w:left w:val="nil"/>
              <w:bottom w:val="nil"/>
              <w:right w:val="nil"/>
            </w:tcBorders>
            <w:shd w:val="clear" w:color="000000" w:fill="FFFFFF"/>
            <w:vAlign w:val="center"/>
            <w:hideMark/>
          </w:tcPr>
          <w:p w14:paraId="3E490269"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27/04/2023</w:t>
            </w:r>
          </w:p>
        </w:tc>
        <w:tc>
          <w:tcPr>
            <w:tcW w:w="971" w:type="dxa"/>
            <w:tcBorders>
              <w:top w:val="nil"/>
              <w:left w:val="nil"/>
              <w:bottom w:val="nil"/>
              <w:right w:val="nil"/>
            </w:tcBorders>
            <w:shd w:val="clear" w:color="000000" w:fill="FFFFFF"/>
            <w:vAlign w:val="center"/>
            <w:hideMark/>
          </w:tcPr>
          <w:p w14:paraId="11EE5CCD"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2.30E+07</w:t>
            </w:r>
          </w:p>
        </w:tc>
        <w:tc>
          <w:tcPr>
            <w:tcW w:w="1001" w:type="dxa"/>
            <w:tcBorders>
              <w:top w:val="nil"/>
              <w:left w:val="nil"/>
              <w:bottom w:val="nil"/>
              <w:right w:val="nil"/>
            </w:tcBorders>
            <w:shd w:val="clear" w:color="000000" w:fill="FFFFFF"/>
            <w:vAlign w:val="center"/>
            <w:hideMark/>
          </w:tcPr>
          <w:p w14:paraId="006AD21C"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2.27E+07</w:t>
            </w:r>
          </w:p>
        </w:tc>
        <w:tc>
          <w:tcPr>
            <w:tcW w:w="951" w:type="dxa"/>
            <w:tcBorders>
              <w:top w:val="nil"/>
              <w:left w:val="nil"/>
              <w:bottom w:val="nil"/>
              <w:right w:val="nil"/>
            </w:tcBorders>
            <w:shd w:val="clear" w:color="000000" w:fill="FFFFFF"/>
            <w:vAlign w:val="center"/>
            <w:hideMark/>
          </w:tcPr>
          <w:p w14:paraId="1D0B210A"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2.33E+07</w:t>
            </w:r>
          </w:p>
        </w:tc>
        <w:tc>
          <w:tcPr>
            <w:tcW w:w="960" w:type="dxa"/>
            <w:tcBorders>
              <w:top w:val="nil"/>
              <w:left w:val="nil"/>
              <w:bottom w:val="nil"/>
              <w:right w:val="nil"/>
            </w:tcBorders>
            <w:shd w:val="clear" w:color="000000" w:fill="FFFFFF"/>
            <w:vAlign w:val="center"/>
            <w:hideMark/>
          </w:tcPr>
          <w:p w14:paraId="4EFF3E32"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22971355</w:t>
            </w:r>
          </w:p>
        </w:tc>
      </w:tr>
      <w:tr w:rsidR="00D5546D" w:rsidRPr="00D5546D" w14:paraId="737037A4" w14:textId="77777777" w:rsidTr="00D5546D">
        <w:trPr>
          <w:trHeight w:val="300"/>
        </w:trPr>
        <w:tc>
          <w:tcPr>
            <w:tcW w:w="923" w:type="dxa"/>
            <w:tcBorders>
              <w:top w:val="nil"/>
              <w:left w:val="nil"/>
              <w:bottom w:val="nil"/>
              <w:right w:val="nil"/>
            </w:tcBorders>
            <w:shd w:val="clear" w:color="000000" w:fill="F5F5F5"/>
            <w:vAlign w:val="center"/>
            <w:hideMark/>
          </w:tcPr>
          <w:p w14:paraId="3108FE6A"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196</w:t>
            </w:r>
          </w:p>
        </w:tc>
        <w:tc>
          <w:tcPr>
            <w:tcW w:w="1034" w:type="dxa"/>
            <w:tcBorders>
              <w:top w:val="nil"/>
              <w:left w:val="nil"/>
              <w:bottom w:val="nil"/>
              <w:right w:val="nil"/>
            </w:tcBorders>
            <w:shd w:val="clear" w:color="000000" w:fill="F5F5F5"/>
            <w:vAlign w:val="center"/>
            <w:hideMark/>
          </w:tcPr>
          <w:p w14:paraId="4115008C"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28/04/2023</w:t>
            </w:r>
          </w:p>
        </w:tc>
        <w:tc>
          <w:tcPr>
            <w:tcW w:w="971" w:type="dxa"/>
            <w:tcBorders>
              <w:top w:val="nil"/>
              <w:left w:val="nil"/>
              <w:bottom w:val="nil"/>
              <w:right w:val="nil"/>
            </w:tcBorders>
            <w:shd w:val="clear" w:color="000000" w:fill="F5F5F5"/>
            <w:vAlign w:val="center"/>
            <w:hideMark/>
          </w:tcPr>
          <w:p w14:paraId="5DC2E51B"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2.30E+07</w:t>
            </w:r>
          </w:p>
        </w:tc>
        <w:tc>
          <w:tcPr>
            <w:tcW w:w="1001" w:type="dxa"/>
            <w:tcBorders>
              <w:top w:val="nil"/>
              <w:left w:val="nil"/>
              <w:bottom w:val="nil"/>
              <w:right w:val="nil"/>
            </w:tcBorders>
            <w:shd w:val="clear" w:color="000000" w:fill="F5F5F5"/>
            <w:vAlign w:val="center"/>
            <w:hideMark/>
          </w:tcPr>
          <w:p w14:paraId="18DC2C61"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2.27E+07</w:t>
            </w:r>
          </w:p>
        </w:tc>
        <w:tc>
          <w:tcPr>
            <w:tcW w:w="951" w:type="dxa"/>
            <w:tcBorders>
              <w:top w:val="nil"/>
              <w:left w:val="nil"/>
              <w:bottom w:val="nil"/>
              <w:right w:val="nil"/>
            </w:tcBorders>
            <w:shd w:val="clear" w:color="000000" w:fill="F5F5F5"/>
            <w:vAlign w:val="center"/>
            <w:hideMark/>
          </w:tcPr>
          <w:p w14:paraId="519F4A79"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2.33E+07</w:t>
            </w:r>
          </w:p>
        </w:tc>
        <w:tc>
          <w:tcPr>
            <w:tcW w:w="960" w:type="dxa"/>
            <w:tcBorders>
              <w:top w:val="nil"/>
              <w:left w:val="nil"/>
              <w:bottom w:val="nil"/>
              <w:right w:val="nil"/>
            </w:tcBorders>
            <w:shd w:val="clear" w:color="000000" w:fill="F5F5F5"/>
            <w:vAlign w:val="center"/>
            <w:hideMark/>
          </w:tcPr>
          <w:p w14:paraId="66F8D780"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22972819</w:t>
            </w:r>
          </w:p>
        </w:tc>
      </w:tr>
      <w:tr w:rsidR="00D5546D" w:rsidRPr="00D5546D" w14:paraId="45893D9C" w14:textId="77777777" w:rsidTr="00D5546D">
        <w:trPr>
          <w:trHeight w:val="300"/>
        </w:trPr>
        <w:tc>
          <w:tcPr>
            <w:tcW w:w="923" w:type="dxa"/>
            <w:tcBorders>
              <w:top w:val="nil"/>
              <w:left w:val="nil"/>
              <w:bottom w:val="nil"/>
              <w:right w:val="nil"/>
            </w:tcBorders>
            <w:shd w:val="clear" w:color="000000" w:fill="FFFFFF"/>
            <w:vAlign w:val="center"/>
            <w:hideMark/>
          </w:tcPr>
          <w:p w14:paraId="33138F3B"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197</w:t>
            </w:r>
          </w:p>
        </w:tc>
        <w:tc>
          <w:tcPr>
            <w:tcW w:w="1034" w:type="dxa"/>
            <w:tcBorders>
              <w:top w:val="nil"/>
              <w:left w:val="nil"/>
              <w:bottom w:val="nil"/>
              <w:right w:val="nil"/>
            </w:tcBorders>
            <w:shd w:val="clear" w:color="000000" w:fill="FFFFFF"/>
            <w:vAlign w:val="center"/>
            <w:hideMark/>
          </w:tcPr>
          <w:p w14:paraId="106A9FA1"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29/04/2023</w:t>
            </w:r>
          </w:p>
        </w:tc>
        <w:tc>
          <w:tcPr>
            <w:tcW w:w="971" w:type="dxa"/>
            <w:tcBorders>
              <w:top w:val="nil"/>
              <w:left w:val="nil"/>
              <w:bottom w:val="nil"/>
              <w:right w:val="nil"/>
            </w:tcBorders>
            <w:shd w:val="clear" w:color="000000" w:fill="FFFFFF"/>
            <w:vAlign w:val="center"/>
            <w:hideMark/>
          </w:tcPr>
          <w:p w14:paraId="657AAB1E"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2.30E+07</w:t>
            </w:r>
          </w:p>
        </w:tc>
        <w:tc>
          <w:tcPr>
            <w:tcW w:w="1001" w:type="dxa"/>
            <w:tcBorders>
              <w:top w:val="nil"/>
              <w:left w:val="nil"/>
              <w:bottom w:val="nil"/>
              <w:right w:val="nil"/>
            </w:tcBorders>
            <w:shd w:val="clear" w:color="000000" w:fill="FFFFFF"/>
            <w:vAlign w:val="center"/>
            <w:hideMark/>
          </w:tcPr>
          <w:p w14:paraId="2E03909D"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2.26E+07</w:t>
            </w:r>
          </w:p>
        </w:tc>
        <w:tc>
          <w:tcPr>
            <w:tcW w:w="951" w:type="dxa"/>
            <w:tcBorders>
              <w:top w:val="nil"/>
              <w:left w:val="nil"/>
              <w:bottom w:val="nil"/>
              <w:right w:val="nil"/>
            </w:tcBorders>
            <w:shd w:val="clear" w:color="000000" w:fill="FFFFFF"/>
            <w:vAlign w:val="center"/>
            <w:hideMark/>
          </w:tcPr>
          <w:p w14:paraId="59CFB465"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2.33E+07</w:t>
            </w:r>
          </w:p>
        </w:tc>
        <w:tc>
          <w:tcPr>
            <w:tcW w:w="960" w:type="dxa"/>
            <w:tcBorders>
              <w:top w:val="nil"/>
              <w:left w:val="nil"/>
              <w:bottom w:val="nil"/>
              <w:right w:val="nil"/>
            </w:tcBorders>
            <w:shd w:val="clear" w:color="000000" w:fill="FFFFFF"/>
            <w:vAlign w:val="center"/>
            <w:hideMark/>
          </w:tcPr>
          <w:p w14:paraId="10486CF9"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22974138</w:t>
            </w:r>
          </w:p>
        </w:tc>
      </w:tr>
      <w:tr w:rsidR="00D5546D" w:rsidRPr="00D5546D" w14:paraId="10873C66" w14:textId="77777777" w:rsidTr="00D5546D">
        <w:trPr>
          <w:trHeight w:val="300"/>
        </w:trPr>
        <w:tc>
          <w:tcPr>
            <w:tcW w:w="923" w:type="dxa"/>
            <w:tcBorders>
              <w:top w:val="nil"/>
              <w:left w:val="nil"/>
              <w:bottom w:val="nil"/>
              <w:right w:val="nil"/>
            </w:tcBorders>
            <w:shd w:val="clear" w:color="000000" w:fill="F5F5F5"/>
            <w:vAlign w:val="center"/>
            <w:hideMark/>
          </w:tcPr>
          <w:p w14:paraId="3D0D6981"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198</w:t>
            </w:r>
          </w:p>
        </w:tc>
        <w:tc>
          <w:tcPr>
            <w:tcW w:w="1034" w:type="dxa"/>
            <w:tcBorders>
              <w:top w:val="nil"/>
              <w:left w:val="nil"/>
              <w:bottom w:val="nil"/>
              <w:right w:val="nil"/>
            </w:tcBorders>
            <w:shd w:val="clear" w:color="000000" w:fill="F5F5F5"/>
            <w:vAlign w:val="center"/>
            <w:hideMark/>
          </w:tcPr>
          <w:p w14:paraId="46955FEA"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30/04/2023</w:t>
            </w:r>
          </w:p>
        </w:tc>
        <w:tc>
          <w:tcPr>
            <w:tcW w:w="971" w:type="dxa"/>
            <w:tcBorders>
              <w:top w:val="nil"/>
              <w:left w:val="nil"/>
              <w:bottom w:val="nil"/>
              <w:right w:val="nil"/>
            </w:tcBorders>
            <w:shd w:val="clear" w:color="000000" w:fill="F5F5F5"/>
            <w:vAlign w:val="center"/>
            <w:hideMark/>
          </w:tcPr>
          <w:p w14:paraId="6B8D7CFB"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2.30E+07</w:t>
            </w:r>
          </w:p>
        </w:tc>
        <w:tc>
          <w:tcPr>
            <w:tcW w:w="1001" w:type="dxa"/>
            <w:tcBorders>
              <w:top w:val="nil"/>
              <w:left w:val="nil"/>
              <w:bottom w:val="nil"/>
              <w:right w:val="nil"/>
            </w:tcBorders>
            <w:shd w:val="clear" w:color="000000" w:fill="F5F5F5"/>
            <w:vAlign w:val="center"/>
            <w:hideMark/>
          </w:tcPr>
          <w:p w14:paraId="2E009562"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2.27E+07</w:t>
            </w:r>
          </w:p>
        </w:tc>
        <w:tc>
          <w:tcPr>
            <w:tcW w:w="951" w:type="dxa"/>
            <w:tcBorders>
              <w:top w:val="nil"/>
              <w:left w:val="nil"/>
              <w:bottom w:val="nil"/>
              <w:right w:val="nil"/>
            </w:tcBorders>
            <w:shd w:val="clear" w:color="000000" w:fill="F5F5F5"/>
            <w:vAlign w:val="center"/>
            <w:hideMark/>
          </w:tcPr>
          <w:p w14:paraId="676F8F2A"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2.33E+07</w:t>
            </w:r>
          </w:p>
        </w:tc>
        <w:tc>
          <w:tcPr>
            <w:tcW w:w="960" w:type="dxa"/>
            <w:tcBorders>
              <w:top w:val="nil"/>
              <w:left w:val="nil"/>
              <w:bottom w:val="nil"/>
              <w:right w:val="nil"/>
            </w:tcBorders>
            <w:shd w:val="clear" w:color="000000" w:fill="F5F5F5"/>
            <w:vAlign w:val="center"/>
            <w:hideMark/>
          </w:tcPr>
          <w:p w14:paraId="3DD431CC"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22975507</w:t>
            </w:r>
          </w:p>
        </w:tc>
      </w:tr>
      <w:tr w:rsidR="00D5546D" w:rsidRPr="00D5546D" w14:paraId="50EBE8CD" w14:textId="77777777" w:rsidTr="00D5546D">
        <w:trPr>
          <w:trHeight w:val="300"/>
        </w:trPr>
        <w:tc>
          <w:tcPr>
            <w:tcW w:w="923" w:type="dxa"/>
            <w:tcBorders>
              <w:top w:val="nil"/>
              <w:left w:val="nil"/>
              <w:bottom w:val="nil"/>
              <w:right w:val="nil"/>
            </w:tcBorders>
            <w:shd w:val="clear" w:color="000000" w:fill="FFFFFF"/>
            <w:vAlign w:val="center"/>
            <w:hideMark/>
          </w:tcPr>
          <w:p w14:paraId="2F24CE00"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199</w:t>
            </w:r>
          </w:p>
        </w:tc>
        <w:tc>
          <w:tcPr>
            <w:tcW w:w="1034" w:type="dxa"/>
            <w:tcBorders>
              <w:top w:val="nil"/>
              <w:left w:val="nil"/>
              <w:bottom w:val="nil"/>
              <w:right w:val="nil"/>
            </w:tcBorders>
            <w:shd w:val="clear" w:color="000000" w:fill="FFFFFF"/>
            <w:vAlign w:val="center"/>
            <w:hideMark/>
          </w:tcPr>
          <w:p w14:paraId="31FFB1A3"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01/05/2023</w:t>
            </w:r>
          </w:p>
        </w:tc>
        <w:tc>
          <w:tcPr>
            <w:tcW w:w="971" w:type="dxa"/>
            <w:tcBorders>
              <w:top w:val="nil"/>
              <w:left w:val="nil"/>
              <w:bottom w:val="nil"/>
              <w:right w:val="nil"/>
            </w:tcBorders>
            <w:shd w:val="clear" w:color="000000" w:fill="FFFFFF"/>
            <w:vAlign w:val="center"/>
            <w:hideMark/>
          </w:tcPr>
          <w:p w14:paraId="394E99AD"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2.30E+07</w:t>
            </w:r>
          </w:p>
        </w:tc>
        <w:tc>
          <w:tcPr>
            <w:tcW w:w="1001" w:type="dxa"/>
            <w:tcBorders>
              <w:top w:val="nil"/>
              <w:left w:val="nil"/>
              <w:bottom w:val="nil"/>
              <w:right w:val="nil"/>
            </w:tcBorders>
            <w:shd w:val="clear" w:color="000000" w:fill="FFFFFF"/>
            <w:vAlign w:val="center"/>
            <w:hideMark/>
          </w:tcPr>
          <w:p w14:paraId="176A4510"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2.27E+07</w:t>
            </w:r>
          </w:p>
        </w:tc>
        <w:tc>
          <w:tcPr>
            <w:tcW w:w="951" w:type="dxa"/>
            <w:tcBorders>
              <w:top w:val="nil"/>
              <w:left w:val="nil"/>
              <w:bottom w:val="nil"/>
              <w:right w:val="nil"/>
            </w:tcBorders>
            <w:shd w:val="clear" w:color="000000" w:fill="FFFFFF"/>
            <w:vAlign w:val="center"/>
            <w:hideMark/>
          </w:tcPr>
          <w:p w14:paraId="62E827AA"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2.33E+07</w:t>
            </w:r>
          </w:p>
        </w:tc>
        <w:tc>
          <w:tcPr>
            <w:tcW w:w="960" w:type="dxa"/>
            <w:tcBorders>
              <w:top w:val="nil"/>
              <w:left w:val="nil"/>
              <w:bottom w:val="nil"/>
              <w:right w:val="nil"/>
            </w:tcBorders>
            <w:shd w:val="clear" w:color="000000" w:fill="FFFFFF"/>
            <w:vAlign w:val="center"/>
            <w:hideMark/>
          </w:tcPr>
          <w:p w14:paraId="7F468F14"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22977274</w:t>
            </w:r>
          </w:p>
        </w:tc>
      </w:tr>
      <w:tr w:rsidR="00D5546D" w:rsidRPr="00D5546D" w14:paraId="6461767A" w14:textId="77777777" w:rsidTr="00D5546D">
        <w:trPr>
          <w:trHeight w:val="300"/>
        </w:trPr>
        <w:tc>
          <w:tcPr>
            <w:tcW w:w="923" w:type="dxa"/>
            <w:tcBorders>
              <w:top w:val="nil"/>
              <w:left w:val="nil"/>
              <w:bottom w:val="nil"/>
              <w:right w:val="nil"/>
            </w:tcBorders>
            <w:shd w:val="clear" w:color="000000" w:fill="F5F5F5"/>
            <w:vAlign w:val="center"/>
            <w:hideMark/>
          </w:tcPr>
          <w:p w14:paraId="054EE81A"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200</w:t>
            </w:r>
          </w:p>
        </w:tc>
        <w:tc>
          <w:tcPr>
            <w:tcW w:w="1034" w:type="dxa"/>
            <w:tcBorders>
              <w:top w:val="nil"/>
              <w:left w:val="nil"/>
              <w:bottom w:val="nil"/>
              <w:right w:val="nil"/>
            </w:tcBorders>
            <w:shd w:val="clear" w:color="000000" w:fill="F5F5F5"/>
            <w:vAlign w:val="center"/>
            <w:hideMark/>
          </w:tcPr>
          <w:p w14:paraId="3F2AE8F0"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12/05/2023</w:t>
            </w:r>
          </w:p>
        </w:tc>
        <w:tc>
          <w:tcPr>
            <w:tcW w:w="971" w:type="dxa"/>
            <w:tcBorders>
              <w:top w:val="nil"/>
              <w:left w:val="nil"/>
              <w:bottom w:val="nil"/>
              <w:right w:val="nil"/>
            </w:tcBorders>
            <w:shd w:val="clear" w:color="000000" w:fill="F5F5F5"/>
            <w:vAlign w:val="center"/>
            <w:hideMark/>
          </w:tcPr>
          <w:p w14:paraId="6C372191"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2.28E+07</w:t>
            </w:r>
          </w:p>
        </w:tc>
        <w:tc>
          <w:tcPr>
            <w:tcW w:w="1001" w:type="dxa"/>
            <w:tcBorders>
              <w:top w:val="nil"/>
              <w:left w:val="nil"/>
              <w:bottom w:val="nil"/>
              <w:right w:val="nil"/>
            </w:tcBorders>
            <w:shd w:val="clear" w:color="000000" w:fill="F5F5F5"/>
            <w:vAlign w:val="center"/>
            <w:hideMark/>
          </w:tcPr>
          <w:p w14:paraId="1A0FA479"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2.25E+07</w:t>
            </w:r>
          </w:p>
        </w:tc>
        <w:tc>
          <w:tcPr>
            <w:tcW w:w="951" w:type="dxa"/>
            <w:tcBorders>
              <w:top w:val="nil"/>
              <w:left w:val="nil"/>
              <w:bottom w:val="nil"/>
              <w:right w:val="nil"/>
            </w:tcBorders>
            <w:shd w:val="clear" w:color="000000" w:fill="F5F5F5"/>
            <w:vAlign w:val="center"/>
            <w:hideMark/>
          </w:tcPr>
          <w:p w14:paraId="652585E7"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2.31E+07</w:t>
            </w:r>
          </w:p>
        </w:tc>
        <w:tc>
          <w:tcPr>
            <w:tcW w:w="960" w:type="dxa"/>
            <w:tcBorders>
              <w:top w:val="nil"/>
              <w:left w:val="nil"/>
              <w:bottom w:val="nil"/>
              <w:right w:val="nil"/>
            </w:tcBorders>
            <w:shd w:val="clear" w:color="000000" w:fill="F5F5F5"/>
            <w:vAlign w:val="center"/>
            <w:hideMark/>
          </w:tcPr>
          <w:p w14:paraId="6B8EE7DA"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22992568</w:t>
            </w:r>
          </w:p>
        </w:tc>
      </w:tr>
      <w:tr w:rsidR="00D5546D" w:rsidRPr="00D5546D" w14:paraId="4F59FCAF" w14:textId="77777777" w:rsidTr="00D5546D">
        <w:trPr>
          <w:trHeight w:val="300"/>
        </w:trPr>
        <w:tc>
          <w:tcPr>
            <w:tcW w:w="923" w:type="dxa"/>
            <w:tcBorders>
              <w:top w:val="nil"/>
              <w:left w:val="nil"/>
              <w:bottom w:val="nil"/>
              <w:right w:val="nil"/>
            </w:tcBorders>
            <w:shd w:val="clear" w:color="000000" w:fill="FFFFFF"/>
            <w:vAlign w:val="center"/>
            <w:hideMark/>
          </w:tcPr>
          <w:p w14:paraId="0A0B0FE6"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201</w:t>
            </w:r>
          </w:p>
        </w:tc>
        <w:tc>
          <w:tcPr>
            <w:tcW w:w="1034" w:type="dxa"/>
            <w:tcBorders>
              <w:top w:val="nil"/>
              <w:left w:val="nil"/>
              <w:bottom w:val="nil"/>
              <w:right w:val="nil"/>
            </w:tcBorders>
            <w:shd w:val="clear" w:color="000000" w:fill="FFFFFF"/>
            <w:vAlign w:val="center"/>
            <w:hideMark/>
          </w:tcPr>
          <w:p w14:paraId="656D9B68"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13/05/2023</w:t>
            </w:r>
          </w:p>
        </w:tc>
        <w:tc>
          <w:tcPr>
            <w:tcW w:w="971" w:type="dxa"/>
            <w:tcBorders>
              <w:top w:val="nil"/>
              <w:left w:val="nil"/>
              <w:bottom w:val="nil"/>
              <w:right w:val="nil"/>
            </w:tcBorders>
            <w:shd w:val="clear" w:color="000000" w:fill="FFFFFF"/>
            <w:vAlign w:val="center"/>
            <w:hideMark/>
          </w:tcPr>
          <w:p w14:paraId="38EFCF1B"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2.28E+07</w:t>
            </w:r>
          </w:p>
        </w:tc>
        <w:tc>
          <w:tcPr>
            <w:tcW w:w="1001" w:type="dxa"/>
            <w:tcBorders>
              <w:top w:val="nil"/>
              <w:left w:val="nil"/>
              <w:bottom w:val="nil"/>
              <w:right w:val="nil"/>
            </w:tcBorders>
            <w:shd w:val="clear" w:color="000000" w:fill="FFFFFF"/>
            <w:vAlign w:val="center"/>
            <w:hideMark/>
          </w:tcPr>
          <w:p w14:paraId="62E90EFB"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2.25E+07</w:t>
            </w:r>
          </w:p>
        </w:tc>
        <w:tc>
          <w:tcPr>
            <w:tcW w:w="951" w:type="dxa"/>
            <w:tcBorders>
              <w:top w:val="nil"/>
              <w:left w:val="nil"/>
              <w:bottom w:val="nil"/>
              <w:right w:val="nil"/>
            </w:tcBorders>
            <w:shd w:val="clear" w:color="000000" w:fill="FFFFFF"/>
            <w:vAlign w:val="center"/>
            <w:hideMark/>
          </w:tcPr>
          <w:p w14:paraId="21F09AA9"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2.31E+07</w:t>
            </w:r>
          </w:p>
        </w:tc>
        <w:tc>
          <w:tcPr>
            <w:tcW w:w="960" w:type="dxa"/>
            <w:tcBorders>
              <w:top w:val="nil"/>
              <w:left w:val="nil"/>
              <w:bottom w:val="nil"/>
              <w:right w:val="nil"/>
            </w:tcBorders>
            <w:shd w:val="clear" w:color="000000" w:fill="FFFFFF"/>
            <w:vAlign w:val="center"/>
            <w:hideMark/>
          </w:tcPr>
          <w:p w14:paraId="266A1951"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22993419</w:t>
            </w:r>
          </w:p>
        </w:tc>
      </w:tr>
      <w:tr w:rsidR="00D5546D" w:rsidRPr="00D5546D" w14:paraId="3C59DEDF" w14:textId="77777777" w:rsidTr="00D5546D">
        <w:trPr>
          <w:trHeight w:val="300"/>
        </w:trPr>
        <w:tc>
          <w:tcPr>
            <w:tcW w:w="923" w:type="dxa"/>
            <w:tcBorders>
              <w:top w:val="nil"/>
              <w:left w:val="nil"/>
              <w:bottom w:val="nil"/>
              <w:right w:val="nil"/>
            </w:tcBorders>
            <w:shd w:val="clear" w:color="000000" w:fill="F5F5F5"/>
            <w:vAlign w:val="center"/>
            <w:hideMark/>
          </w:tcPr>
          <w:p w14:paraId="4A3FB19F"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202</w:t>
            </w:r>
          </w:p>
        </w:tc>
        <w:tc>
          <w:tcPr>
            <w:tcW w:w="1034" w:type="dxa"/>
            <w:tcBorders>
              <w:top w:val="nil"/>
              <w:left w:val="nil"/>
              <w:bottom w:val="nil"/>
              <w:right w:val="nil"/>
            </w:tcBorders>
            <w:shd w:val="clear" w:color="000000" w:fill="F5F5F5"/>
            <w:vAlign w:val="center"/>
            <w:hideMark/>
          </w:tcPr>
          <w:p w14:paraId="088DF7C2"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14/05/2023</w:t>
            </w:r>
          </w:p>
        </w:tc>
        <w:tc>
          <w:tcPr>
            <w:tcW w:w="971" w:type="dxa"/>
            <w:tcBorders>
              <w:top w:val="nil"/>
              <w:left w:val="nil"/>
              <w:bottom w:val="nil"/>
              <w:right w:val="nil"/>
            </w:tcBorders>
            <w:shd w:val="clear" w:color="000000" w:fill="F5F5F5"/>
            <w:vAlign w:val="center"/>
            <w:hideMark/>
          </w:tcPr>
          <w:p w14:paraId="49667C88"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2.28E+07</w:t>
            </w:r>
          </w:p>
        </w:tc>
        <w:tc>
          <w:tcPr>
            <w:tcW w:w="1001" w:type="dxa"/>
            <w:tcBorders>
              <w:top w:val="nil"/>
              <w:left w:val="nil"/>
              <w:bottom w:val="nil"/>
              <w:right w:val="nil"/>
            </w:tcBorders>
            <w:shd w:val="clear" w:color="000000" w:fill="F5F5F5"/>
            <w:vAlign w:val="center"/>
            <w:hideMark/>
          </w:tcPr>
          <w:p w14:paraId="7BC449F0"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2.25E+07</w:t>
            </w:r>
          </w:p>
        </w:tc>
        <w:tc>
          <w:tcPr>
            <w:tcW w:w="951" w:type="dxa"/>
            <w:tcBorders>
              <w:top w:val="nil"/>
              <w:left w:val="nil"/>
              <w:bottom w:val="nil"/>
              <w:right w:val="nil"/>
            </w:tcBorders>
            <w:shd w:val="clear" w:color="000000" w:fill="F5F5F5"/>
            <w:vAlign w:val="center"/>
            <w:hideMark/>
          </w:tcPr>
          <w:p w14:paraId="345588E7"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2.30E+07</w:t>
            </w:r>
          </w:p>
        </w:tc>
        <w:tc>
          <w:tcPr>
            <w:tcW w:w="960" w:type="dxa"/>
            <w:tcBorders>
              <w:top w:val="nil"/>
              <w:left w:val="nil"/>
              <w:bottom w:val="nil"/>
              <w:right w:val="nil"/>
            </w:tcBorders>
            <w:shd w:val="clear" w:color="000000" w:fill="F5F5F5"/>
            <w:vAlign w:val="center"/>
            <w:hideMark/>
          </w:tcPr>
          <w:p w14:paraId="5071E48D"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22994522</w:t>
            </w:r>
          </w:p>
        </w:tc>
      </w:tr>
      <w:tr w:rsidR="00D5546D" w:rsidRPr="00D5546D" w14:paraId="7A1FA07D" w14:textId="77777777" w:rsidTr="00D5546D">
        <w:trPr>
          <w:trHeight w:val="300"/>
        </w:trPr>
        <w:tc>
          <w:tcPr>
            <w:tcW w:w="923" w:type="dxa"/>
            <w:tcBorders>
              <w:top w:val="nil"/>
              <w:left w:val="nil"/>
              <w:bottom w:val="nil"/>
              <w:right w:val="nil"/>
            </w:tcBorders>
            <w:shd w:val="clear" w:color="000000" w:fill="FFFFFF"/>
            <w:vAlign w:val="center"/>
            <w:hideMark/>
          </w:tcPr>
          <w:p w14:paraId="5EC7EF32"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203</w:t>
            </w:r>
          </w:p>
        </w:tc>
        <w:tc>
          <w:tcPr>
            <w:tcW w:w="1034" w:type="dxa"/>
            <w:tcBorders>
              <w:top w:val="nil"/>
              <w:left w:val="nil"/>
              <w:bottom w:val="nil"/>
              <w:right w:val="nil"/>
            </w:tcBorders>
            <w:shd w:val="clear" w:color="000000" w:fill="FFFFFF"/>
            <w:vAlign w:val="center"/>
            <w:hideMark/>
          </w:tcPr>
          <w:p w14:paraId="3730375E"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15/05/2023</w:t>
            </w:r>
          </w:p>
        </w:tc>
        <w:tc>
          <w:tcPr>
            <w:tcW w:w="971" w:type="dxa"/>
            <w:tcBorders>
              <w:top w:val="nil"/>
              <w:left w:val="nil"/>
              <w:bottom w:val="nil"/>
              <w:right w:val="nil"/>
            </w:tcBorders>
            <w:shd w:val="clear" w:color="000000" w:fill="FFFFFF"/>
            <w:vAlign w:val="center"/>
            <w:hideMark/>
          </w:tcPr>
          <w:p w14:paraId="4FC8E1B2"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2.27E+07</w:t>
            </w:r>
          </w:p>
        </w:tc>
        <w:tc>
          <w:tcPr>
            <w:tcW w:w="1001" w:type="dxa"/>
            <w:tcBorders>
              <w:top w:val="nil"/>
              <w:left w:val="nil"/>
              <w:bottom w:val="nil"/>
              <w:right w:val="nil"/>
            </w:tcBorders>
            <w:shd w:val="clear" w:color="000000" w:fill="FFFFFF"/>
            <w:vAlign w:val="center"/>
            <w:hideMark/>
          </w:tcPr>
          <w:p w14:paraId="68874D9E"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2.25E+07</w:t>
            </w:r>
          </w:p>
        </w:tc>
        <w:tc>
          <w:tcPr>
            <w:tcW w:w="951" w:type="dxa"/>
            <w:tcBorders>
              <w:top w:val="nil"/>
              <w:left w:val="nil"/>
              <w:bottom w:val="nil"/>
              <w:right w:val="nil"/>
            </w:tcBorders>
            <w:shd w:val="clear" w:color="000000" w:fill="FFFFFF"/>
            <w:vAlign w:val="center"/>
            <w:hideMark/>
          </w:tcPr>
          <w:p w14:paraId="29B98C14"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2.30E+07</w:t>
            </w:r>
          </w:p>
        </w:tc>
        <w:tc>
          <w:tcPr>
            <w:tcW w:w="960" w:type="dxa"/>
            <w:tcBorders>
              <w:top w:val="nil"/>
              <w:left w:val="nil"/>
              <w:bottom w:val="nil"/>
              <w:right w:val="nil"/>
            </w:tcBorders>
            <w:shd w:val="clear" w:color="000000" w:fill="FFFFFF"/>
            <w:vAlign w:val="center"/>
            <w:hideMark/>
          </w:tcPr>
          <w:p w14:paraId="4E3FA166"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22995753</w:t>
            </w:r>
          </w:p>
        </w:tc>
      </w:tr>
      <w:tr w:rsidR="00D5546D" w:rsidRPr="00D5546D" w14:paraId="29A9E364" w14:textId="77777777" w:rsidTr="00D5546D">
        <w:trPr>
          <w:trHeight w:val="300"/>
        </w:trPr>
        <w:tc>
          <w:tcPr>
            <w:tcW w:w="923" w:type="dxa"/>
            <w:tcBorders>
              <w:top w:val="nil"/>
              <w:left w:val="nil"/>
              <w:bottom w:val="nil"/>
              <w:right w:val="nil"/>
            </w:tcBorders>
            <w:shd w:val="clear" w:color="000000" w:fill="F5F5F5"/>
            <w:vAlign w:val="center"/>
            <w:hideMark/>
          </w:tcPr>
          <w:p w14:paraId="2A5CE4D5"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204</w:t>
            </w:r>
          </w:p>
        </w:tc>
        <w:tc>
          <w:tcPr>
            <w:tcW w:w="1034" w:type="dxa"/>
            <w:tcBorders>
              <w:top w:val="nil"/>
              <w:left w:val="nil"/>
              <w:bottom w:val="nil"/>
              <w:right w:val="nil"/>
            </w:tcBorders>
            <w:shd w:val="clear" w:color="000000" w:fill="F5F5F5"/>
            <w:vAlign w:val="center"/>
            <w:hideMark/>
          </w:tcPr>
          <w:p w14:paraId="48C377F3"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16/05/2023</w:t>
            </w:r>
          </w:p>
        </w:tc>
        <w:tc>
          <w:tcPr>
            <w:tcW w:w="971" w:type="dxa"/>
            <w:tcBorders>
              <w:top w:val="nil"/>
              <w:left w:val="nil"/>
              <w:bottom w:val="nil"/>
              <w:right w:val="nil"/>
            </w:tcBorders>
            <w:shd w:val="clear" w:color="000000" w:fill="F5F5F5"/>
            <w:vAlign w:val="center"/>
            <w:hideMark/>
          </w:tcPr>
          <w:p w14:paraId="0DDD8471"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2.27E+07</w:t>
            </w:r>
          </w:p>
        </w:tc>
        <w:tc>
          <w:tcPr>
            <w:tcW w:w="1001" w:type="dxa"/>
            <w:tcBorders>
              <w:top w:val="nil"/>
              <w:left w:val="nil"/>
              <w:bottom w:val="nil"/>
              <w:right w:val="nil"/>
            </w:tcBorders>
            <w:shd w:val="clear" w:color="000000" w:fill="F5F5F5"/>
            <w:vAlign w:val="center"/>
            <w:hideMark/>
          </w:tcPr>
          <w:p w14:paraId="062E8A64"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2.25E+07</w:t>
            </w:r>
          </w:p>
        </w:tc>
        <w:tc>
          <w:tcPr>
            <w:tcW w:w="951" w:type="dxa"/>
            <w:tcBorders>
              <w:top w:val="nil"/>
              <w:left w:val="nil"/>
              <w:bottom w:val="nil"/>
              <w:right w:val="nil"/>
            </w:tcBorders>
            <w:shd w:val="clear" w:color="000000" w:fill="F5F5F5"/>
            <w:vAlign w:val="center"/>
            <w:hideMark/>
          </w:tcPr>
          <w:p w14:paraId="427FDFAA"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2.30E+07</w:t>
            </w:r>
          </w:p>
        </w:tc>
        <w:tc>
          <w:tcPr>
            <w:tcW w:w="960" w:type="dxa"/>
            <w:tcBorders>
              <w:top w:val="nil"/>
              <w:left w:val="nil"/>
              <w:bottom w:val="nil"/>
              <w:right w:val="nil"/>
            </w:tcBorders>
            <w:shd w:val="clear" w:color="000000" w:fill="F5F5F5"/>
            <w:vAlign w:val="center"/>
            <w:hideMark/>
          </w:tcPr>
          <w:p w14:paraId="3EB46595"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22996899</w:t>
            </w:r>
          </w:p>
        </w:tc>
      </w:tr>
      <w:tr w:rsidR="00D5546D" w:rsidRPr="00D5546D" w14:paraId="314ADA37" w14:textId="77777777" w:rsidTr="00D5546D">
        <w:trPr>
          <w:trHeight w:val="300"/>
        </w:trPr>
        <w:tc>
          <w:tcPr>
            <w:tcW w:w="923" w:type="dxa"/>
            <w:tcBorders>
              <w:top w:val="nil"/>
              <w:left w:val="nil"/>
              <w:bottom w:val="nil"/>
              <w:right w:val="nil"/>
            </w:tcBorders>
            <w:shd w:val="clear" w:color="000000" w:fill="FFFFFF"/>
            <w:vAlign w:val="center"/>
            <w:hideMark/>
          </w:tcPr>
          <w:p w14:paraId="75853A22"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205</w:t>
            </w:r>
          </w:p>
        </w:tc>
        <w:tc>
          <w:tcPr>
            <w:tcW w:w="1034" w:type="dxa"/>
            <w:tcBorders>
              <w:top w:val="nil"/>
              <w:left w:val="nil"/>
              <w:bottom w:val="nil"/>
              <w:right w:val="nil"/>
            </w:tcBorders>
            <w:shd w:val="clear" w:color="000000" w:fill="FFFFFF"/>
            <w:vAlign w:val="center"/>
            <w:hideMark/>
          </w:tcPr>
          <w:p w14:paraId="13141D25"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17/05/2023</w:t>
            </w:r>
          </w:p>
        </w:tc>
        <w:tc>
          <w:tcPr>
            <w:tcW w:w="971" w:type="dxa"/>
            <w:tcBorders>
              <w:top w:val="nil"/>
              <w:left w:val="nil"/>
              <w:bottom w:val="nil"/>
              <w:right w:val="nil"/>
            </w:tcBorders>
            <w:shd w:val="clear" w:color="000000" w:fill="FFFFFF"/>
            <w:vAlign w:val="center"/>
            <w:hideMark/>
          </w:tcPr>
          <w:p w14:paraId="05AED269"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2.27E+07</w:t>
            </w:r>
          </w:p>
        </w:tc>
        <w:tc>
          <w:tcPr>
            <w:tcW w:w="1001" w:type="dxa"/>
            <w:tcBorders>
              <w:top w:val="nil"/>
              <w:left w:val="nil"/>
              <w:bottom w:val="nil"/>
              <w:right w:val="nil"/>
            </w:tcBorders>
            <w:shd w:val="clear" w:color="000000" w:fill="FFFFFF"/>
            <w:vAlign w:val="center"/>
            <w:hideMark/>
          </w:tcPr>
          <w:p w14:paraId="1ECAC1F1"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2.24E+07</w:t>
            </w:r>
          </w:p>
        </w:tc>
        <w:tc>
          <w:tcPr>
            <w:tcW w:w="951" w:type="dxa"/>
            <w:tcBorders>
              <w:top w:val="nil"/>
              <w:left w:val="nil"/>
              <w:bottom w:val="nil"/>
              <w:right w:val="nil"/>
            </w:tcBorders>
            <w:shd w:val="clear" w:color="000000" w:fill="FFFFFF"/>
            <w:vAlign w:val="center"/>
            <w:hideMark/>
          </w:tcPr>
          <w:p w14:paraId="637EEC14"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2.30E+07</w:t>
            </w:r>
          </w:p>
        </w:tc>
        <w:tc>
          <w:tcPr>
            <w:tcW w:w="960" w:type="dxa"/>
            <w:tcBorders>
              <w:top w:val="nil"/>
              <w:left w:val="nil"/>
              <w:bottom w:val="nil"/>
              <w:right w:val="nil"/>
            </w:tcBorders>
            <w:shd w:val="clear" w:color="000000" w:fill="FFFFFF"/>
            <w:vAlign w:val="center"/>
            <w:hideMark/>
          </w:tcPr>
          <w:p w14:paraId="17339795"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22997989</w:t>
            </w:r>
          </w:p>
        </w:tc>
      </w:tr>
      <w:tr w:rsidR="00D5546D" w:rsidRPr="00D5546D" w14:paraId="4AA6F1BC" w14:textId="77777777" w:rsidTr="00D5546D">
        <w:trPr>
          <w:trHeight w:val="300"/>
        </w:trPr>
        <w:tc>
          <w:tcPr>
            <w:tcW w:w="923" w:type="dxa"/>
            <w:tcBorders>
              <w:top w:val="nil"/>
              <w:left w:val="nil"/>
              <w:bottom w:val="nil"/>
              <w:right w:val="nil"/>
            </w:tcBorders>
            <w:shd w:val="clear" w:color="000000" w:fill="F5F5F5"/>
            <w:vAlign w:val="center"/>
            <w:hideMark/>
          </w:tcPr>
          <w:p w14:paraId="1FA23478"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206</w:t>
            </w:r>
          </w:p>
        </w:tc>
        <w:tc>
          <w:tcPr>
            <w:tcW w:w="1034" w:type="dxa"/>
            <w:tcBorders>
              <w:top w:val="nil"/>
              <w:left w:val="nil"/>
              <w:bottom w:val="nil"/>
              <w:right w:val="nil"/>
            </w:tcBorders>
            <w:shd w:val="clear" w:color="000000" w:fill="F5F5F5"/>
            <w:vAlign w:val="center"/>
            <w:hideMark/>
          </w:tcPr>
          <w:p w14:paraId="2CC393D2"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18/05/2023</w:t>
            </w:r>
          </w:p>
        </w:tc>
        <w:tc>
          <w:tcPr>
            <w:tcW w:w="971" w:type="dxa"/>
            <w:tcBorders>
              <w:top w:val="nil"/>
              <w:left w:val="nil"/>
              <w:bottom w:val="nil"/>
              <w:right w:val="nil"/>
            </w:tcBorders>
            <w:shd w:val="clear" w:color="000000" w:fill="F5F5F5"/>
            <w:vAlign w:val="center"/>
            <w:hideMark/>
          </w:tcPr>
          <w:p w14:paraId="660AA9EA"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2.27E+07</w:t>
            </w:r>
          </w:p>
        </w:tc>
        <w:tc>
          <w:tcPr>
            <w:tcW w:w="1001" w:type="dxa"/>
            <w:tcBorders>
              <w:top w:val="nil"/>
              <w:left w:val="nil"/>
              <w:bottom w:val="nil"/>
              <w:right w:val="nil"/>
            </w:tcBorders>
            <w:shd w:val="clear" w:color="000000" w:fill="F5F5F5"/>
            <w:vAlign w:val="center"/>
            <w:hideMark/>
          </w:tcPr>
          <w:p w14:paraId="422572EA"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2.24E+07</w:t>
            </w:r>
          </w:p>
        </w:tc>
        <w:tc>
          <w:tcPr>
            <w:tcW w:w="951" w:type="dxa"/>
            <w:tcBorders>
              <w:top w:val="nil"/>
              <w:left w:val="nil"/>
              <w:bottom w:val="nil"/>
              <w:right w:val="nil"/>
            </w:tcBorders>
            <w:shd w:val="clear" w:color="000000" w:fill="F5F5F5"/>
            <w:vAlign w:val="center"/>
            <w:hideMark/>
          </w:tcPr>
          <w:p w14:paraId="31B64CFB"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2.30E+07</w:t>
            </w:r>
          </w:p>
        </w:tc>
        <w:tc>
          <w:tcPr>
            <w:tcW w:w="960" w:type="dxa"/>
            <w:tcBorders>
              <w:top w:val="nil"/>
              <w:left w:val="nil"/>
              <w:bottom w:val="nil"/>
              <w:right w:val="nil"/>
            </w:tcBorders>
            <w:shd w:val="clear" w:color="000000" w:fill="F5F5F5"/>
            <w:vAlign w:val="center"/>
            <w:hideMark/>
          </w:tcPr>
          <w:p w14:paraId="39B40815"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22999031</w:t>
            </w:r>
          </w:p>
        </w:tc>
      </w:tr>
      <w:tr w:rsidR="00D5546D" w:rsidRPr="00D5546D" w14:paraId="130EABBE" w14:textId="77777777" w:rsidTr="00D5546D">
        <w:trPr>
          <w:trHeight w:val="300"/>
        </w:trPr>
        <w:tc>
          <w:tcPr>
            <w:tcW w:w="923" w:type="dxa"/>
            <w:tcBorders>
              <w:top w:val="nil"/>
              <w:left w:val="nil"/>
              <w:bottom w:val="nil"/>
              <w:right w:val="nil"/>
            </w:tcBorders>
            <w:shd w:val="clear" w:color="000000" w:fill="FFFFFF"/>
            <w:vAlign w:val="center"/>
            <w:hideMark/>
          </w:tcPr>
          <w:p w14:paraId="0194868D"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207</w:t>
            </w:r>
          </w:p>
        </w:tc>
        <w:tc>
          <w:tcPr>
            <w:tcW w:w="1034" w:type="dxa"/>
            <w:tcBorders>
              <w:top w:val="nil"/>
              <w:left w:val="nil"/>
              <w:bottom w:val="nil"/>
              <w:right w:val="nil"/>
            </w:tcBorders>
            <w:shd w:val="clear" w:color="000000" w:fill="FFFFFF"/>
            <w:vAlign w:val="center"/>
            <w:hideMark/>
          </w:tcPr>
          <w:p w14:paraId="39FA8D1D"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19/05/2023</w:t>
            </w:r>
          </w:p>
        </w:tc>
        <w:tc>
          <w:tcPr>
            <w:tcW w:w="971" w:type="dxa"/>
            <w:tcBorders>
              <w:top w:val="nil"/>
              <w:left w:val="nil"/>
              <w:bottom w:val="nil"/>
              <w:right w:val="nil"/>
            </w:tcBorders>
            <w:shd w:val="clear" w:color="000000" w:fill="FFFFFF"/>
            <w:vAlign w:val="center"/>
            <w:hideMark/>
          </w:tcPr>
          <w:p w14:paraId="5C046CB9"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2.27E+07</w:t>
            </w:r>
          </w:p>
        </w:tc>
        <w:tc>
          <w:tcPr>
            <w:tcW w:w="1001" w:type="dxa"/>
            <w:tcBorders>
              <w:top w:val="nil"/>
              <w:left w:val="nil"/>
              <w:bottom w:val="nil"/>
              <w:right w:val="nil"/>
            </w:tcBorders>
            <w:shd w:val="clear" w:color="000000" w:fill="FFFFFF"/>
            <w:vAlign w:val="center"/>
            <w:hideMark/>
          </w:tcPr>
          <w:p w14:paraId="30CBDCAF"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2.24E+07</w:t>
            </w:r>
          </w:p>
        </w:tc>
        <w:tc>
          <w:tcPr>
            <w:tcW w:w="951" w:type="dxa"/>
            <w:tcBorders>
              <w:top w:val="nil"/>
              <w:left w:val="nil"/>
              <w:bottom w:val="nil"/>
              <w:right w:val="nil"/>
            </w:tcBorders>
            <w:shd w:val="clear" w:color="000000" w:fill="FFFFFF"/>
            <w:vAlign w:val="center"/>
            <w:hideMark/>
          </w:tcPr>
          <w:p w14:paraId="17DDF97F"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2.30E+07</w:t>
            </w:r>
          </w:p>
        </w:tc>
        <w:tc>
          <w:tcPr>
            <w:tcW w:w="960" w:type="dxa"/>
            <w:tcBorders>
              <w:top w:val="nil"/>
              <w:left w:val="nil"/>
              <w:bottom w:val="nil"/>
              <w:right w:val="nil"/>
            </w:tcBorders>
            <w:shd w:val="clear" w:color="000000" w:fill="FFFFFF"/>
            <w:vAlign w:val="center"/>
            <w:hideMark/>
          </w:tcPr>
          <w:p w14:paraId="39B94166"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22999958</w:t>
            </w:r>
          </w:p>
        </w:tc>
      </w:tr>
      <w:tr w:rsidR="00D5546D" w:rsidRPr="00D5546D" w14:paraId="3AB13214" w14:textId="77777777" w:rsidTr="00D5546D">
        <w:trPr>
          <w:trHeight w:val="300"/>
        </w:trPr>
        <w:tc>
          <w:tcPr>
            <w:tcW w:w="923" w:type="dxa"/>
            <w:tcBorders>
              <w:top w:val="nil"/>
              <w:left w:val="nil"/>
              <w:bottom w:val="nil"/>
              <w:right w:val="nil"/>
            </w:tcBorders>
            <w:shd w:val="clear" w:color="000000" w:fill="F5F5F5"/>
            <w:vAlign w:val="center"/>
            <w:hideMark/>
          </w:tcPr>
          <w:p w14:paraId="34DF48A7"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208</w:t>
            </w:r>
          </w:p>
        </w:tc>
        <w:tc>
          <w:tcPr>
            <w:tcW w:w="1034" w:type="dxa"/>
            <w:tcBorders>
              <w:top w:val="nil"/>
              <w:left w:val="nil"/>
              <w:bottom w:val="nil"/>
              <w:right w:val="nil"/>
            </w:tcBorders>
            <w:shd w:val="clear" w:color="000000" w:fill="F5F5F5"/>
            <w:vAlign w:val="center"/>
            <w:hideMark/>
          </w:tcPr>
          <w:p w14:paraId="74F30415"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20/05/2023</w:t>
            </w:r>
          </w:p>
        </w:tc>
        <w:tc>
          <w:tcPr>
            <w:tcW w:w="971" w:type="dxa"/>
            <w:tcBorders>
              <w:top w:val="nil"/>
              <w:left w:val="nil"/>
              <w:bottom w:val="nil"/>
              <w:right w:val="nil"/>
            </w:tcBorders>
            <w:shd w:val="clear" w:color="000000" w:fill="F5F5F5"/>
            <w:vAlign w:val="center"/>
            <w:hideMark/>
          </w:tcPr>
          <w:p w14:paraId="29F09C88"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2.27E+07</w:t>
            </w:r>
          </w:p>
        </w:tc>
        <w:tc>
          <w:tcPr>
            <w:tcW w:w="1001" w:type="dxa"/>
            <w:tcBorders>
              <w:top w:val="nil"/>
              <w:left w:val="nil"/>
              <w:bottom w:val="nil"/>
              <w:right w:val="nil"/>
            </w:tcBorders>
            <w:shd w:val="clear" w:color="000000" w:fill="F5F5F5"/>
            <w:vAlign w:val="center"/>
            <w:hideMark/>
          </w:tcPr>
          <w:p w14:paraId="0EB1CD79"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2.24E+07</w:t>
            </w:r>
          </w:p>
        </w:tc>
        <w:tc>
          <w:tcPr>
            <w:tcW w:w="951" w:type="dxa"/>
            <w:tcBorders>
              <w:top w:val="nil"/>
              <w:left w:val="nil"/>
              <w:bottom w:val="nil"/>
              <w:right w:val="nil"/>
            </w:tcBorders>
            <w:shd w:val="clear" w:color="000000" w:fill="F5F5F5"/>
            <w:vAlign w:val="center"/>
            <w:hideMark/>
          </w:tcPr>
          <w:p w14:paraId="56245A0C"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2.29E+07</w:t>
            </w:r>
          </w:p>
        </w:tc>
        <w:tc>
          <w:tcPr>
            <w:tcW w:w="960" w:type="dxa"/>
            <w:tcBorders>
              <w:top w:val="nil"/>
              <w:left w:val="nil"/>
              <w:bottom w:val="nil"/>
              <w:right w:val="nil"/>
            </w:tcBorders>
            <w:shd w:val="clear" w:color="000000" w:fill="F5F5F5"/>
            <w:vAlign w:val="center"/>
            <w:hideMark/>
          </w:tcPr>
          <w:p w14:paraId="4B9F55F3"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23000729</w:t>
            </w:r>
          </w:p>
        </w:tc>
      </w:tr>
      <w:tr w:rsidR="00D5546D" w:rsidRPr="00D5546D" w14:paraId="2053C193" w14:textId="77777777" w:rsidTr="00D5546D">
        <w:trPr>
          <w:trHeight w:val="300"/>
        </w:trPr>
        <w:tc>
          <w:tcPr>
            <w:tcW w:w="923" w:type="dxa"/>
            <w:tcBorders>
              <w:top w:val="nil"/>
              <w:left w:val="nil"/>
              <w:bottom w:val="nil"/>
              <w:right w:val="nil"/>
            </w:tcBorders>
            <w:shd w:val="clear" w:color="000000" w:fill="FFFFFF"/>
            <w:vAlign w:val="center"/>
            <w:hideMark/>
          </w:tcPr>
          <w:p w14:paraId="3ADB0B33"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209</w:t>
            </w:r>
          </w:p>
        </w:tc>
        <w:tc>
          <w:tcPr>
            <w:tcW w:w="1034" w:type="dxa"/>
            <w:tcBorders>
              <w:top w:val="nil"/>
              <w:left w:val="nil"/>
              <w:bottom w:val="nil"/>
              <w:right w:val="nil"/>
            </w:tcBorders>
            <w:shd w:val="clear" w:color="000000" w:fill="FFFFFF"/>
            <w:vAlign w:val="center"/>
            <w:hideMark/>
          </w:tcPr>
          <w:p w14:paraId="00496684"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21/05/2023</w:t>
            </w:r>
          </w:p>
        </w:tc>
        <w:tc>
          <w:tcPr>
            <w:tcW w:w="971" w:type="dxa"/>
            <w:tcBorders>
              <w:top w:val="nil"/>
              <w:left w:val="nil"/>
              <w:bottom w:val="nil"/>
              <w:right w:val="nil"/>
            </w:tcBorders>
            <w:shd w:val="clear" w:color="000000" w:fill="FFFFFF"/>
            <w:vAlign w:val="center"/>
            <w:hideMark/>
          </w:tcPr>
          <w:p w14:paraId="1AEE9844"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2.26E+07</w:t>
            </w:r>
          </w:p>
        </w:tc>
        <w:tc>
          <w:tcPr>
            <w:tcW w:w="1001" w:type="dxa"/>
            <w:tcBorders>
              <w:top w:val="nil"/>
              <w:left w:val="nil"/>
              <w:bottom w:val="nil"/>
              <w:right w:val="nil"/>
            </w:tcBorders>
            <w:shd w:val="clear" w:color="000000" w:fill="FFFFFF"/>
            <w:vAlign w:val="center"/>
            <w:hideMark/>
          </w:tcPr>
          <w:p w14:paraId="4E543907"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2.24E+07</w:t>
            </w:r>
          </w:p>
        </w:tc>
        <w:tc>
          <w:tcPr>
            <w:tcW w:w="951" w:type="dxa"/>
            <w:tcBorders>
              <w:top w:val="nil"/>
              <w:left w:val="nil"/>
              <w:bottom w:val="nil"/>
              <w:right w:val="nil"/>
            </w:tcBorders>
            <w:shd w:val="clear" w:color="000000" w:fill="FFFFFF"/>
            <w:vAlign w:val="center"/>
            <w:hideMark/>
          </w:tcPr>
          <w:p w14:paraId="101C9EFB"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2.29E+07</w:t>
            </w:r>
          </w:p>
        </w:tc>
        <w:tc>
          <w:tcPr>
            <w:tcW w:w="960" w:type="dxa"/>
            <w:tcBorders>
              <w:top w:val="nil"/>
              <w:left w:val="nil"/>
              <w:bottom w:val="nil"/>
              <w:right w:val="nil"/>
            </w:tcBorders>
            <w:shd w:val="clear" w:color="000000" w:fill="FFFFFF"/>
            <w:vAlign w:val="center"/>
            <w:hideMark/>
          </w:tcPr>
          <w:p w14:paraId="350BCA11"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23001676</w:t>
            </w:r>
          </w:p>
        </w:tc>
      </w:tr>
      <w:tr w:rsidR="00D5546D" w:rsidRPr="00D5546D" w14:paraId="4A44BA6C" w14:textId="77777777" w:rsidTr="00D5546D">
        <w:trPr>
          <w:trHeight w:val="300"/>
        </w:trPr>
        <w:tc>
          <w:tcPr>
            <w:tcW w:w="923" w:type="dxa"/>
            <w:tcBorders>
              <w:top w:val="nil"/>
              <w:left w:val="nil"/>
              <w:bottom w:val="nil"/>
              <w:right w:val="nil"/>
            </w:tcBorders>
            <w:shd w:val="clear" w:color="000000" w:fill="F5F5F5"/>
            <w:vAlign w:val="center"/>
            <w:hideMark/>
          </w:tcPr>
          <w:p w14:paraId="4835DE3F"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210</w:t>
            </w:r>
          </w:p>
        </w:tc>
        <w:tc>
          <w:tcPr>
            <w:tcW w:w="1034" w:type="dxa"/>
            <w:tcBorders>
              <w:top w:val="nil"/>
              <w:left w:val="nil"/>
              <w:bottom w:val="nil"/>
              <w:right w:val="nil"/>
            </w:tcBorders>
            <w:shd w:val="clear" w:color="000000" w:fill="F5F5F5"/>
            <w:vAlign w:val="center"/>
            <w:hideMark/>
          </w:tcPr>
          <w:p w14:paraId="559BF96B"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22/05/2023</w:t>
            </w:r>
          </w:p>
        </w:tc>
        <w:tc>
          <w:tcPr>
            <w:tcW w:w="971" w:type="dxa"/>
            <w:tcBorders>
              <w:top w:val="nil"/>
              <w:left w:val="nil"/>
              <w:bottom w:val="nil"/>
              <w:right w:val="nil"/>
            </w:tcBorders>
            <w:shd w:val="clear" w:color="000000" w:fill="F5F5F5"/>
            <w:vAlign w:val="center"/>
            <w:hideMark/>
          </w:tcPr>
          <w:p w14:paraId="5BBC523D"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2.26E+07</w:t>
            </w:r>
          </w:p>
        </w:tc>
        <w:tc>
          <w:tcPr>
            <w:tcW w:w="1001" w:type="dxa"/>
            <w:tcBorders>
              <w:top w:val="nil"/>
              <w:left w:val="nil"/>
              <w:bottom w:val="nil"/>
              <w:right w:val="nil"/>
            </w:tcBorders>
            <w:shd w:val="clear" w:color="000000" w:fill="F5F5F5"/>
            <w:vAlign w:val="center"/>
            <w:hideMark/>
          </w:tcPr>
          <w:p w14:paraId="62ABDC3A"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2.23E+07</w:t>
            </w:r>
          </w:p>
        </w:tc>
        <w:tc>
          <w:tcPr>
            <w:tcW w:w="951" w:type="dxa"/>
            <w:tcBorders>
              <w:top w:val="nil"/>
              <w:left w:val="nil"/>
              <w:bottom w:val="nil"/>
              <w:right w:val="nil"/>
            </w:tcBorders>
            <w:shd w:val="clear" w:color="000000" w:fill="F5F5F5"/>
            <w:vAlign w:val="center"/>
            <w:hideMark/>
          </w:tcPr>
          <w:p w14:paraId="762C96C0"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2.29E+07</w:t>
            </w:r>
          </w:p>
        </w:tc>
        <w:tc>
          <w:tcPr>
            <w:tcW w:w="960" w:type="dxa"/>
            <w:tcBorders>
              <w:top w:val="nil"/>
              <w:left w:val="nil"/>
              <w:bottom w:val="nil"/>
              <w:right w:val="nil"/>
            </w:tcBorders>
            <w:shd w:val="clear" w:color="000000" w:fill="F5F5F5"/>
            <w:vAlign w:val="center"/>
            <w:hideMark/>
          </w:tcPr>
          <w:p w14:paraId="27A0435B"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23002845</w:t>
            </w:r>
          </w:p>
        </w:tc>
      </w:tr>
      <w:tr w:rsidR="00D5546D" w:rsidRPr="00D5546D" w14:paraId="4727DF7E" w14:textId="77777777" w:rsidTr="00D5546D">
        <w:trPr>
          <w:trHeight w:val="300"/>
        </w:trPr>
        <w:tc>
          <w:tcPr>
            <w:tcW w:w="923" w:type="dxa"/>
            <w:tcBorders>
              <w:top w:val="nil"/>
              <w:left w:val="nil"/>
              <w:bottom w:val="nil"/>
              <w:right w:val="nil"/>
            </w:tcBorders>
            <w:shd w:val="clear" w:color="000000" w:fill="FFFFFF"/>
            <w:vAlign w:val="center"/>
            <w:hideMark/>
          </w:tcPr>
          <w:p w14:paraId="49B09C32"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211</w:t>
            </w:r>
          </w:p>
        </w:tc>
        <w:tc>
          <w:tcPr>
            <w:tcW w:w="1034" w:type="dxa"/>
            <w:tcBorders>
              <w:top w:val="nil"/>
              <w:left w:val="nil"/>
              <w:bottom w:val="nil"/>
              <w:right w:val="nil"/>
            </w:tcBorders>
            <w:shd w:val="clear" w:color="000000" w:fill="FFFFFF"/>
            <w:vAlign w:val="center"/>
            <w:hideMark/>
          </w:tcPr>
          <w:p w14:paraId="176517A3"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23/05/2023</w:t>
            </w:r>
          </w:p>
        </w:tc>
        <w:tc>
          <w:tcPr>
            <w:tcW w:w="971" w:type="dxa"/>
            <w:tcBorders>
              <w:top w:val="nil"/>
              <w:left w:val="nil"/>
              <w:bottom w:val="nil"/>
              <w:right w:val="nil"/>
            </w:tcBorders>
            <w:shd w:val="clear" w:color="000000" w:fill="FFFFFF"/>
            <w:vAlign w:val="center"/>
            <w:hideMark/>
          </w:tcPr>
          <w:p w14:paraId="1C488A27"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2.26E+07</w:t>
            </w:r>
          </w:p>
        </w:tc>
        <w:tc>
          <w:tcPr>
            <w:tcW w:w="1001" w:type="dxa"/>
            <w:tcBorders>
              <w:top w:val="nil"/>
              <w:left w:val="nil"/>
              <w:bottom w:val="nil"/>
              <w:right w:val="nil"/>
            </w:tcBorders>
            <w:shd w:val="clear" w:color="000000" w:fill="FFFFFF"/>
            <w:vAlign w:val="center"/>
            <w:hideMark/>
          </w:tcPr>
          <w:p w14:paraId="25E8CE04"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2.23E+07</w:t>
            </w:r>
          </w:p>
        </w:tc>
        <w:tc>
          <w:tcPr>
            <w:tcW w:w="951" w:type="dxa"/>
            <w:tcBorders>
              <w:top w:val="nil"/>
              <w:left w:val="nil"/>
              <w:bottom w:val="nil"/>
              <w:right w:val="nil"/>
            </w:tcBorders>
            <w:shd w:val="clear" w:color="000000" w:fill="FFFFFF"/>
            <w:vAlign w:val="center"/>
            <w:hideMark/>
          </w:tcPr>
          <w:p w14:paraId="6F342CBE"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2.29E+07</w:t>
            </w:r>
          </w:p>
        </w:tc>
        <w:tc>
          <w:tcPr>
            <w:tcW w:w="960" w:type="dxa"/>
            <w:tcBorders>
              <w:top w:val="nil"/>
              <w:left w:val="nil"/>
              <w:bottom w:val="nil"/>
              <w:right w:val="nil"/>
            </w:tcBorders>
            <w:shd w:val="clear" w:color="000000" w:fill="FFFFFF"/>
            <w:vAlign w:val="center"/>
            <w:hideMark/>
          </w:tcPr>
          <w:p w14:paraId="3FA56531"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23003958</w:t>
            </w:r>
          </w:p>
        </w:tc>
      </w:tr>
      <w:tr w:rsidR="00D5546D" w:rsidRPr="00D5546D" w14:paraId="44940217" w14:textId="77777777" w:rsidTr="00D5546D">
        <w:trPr>
          <w:trHeight w:val="300"/>
        </w:trPr>
        <w:tc>
          <w:tcPr>
            <w:tcW w:w="923" w:type="dxa"/>
            <w:tcBorders>
              <w:top w:val="nil"/>
              <w:left w:val="nil"/>
              <w:bottom w:val="nil"/>
              <w:right w:val="nil"/>
            </w:tcBorders>
            <w:shd w:val="clear" w:color="000000" w:fill="F5F5F5"/>
            <w:vAlign w:val="center"/>
            <w:hideMark/>
          </w:tcPr>
          <w:p w14:paraId="5FB5C4AE"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212</w:t>
            </w:r>
          </w:p>
        </w:tc>
        <w:tc>
          <w:tcPr>
            <w:tcW w:w="1034" w:type="dxa"/>
            <w:tcBorders>
              <w:top w:val="nil"/>
              <w:left w:val="nil"/>
              <w:bottom w:val="nil"/>
              <w:right w:val="nil"/>
            </w:tcBorders>
            <w:shd w:val="clear" w:color="000000" w:fill="F5F5F5"/>
            <w:vAlign w:val="center"/>
            <w:hideMark/>
          </w:tcPr>
          <w:p w14:paraId="5B47343B"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24/05/2023</w:t>
            </w:r>
          </w:p>
        </w:tc>
        <w:tc>
          <w:tcPr>
            <w:tcW w:w="971" w:type="dxa"/>
            <w:tcBorders>
              <w:top w:val="nil"/>
              <w:left w:val="nil"/>
              <w:bottom w:val="nil"/>
              <w:right w:val="nil"/>
            </w:tcBorders>
            <w:shd w:val="clear" w:color="000000" w:fill="F5F5F5"/>
            <w:vAlign w:val="center"/>
            <w:hideMark/>
          </w:tcPr>
          <w:p w14:paraId="55ABA049"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2.26E+07</w:t>
            </w:r>
          </w:p>
        </w:tc>
        <w:tc>
          <w:tcPr>
            <w:tcW w:w="1001" w:type="dxa"/>
            <w:tcBorders>
              <w:top w:val="nil"/>
              <w:left w:val="nil"/>
              <w:bottom w:val="nil"/>
              <w:right w:val="nil"/>
            </w:tcBorders>
            <w:shd w:val="clear" w:color="000000" w:fill="F5F5F5"/>
            <w:vAlign w:val="center"/>
            <w:hideMark/>
          </w:tcPr>
          <w:p w14:paraId="3430FD17"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2.23E+07</w:t>
            </w:r>
          </w:p>
        </w:tc>
        <w:tc>
          <w:tcPr>
            <w:tcW w:w="951" w:type="dxa"/>
            <w:tcBorders>
              <w:top w:val="nil"/>
              <w:left w:val="nil"/>
              <w:bottom w:val="nil"/>
              <w:right w:val="nil"/>
            </w:tcBorders>
            <w:shd w:val="clear" w:color="000000" w:fill="F5F5F5"/>
            <w:vAlign w:val="center"/>
            <w:hideMark/>
          </w:tcPr>
          <w:p w14:paraId="566A3CC3"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2.29E+07</w:t>
            </w:r>
          </w:p>
        </w:tc>
        <w:tc>
          <w:tcPr>
            <w:tcW w:w="960" w:type="dxa"/>
            <w:tcBorders>
              <w:top w:val="nil"/>
              <w:left w:val="nil"/>
              <w:bottom w:val="nil"/>
              <w:right w:val="nil"/>
            </w:tcBorders>
            <w:shd w:val="clear" w:color="000000" w:fill="F5F5F5"/>
            <w:vAlign w:val="center"/>
            <w:hideMark/>
          </w:tcPr>
          <w:p w14:paraId="44A9E3C6"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23004969</w:t>
            </w:r>
          </w:p>
        </w:tc>
      </w:tr>
      <w:tr w:rsidR="00D5546D" w:rsidRPr="00D5546D" w14:paraId="693FBA20" w14:textId="77777777" w:rsidTr="00D5546D">
        <w:trPr>
          <w:trHeight w:val="300"/>
        </w:trPr>
        <w:tc>
          <w:tcPr>
            <w:tcW w:w="923" w:type="dxa"/>
            <w:tcBorders>
              <w:top w:val="nil"/>
              <w:left w:val="nil"/>
              <w:bottom w:val="nil"/>
              <w:right w:val="nil"/>
            </w:tcBorders>
            <w:shd w:val="clear" w:color="000000" w:fill="FFFFFF"/>
            <w:vAlign w:val="center"/>
            <w:hideMark/>
          </w:tcPr>
          <w:p w14:paraId="7D20FA0D"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213</w:t>
            </w:r>
          </w:p>
        </w:tc>
        <w:tc>
          <w:tcPr>
            <w:tcW w:w="1034" w:type="dxa"/>
            <w:tcBorders>
              <w:top w:val="nil"/>
              <w:left w:val="nil"/>
              <w:bottom w:val="nil"/>
              <w:right w:val="nil"/>
            </w:tcBorders>
            <w:shd w:val="clear" w:color="000000" w:fill="FFFFFF"/>
            <w:vAlign w:val="center"/>
            <w:hideMark/>
          </w:tcPr>
          <w:p w14:paraId="7525D2C9"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25/05/2023</w:t>
            </w:r>
          </w:p>
        </w:tc>
        <w:tc>
          <w:tcPr>
            <w:tcW w:w="971" w:type="dxa"/>
            <w:tcBorders>
              <w:top w:val="nil"/>
              <w:left w:val="nil"/>
              <w:bottom w:val="nil"/>
              <w:right w:val="nil"/>
            </w:tcBorders>
            <w:shd w:val="clear" w:color="000000" w:fill="FFFFFF"/>
            <w:vAlign w:val="center"/>
            <w:hideMark/>
          </w:tcPr>
          <w:p w14:paraId="471451D8"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2.26E+07</w:t>
            </w:r>
          </w:p>
        </w:tc>
        <w:tc>
          <w:tcPr>
            <w:tcW w:w="1001" w:type="dxa"/>
            <w:tcBorders>
              <w:top w:val="nil"/>
              <w:left w:val="nil"/>
              <w:bottom w:val="nil"/>
              <w:right w:val="nil"/>
            </w:tcBorders>
            <w:shd w:val="clear" w:color="000000" w:fill="FFFFFF"/>
            <w:vAlign w:val="center"/>
            <w:hideMark/>
          </w:tcPr>
          <w:p w14:paraId="7194A9CD"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2.23E+07</w:t>
            </w:r>
          </w:p>
        </w:tc>
        <w:tc>
          <w:tcPr>
            <w:tcW w:w="951" w:type="dxa"/>
            <w:tcBorders>
              <w:top w:val="nil"/>
              <w:left w:val="nil"/>
              <w:bottom w:val="nil"/>
              <w:right w:val="nil"/>
            </w:tcBorders>
            <w:shd w:val="clear" w:color="000000" w:fill="FFFFFF"/>
            <w:vAlign w:val="center"/>
            <w:hideMark/>
          </w:tcPr>
          <w:p w14:paraId="6F43119C"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2.29E+07</w:t>
            </w:r>
          </w:p>
        </w:tc>
        <w:tc>
          <w:tcPr>
            <w:tcW w:w="960" w:type="dxa"/>
            <w:tcBorders>
              <w:top w:val="nil"/>
              <w:left w:val="nil"/>
              <w:bottom w:val="nil"/>
              <w:right w:val="nil"/>
            </w:tcBorders>
            <w:shd w:val="clear" w:color="000000" w:fill="FFFFFF"/>
            <w:vAlign w:val="center"/>
            <w:hideMark/>
          </w:tcPr>
          <w:p w14:paraId="7B077C7D"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23005841</w:t>
            </w:r>
          </w:p>
        </w:tc>
      </w:tr>
      <w:tr w:rsidR="00D5546D" w:rsidRPr="00D5546D" w14:paraId="52542A48" w14:textId="77777777" w:rsidTr="00D5546D">
        <w:trPr>
          <w:trHeight w:val="300"/>
        </w:trPr>
        <w:tc>
          <w:tcPr>
            <w:tcW w:w="923" w:type="dxa"/>
            <w:tcBorders>
              <w:top w:val="nil"/>
              <w:left w:val="nil"/>
              <w:bottom w:val="nil"/>
              <w:right w:val="nil"/>
            </w:tcBorders>
            <w:shd w:val="clear" w:color="000000" w:fill="F5F5F5"/>
            <w:vAlign w:val="center"/>
            <w:hideMark/>
          </w:tcPr>
          <w:p w14:paraId="4CD43B0F"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214</w:t>
            </w:r>
          </w:p>
        </w:tc>
        <w:tc>
          <w:tcPr>
            <w:tcW w:w="1034" w:type="dxa"/>
            <w:tcBorders>
              <w:top w:val="nil"/>
              <w:left w:val="nil"/>
              <w:bottom w:val="nil"/>
              <w:right w:val="nil"/>
            </w:tcBorders>
            <w:shd w:val="clear" w:color="000000" w:fill="F5F5F5"/>
            <w:vAlign w:val="center"/>
            <w:hideMark/>
          </w:tcPr>
          <w:p w14:paraId="04EA9BB3"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26/05/2023</w:t>
            </w:r>
          </w:p>
        </w:tc>
        <w:tc>
          <w:tcPr>
            <w:tcW w:w="971" w:type="dxa"/>
            <w:tcBorders>
              <w:top w:val="nil"/>
              <w:left w:val="nil"/>
              <w:bottom w:val="nil"/>
              <w:right w:val="nil"/>
            </w:tcBorders>
            <w:shd w:val="clear" w:color="000000" w:fill="F5F5F5"/>
            <w:vAlign w:val="center"/>
            <w:hideMark/>
          </w:tcPr>
          <w:p w14:paraId="3763CF0F"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2.26E+07</w:t>
            </w:r>
          </w:p>
        </w:tc>
        <w:tc>
          <w:tcPr>
            <w:tcW w:w="1001" w:type="dxa"/>
            <w:tcBorders>
              <w:top w:val="nil"/>
              <w:left w:val="nil"/>
              <w:bottom w:val="nil"/>
              <w:right w:val="nil"/>
            </w:tcBorders>
            <w:shd w:val="clear" w:color="000000" w:fill="F5F5F5"/>
            <w:vAlign w:val="center"/>
            <w:hideMark/>
          </w:tcPr>
          <w:p w14:paraId="0B0B52A9"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2.23E+07</w:t>
            </w:r>
          </w:p>
        </w:tc>
        <w:tc>
          <w:tcPr>
            <w:tcW w:w="951" w:type="dxa"/>
            <w:tcBorders>
              <w:top w:val="nil"/>
              <w:left w:val="nil"/>
              <w:bottom w:val="nil"/>
              <w:right w:val="nil"/>
            </w:tcBorders>
            <w:shd w:val="clear" w:color="000000" w:fill="F5F5F5"/>
            <w:vAlign w:val="center"/>
            <w:hideMark/>
          </w:tcPr>
          <w:p w14:paraId="4C6ED990"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2.29E+07</w:t>
            </w:r>
          </w:p>
        </w:tc>
        <w:tc>
          <w:tcPr>
            <w:tcW w:w="960" w:type="dxa"/>
            <w:tcBorders>
              <w:top w:val="nil"/>
              <w:left w:val="nil"/>
              <w:bottom w:val="nil"/>
              <w:right w:val="nil"/>
            </w:tcBorders>
            <w:shd w:val="clear" w:color="000000" w:fill="F5F5F5"/>
            <w:vAlign w:val="center"/>
            <w:hideMark/>
          </w:tcPr>
          <w:p w14:paraId="539D3DAE"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23006602</w:t>
            </w:r>
          </w:p>
        </w:tc>
      </w:tr>
      <w:tr w:rsidR="00D5546D" w:rsidRPr="00D5546D" w14:paraId="48308F1C" w14:textId="77777777" w:rsidTr="00D5546D">
        <w:trPr>
          <w:trHeight w:val="300"/>
        </w:trPr>
        <w:tc>
          <w:tcPr>
            <w:tcW w:w="923" w:type="dxa"/>
            <w:tcBorders>
              <w:top w:val="nil"/>
              <w:left w:val="nil"/>
              <w:bottom w:val="nil"/>
              <w:right w:val="nil"/>
            </w:tcBorders>
            <w:shd w:val="clear" w:color="000000" w:fill="FFFFFF"/>
            <w:vAlign w:val="center"/>
            <w:hideMark/>
          </w:tcPr>
          <w:p w14:paraId="01E6DF7B"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215</w:t>
            </w:r>
          </w:p>
        </w:tc>
        <w:tc>
          <w:tcPr>
            <w:tcW w:w="1034" w:type="dxa"/>
            <w:tcBorders>
              <w:top w:val="nil"/>
              <w:left w:val="nil"/>
              <w:bottom w:val="nil"/>
              <w:right w:val="nil"/>
            </w:tcBorders>
            <w:shd w:val="clear" w:color="000000" w:fill="FFFFFF"/>
            <w:vAlign w:val="center"/>
            <w:hideMark/>
          </w:tcPr>
          <w:p w14:paraId="11182490"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27/05/2023</w:t>
            </w:r>
          </w:p>
        </w:tc>
        <w:tc>
          <w:tcPr>
            <w:tcW w:w="971" w:type="dxa"/>
            <w:tcBorders>
              <w:top w:val="nil"/>
              <w:left w:val="nil"/>
              <w:bottom w:val="nil"/>
              <w:right w:val="nil"/>
            </w:tcBorders>
            <w:shd w:val="clear" w:color="000000" w:fill="FFFFFF"/>
            <w:vAlign w:val="center"/>
            <w:hideMark/>
          </w:tcPr>
          <w:p w14:paraId="663F689A"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2.25E+07</w:t>
            </w:r>
          </w:p>
        </w:tc>
        <w:tc>
          <w:tcPr>
            <w:tcW w:w="1001" w:type="dxa"/>
            <w:tcBorders>
              <w:top w:val="nil"/>
              <w:left w:val="nil"/>
              <w:bottom w:val="nil"/>
              <w:right w:val="nil"/>
            </w:tcBorders>
            <w:shd w:val="clear" w:color="000000" w:fill="FFFFFF"/>
            <w:vAlign w:val="center"/>
            <w:hideMark/>
          </w:tcPr>
          <w:p w14:paraId="299CC6F2"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2.23E+07</w:t>
            </w:r>
          </w:p>
        </w:tc>
        <w:tc>
          <w:tcPr>
            <w:tcW w:w="951" w:type="dxa"/>
            <w:tcBorders>
              <w:top w:val="nil"/>
              <w:left w:val="nil"/>
              <w:bottom w:val="nil"/>
              <w:right w:val="nil"/>
            </w:tcBorders>
            <w:shd w:val="clear" w:color="000000" w:fill="FFFFFF"/>
            <w:vAlign w:val="center"/>
            <w:hideMark/>
          </w:tcPr>
          <w:p w14:paraId="7E88F412"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2.28E+07</w:t>
            </w:r>
          </w:p>
        </w:tc>
        <w:tc>
          <w:tcPr>
            <w:tcW w:w="960" w:type="dxa"/>
            <w:tcBorders>
              <w:top w:val="nil"/>
              <w:left w:val="nil"/>
              <w:bottom w:val="nil"/>
              <w:right w:val="nil"/>
            </w:tcBorders>
            <w:shd w:val="clear" w:color="000000" w:fill="FFFFFF"/>
            <w:vAlign w:val="center"/>
            <w:hideMark/>
          </w:tcPr>
          <w:p w14:paraId="670865A6"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23007215</w:t>
            </w:r>
          </w:p>
        </w:tc>
      </w:tr>
      <w:tr w:rsidR="00D5546D" w:rsidRPr="00D5546D" w14:paraId="73DD9D87" w14:textId="77777777" w:rsidTr="00D5546D">
        <w:trPr>
          <w:trHeight w:val="300"/>
        </w:trPr>
        <w:tc>
          <w:tcPr>
            <w:tcW w:w="923" w:type="dxa"/>
            <w:tcBorders>
              <w:top w:val="nil"/>
              <w:left w:val="nil"/>
              <w:bottom w:val="nil"/>
              <w:right w:val="nil"/>
            </w:tcBorders>
            <w:shd w:val="clear" w:color="000000" w:fill="F5F5F5"/>
            <w:vAlign w:val="center"/>
            <w:hideMark/>
          </w:tcPr>
          <w:p w14:paraId="09EEFE0A"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216</w:t>
            </w:r>
          </w:p>
        </w:tc>
        <w:tc>
          <w:tcPr>
            <w:tcW w:w="1034" w:type="dxa"/>
            <w:tcBorders>
              <w:top w:val="nil"/>
              <w:left w:val="nil"/>
              <w:bottom w:val="nil"/>
              <w:right w:val="nil"/>
            </w:tcBorders>
            <w:shd w:val="clear" w:color="000000" w:fill="F5F5F5"/>
            <w:vAlign w:val="center"/>
            <w:hideMark/>
          </w:tcPr>
          <w:p w14:paraId="30948972"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28/05/2023</w:t>
            </w:r>
          </w:p>
        </w:tc>
        <w:tc>
          <w:tcPr>
            <w:tcW w:w="971" w:type="dxa"/>
            <w:tcBorders>
              <w:top w:val="nil"/>
              <w:left w:val="nil"/>
              <w:bottom w:val="nil"/>
              <w:right w:val="nil"/>
            </w:tcBorders>
            <w:shd w:val="clear" w:color="000000" w:fill="F5F5F5"/>
            <w:vAlign w:val="center"/>
            <w:hideMark/>
          </w:tcPr>
          <w:p w14:paraId="4D699CA6"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2.25E+07</w:t>
            </w:r>
          </w:p>
        </w:tc>
        <w:tc>
          <w:tcPr>
            <w:tcW w:w="1001" w:type="dxa"/>
            <w:tcBorders>
              <w:top w:val="nil"/>
              <w:left w:val="nil"/>
              <w:bottom w:val="nil"/>
              <w:right w:val="nil"/>
            </w:tcBorders>
            <w:shd w:val="clear" w:color="000000" w:fill="F5F5F5"/>
            <w:vAlign w:val="center"/>
            <w:hideMark/>
          </w:tcPr>
          <w:p w14:paraId="67AB7C05"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2.22E+07</w:t>
            </w:r>
          </w:p>
        </w:tc>
        <w:tc>
          <w:tcPr>
            <w:tcW w:w="951" w:type="dxa"/>
            <w:tcBorders>
              <w:top w:val="nil"/>
              <w:left w:val="nil"/>
              <w:bottom w:val="nil"/>
              <w:right w:val="nil"/>
            </w:tcBorders>
            <w:shd w:val="clear" w:color="000000" w:fill="F5F5F5"/>
            <w:vAlign w:val="center"/>
            <w:hideMark/>
          </w:tcPr>
          <w:p w14:paraId="38C1C55A"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2.28E+07</w:t>
            </w:r>
          </w:p>
        </w:tc>
        <w:tc>
          <w:tcPr>
            <w:tcW w:w="960" w:type="dxa"/>
            <w:tcBorders>
              <w:top w:val="nil"/>
              <w:left w:val="nil"/>
              <w:bottom w:val="nil"/>
              <w:right w:val="nil"/>
            </w:tcBorders>
            <w:shd w:val="clear" w:color="000000" w:fill="F5F5F5"/>
            <w:vAlign w:val="center"/>
            <w:hideMark/>
          </w:tcPr>
          <w:p w14:paraId="7CBCD8FF"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23007863</w:t>
            </w:r>
          </w:p>
        </w:tc>
      </w:tr>
      <w:tr w:rsidR="00D5546D" w:rsidRPr="00D5546D" w14:paraId="1A1B819B" w14:textId="77777777" w:rsidTr="00D5546D">
        <w:trPr>
          <w:trHeight w:val="300"/>
        </w:trPr>
        <w:tc>
          <w:tcPr>
            <w:tcW w:w="923" w:type="dxa"/>
            <w:tcBorders>
              <w:top w:val="nil"/>
              <w:left w:val="nil"/>
              <w:bottom w:val="nil"/>
              <w:right w:val="nil"/>
            </w:tcBorders>
            <w:shd w:val="clear" w:color="000000" w:fill="FFFFFF"/>
            <w:vAlign w:val="center"/>
            <w:hideMark/>
          </w:tcPr>
          <w:p w14:paraId="17F13DA8"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lastRenderedPageBreak/>
              <w:t>217</w:t>
            </w:r>
          </w:p>
        </w:tc>
        <w:tc>
          <w:tcPr>
            <w:tcW w:w="1034" w:type="dxa"/>
            <w:tcBorders>
              <w:top w:val="nil"/>
              <w:left w:val="nil"/>
              <w:bottom w:val="nil"/>
              <w:right w:val="nil"/>
            </w:tcBorders>
            <w:shd w:val="clear" w:color="000000" w:fill="FFFFFF"/>
            <w:vAlign w:val="center"/>
            <w:hideMark/>
          </w:tcPr>
          <w:p w14:paraId="1CD70204"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29/05/2023</w:t>
            </w:r>
          </w:p>
        </w:tc>
        <w:tc>
          <w:tcPr>
            <w:tcW w:w="971" w:type="dxa"/>
            <w:tcBorders>
              <w:top w:val="nil"/>
              <w:left w:val="nil"/>
              <w:bottom w:val="nil"/>
              <w:right w:val="nil"/>
            </w:tcBorders>
            <w:shd w:val="clear" w:color="000000" w:fill="FFFFFF"/>
            <w:vAlign w:val="center"/>
            <w:hideMark/>
          </w:tcPr>
          <w:p w14:paraId="7F751ED4"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2.25E+07</w:t>
            </w:r>
          </w:p>
        </w:tc>
        <w:tc>
          <w:tcPr>
            <w:tcW w:w="1001" w:type="dxa"/>
            <w:tcBorders>
              <w:top w:val="nil"/>
              <w:left w:val="nil"/>
              <w:bottom w:val="nil"/>
              <w:right w:val="nil"/>
            </w:tcBorders>
            <w:shd w:val="clear" w:color="000000" w:fill="FFFFFF"/>
            <w:vAlign w:val="center"/>
            <w:hideMark/>
          </w:tcPr>
          <w:p w14:paraId="4B2CA0E1"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2.22E+07</w:t>
            </w:r>
          </w:p>
        </w:tc>
        <w:tc>
          <w:tcPr>
            <w:tcW w:w="951" w:type="dxa"/>
            <w:tcBorders>
              <w:top w:val="nil"/>
              <w:left w:val="nil"/>
              <w:bottom w:val="nil"/>
              <w:right w:val="nil"/>
            </w:tcBorders>
            <w:shd w:val="clear" w:color="000000" w:fill="FFFFFF"/>
            <w:vAlign w:val="center"/>
            <w:hideMark/>
          </w:tcPr>
          <w:p w14:paraId="0A24A6F1"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2.28E+07</w:t>
            </w:r>
          </w:p>
        </w:tc>
        <w:tc>
          <w:tcPr>
            <w:tcW w:w="960" w:type="dxa"/>
            <w:tcBorders>
              <w:top w:val="nil"/>
              <w:left w:val="nil"/>
              <w:bottom w:val="nil"/>
              <w:right w:val="nil"/>
            </w:tcBorders>
            <w:shd w:val="clear" w:color="000000" w:fill="FFFFFF"/>
            <w:vAlign w:val="center"/>
            <w:hideMark/>
          </w:tcPr>
          <w:p w14:paraId="3B251ECD"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23008668</w:t>
            </w:r>
          </w:p>
        </w:tc>
      </w:tr>
      <w:tr w:rsidR="00D5546D" w:rsidRPr="00D5546D" w14:paraId="4BE97E6F" w14:textId="77777777" w:rsidTr="00D5546D">
        <w:trPr>
          <w:trHeight w:val="300"/>
        </w:trPr>
        <w:tc>
          <w:tcPr>
            <w:tcW w:w="923" w:type="dxa"/>
            <w:tcBorders>
              <w:top w:val="nil"/>
              <w:left w:val="nil"/>
              <w:bottom w:val="nil"/>
              <w:right w:val="nil"/>
            </w:tcBorders>
            <w:shd w:val="clear" w:color="000000" w:fill="F5F5F5"/>
            <w:vAlign w:val="center"/>
            <w:hideMark/>
          </w:tcPr>
          <w:p w14:paraId="2C47D6B3"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218</w:t>
            </w:r>
          </w:p>
        </w:tc>
        <w:tc>
          <w:tcPr>
            <w:tcW w:w="1034" w:type="dxa"/>
            <w:tcBorders>
              <w:top w:val="nil"/>
              <w:left w:val="nil"/>
              <w:bottom w:val="nil"/>
              <w:right w:val="nil"/>
            </w:tcBorders>
            <w:shd w:val="clear" w:color="000000" w:fill="F5F5F5"/>
            <w:vAlign w:val="center"/>
            <w:hideMark/>
          </w:tcPr>
          <w:p w14:paraId="5B045E21"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30/05/2023</w:t>
            </w:r>
          </w:p>
        </w:tc>
        <w:tc>
          <w:tcPr>
            <w:tcW w:w="971" w:type="dxa"/>
            <w:tcBorders>
              <w:top w:val="nil"/>
              <w:left w:val="nil"/>
              <w:bottom w:val="nil"/>
              <w:right w:val="nil"/>
            </w:tcBorders>
            <w:shd w:val="clear" w:color="000000" w:fill="F5F5F5"/>
            <w:vAlign w:val="center"/>
            <w:hideMark/>
          </w:tcPr>
          <w:p w14:paraId="519BEE4E"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2.25E+07</w:t>
            </w:r>
          </w:p>
        </w:tc>
        <w:tc>
          <w:tcPr>
            <w:tcW w:w="1001" w:type="dxa"/>
            <w:tcBorders>
              <w:top w:val="nil"/>
              <w:left w:val="nil"/>
              <w:bottom w:val="nil"/>
              <w:right w:val="nil"/>
            </w:tcBorders>
            <w:shd w:val="clear" w:color="000000" w:fill="F5F5F5"/>
            <w:vAlign w:val="center"/>
            <w:hideMark/>
          </w:tcPr>
          <w:p w14:paraId="661209C4"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2.22E+07</w:t>
            </w:r>
          </w:p>
        </w:tc>
        <w:tc>
          <w:tcPr>
            <w:tcW w:w="951" w:type="dxa"/>
            <w:tcBorders>
              <w:top w:val="nil"/>
              <w:left w:val="nil"/>
              <w:bottom w:val="nil"/>
              <w:right w:val="nil"/>
            </w:tcBorders>
            <w:shd w:val="clear" w:color="000000" w:fill="F5F5F5"/>
            <w:vAlign w:val="center"/>
            <w:hideMark/>
          </w:tcPr>
          <w:p w14:paraId="5D0D7F77"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2.28E+07</w:t>
            </w:r>
          </w:p>
        </w:tc>
        <w:tc>
          <w:tcPr>
            <w:tcW w:w="960" w:type="dxa"/>
            <w:tcBorders>
              <w:top w:val="nil"/>
              <w:left w:val="nil"/>
              <w:bottom w:val="nil"/>
              <w:right w:val="nil"/>
            </w:tcBorders>
            <w:shd w:val="clear" w:color="000000" w:fill="F5F5F5"/>
            <w:vAlign w:val="center"/>
            <w:hideMark/>
          </w:tcPr>
          <w:p w14:paraId="69DFDB35"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23009513</w:t>
            </w:r>
          </w:p>
        </w:tc>
      </w:tr>
      <w:tr w:rsidR="00D5546D" w:rsidRPr="00D5546D" w14:paraId="2F949515" w14:textId="77777777" w:rsidTr="00D5546D">
        <w:trPr>
          <w:trHeight w:val="300"/>
        </w:trPr>
        <w:tc>
          <w:tcPr>
            <w:tcW w:w="923" w:type="dxa"/>
            <w:tcBorders>
              <w:top w:val="nil"/>
              <w:left w:val="nil"/>
              <w:bottom w:val="nil"/>
              <w:right w:val="nil"/>
            </w:tcBorders>
            <w:shd w:val="clear" w:color="000000" w:fill="FFFFFF"/>
            <w:vAlign w:val="center"/>
            <w:hideMark/>
          </w:tcPr>
          <w:p w14:paraId="57A43DAB" w14:textId="77777777" w:rsidR="00D5546D" w:rsidRPr="00D5546D" w:rsidRDefault="00D5546D" w:rsidP="00D5546D">
            <w:pPr>
              <w:spacing w:after="0" w:line="240" w:lineRule="auto"/>
              <w:jc w:val="right"/>
              <w:rPr>
                <w:rFonts w:ascii="Arial" w:eastAsia="Times New Roman" w:hAnsi="Arial" w:cs="Arial"/>
                <w:b/>
                <w:bCs/>
                <w:color w:val="000000"/>
                <w:kern w:val="0"/>
                <w:sz w:val="18"/>
                <w:szCs w:val="18"/>
                <w:lang w:eastAsia="en-GB"/>
                <w14:ligatures w14:val="none"/>
              </w:rPr>
            </w:pPr>
            <w:r w:rsidRPr="00D5546D">
              <w:rPr>
                <w:rFonts w:ascii="Arial" w:eastAsia="Times New Roman" w:hAnsi="Arial" w:cs="Arial"/>
                <w:b/>
                <w:bCs/>
                <w:color w:val="000000"/>
                <w:kern w:val="0"/>
                <w:sz w:val="18"/>
                <w:szCs w:val="18"/>
                <w:lang w:eastAsia="en-GB"/>
                <w14:ligatures w14:val="none"/>
              </w:rPr>
              <w:t>219</w:t>
            </w:r>
          </w:p>
        </w:tc>
        <w:tc>
          <w:tcPr>
            <w:tcW w:w="1034" w:type="dxa"/>
            <w:tcBorders>
              <w:top w:val="nil"/>
              <w:left w:val="nil"/>
              <w:bottom w:val="nil"/>
              <w:right w:val="nil"/>
            </w:tcBorders>
            <w:shd w:val="clear" w:color="000000" w:fill="FFFFFF"/>
            <w:vAlign w:val="center"/>
            <w:hideMark/>
          </w:tcPr>
          <w:p w14:paraId="52DE9EB0"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31/05/2023</w:t>
            </w:r>
          </w:p>
        </w:tc>
        <w:tc>
          <w:tcPr>
            <w:tcW w:w="971" w:type="dxa"/>
            <w:tcBorders>
              <w:top w:val="nil"/>
              <w:left w:val="nil"/>
              <w:bottom w:val="nil"/>
              <w:right w:val="nil"/>
            </w:tcBorders>
            <w:shd w:val="clear" w:color="000000" w:fill="FFFFFF"/>
            <w:vAlign w:val="center"/>
            <w:hideMark/>
          </w:tcPr>
          <w:p w14:paraId="417AB069"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2.25E+07</w:t>
            </w:r>
          </w:p>
        </w:tc>
        <w:tc>
          <w:tcPr>
            <w:tcW w:w="1001" w:type="dxa"/>
            <w:tcBorders>
              <w:top w:val="nil"/>
              <w:left w:val="nil"/>
              <w:bottom w:val="nil"/>
              <w:right w:val="nil"/>
            </w:tcBorders>
            <w:shd w:val="clear" w:color="000000" w:fill="FFFFFF"/>
            <w:vAlign w:val="center"/>
            <w:hideMark/>
          </w:tcPr>
          <w:p w14:paraId="1ACE8A42"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2.22E+07</w:t>
            </w:r>
          </w:p>
        </w:tc>
        <w:tc>
          <w:tcPr>
            <w:tcW w:w="951" w:type="dxa"/>
            <w:tcBorders>
              <w:top w:val="nil"/>
              <w:left w:val="nil"/>
              <w:bottom w:val="nil"/>
              <w:right w:val="nil"/>
            </w:tcBorders>
            <w:shd w:val="clear" w:color="000000" w:fill="FFFFFF"/>
            <w:vAlign w:val="center"/>
            <w:hideMark/>
          </w:tcPr>
          <w:p w14:paraId="009ABEDA"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2.28E+07</w:t>
            </w:r>
          </w:p>
        </w:tc>
        <w:tc>
          <w:tcPr>
            <w:tcW w:w="960" w:type="dxa"/>
            <w:tcBorders>
              <w:top w:val="nil"/>
              <w:left w:val="nil"/>
              <w:bottom w:val="nil"/>
              <w:right w:val="nil"/>
            </w:tcBorders>
            <w:shd w:val="clear" w:color="000000" w:fill="FFFFFF"/>
            <w:vAlign w:val="center"/>
            <w:hideMark/>
          </w:tcPr>
          <w:p w14:paraId="4B985F80" w14:textId="77777777" w:rsidR="00D5546D" w:rsidRPr="00D5546D" w:rsidRDefault="00D5546D" w:rsidP="00D5546D">
            <w:pPr>
              <w:spacing w:after="0" w:line="240" w:lineRule="auto"/>
              <w:jc w:val="right"/>
              <w:rPr>
                <w:rFonts w:ascii="Arial" w:eastAsia="Times New Roman" w:hAnsi="Arial" w:cs="Arial"/>
                <w:color w:val="000000"/>
                <w:kern w:val="0"/>
                <w:sz w:val="18"/>
                <w:szCs w:val="18"/>
                <w:lang w:eastAsia="en-GB"/>
                <w14:ligatures w14:val="none"/>
              </w:rPr>
            </w:pPr>
            <w:r w:rsidRPr="00D5546D">
              <w:rPr>
                <w:rFonts w:ascii="Arial" w:eastAsia="Times New Roman" w:hAnsi="Arial" w:cs="Arial"/>
                <w:color w:val="000000"/>
                <w:kern w:val="0"/>
                <w:sz w:val="18"/>
                <w:szCs w:val="18"/>
                <w:lang w:eastAsia="en-GB"/>
                <w14:ligatures w14:val="none"/>
              </w:rPr>
              <w:t>23010402</w:t>
            </w:r>
          </w:p>
        </w:tc>
      </w:tr>
    </w:tbl>
    <w:p w14:paraId="544DEDA4" w14:textId="77777777" w:rsidR="001C3093" w:rsidRDefault="001C3093" w:rsidP="001C3093">
      <w:pPr>
        <w:ind w:left="360"/>
        <w:rPr>
          <w:rFonts w:ascii="Calibri" w:hAnsi="Calibri" w:cs="Calibri"/>
          <w:b/>
          <w:bCs/>
          <w:u w:val="single"/>
          <w:lang w:val="tr-TR"/>
        </w:rPr>
      </w:pPr>
    </w:p>
    <w:p w14:paraId="1597DFAE" w14:textId="77777777" w:rsidR="001C3093" w:rsidRDefault="001C3093" w:rsidP="001C3093">
      <w:pPr>
        <w:ind w:left="360"/>
        <w:rPr>
          <w:rFonts w:ascii="Calibri" w:hAnsi="Calibri" w:cs="Calibri"/>
          <w:b/>
          <w:bCs/>
          <w:u w:val="single"/>
          <w:lang w:val="tr-TR"/>
        </w:rPr>
      </w:pPr>
    </w:p>
    <w:p w14:paraId="54D9C2C0" w14:textId="3470E213" w:rsidR="001C3093" w:rsidRPr="001C3093" w:rsidRDefault="001C3093" w:rsidP="001C3093">
      <w:pPr>
        <w:ind w:left="360"/>
        <w:rPr>
          <w:rFonts w:ascii="Calibri" w:hAnsi="Calibri" w:cs="Calibri"/>
          <w:b/>
          <w:bCs/>
          <w:u w:val="single"/>
          <w:lang w:val="tr-TR"/>
        </w:rPr>
      </w:pPr>
      <w:r w:rsidRPr="00C53069">
        <w:rPr>
          <w:rFonts w:ascii="Calibri" w:hAnsi="Calibri" w:cs="Calibri"/>
          <w:b/>
          <w:bCs/>
          <w:u w:val="single"/>
          <w:lang w:val="tr-TR"/>
        </w:rPr>
        <w:t>Figure 2</w:t>
      </w:r>
      <w:r>
        <w:rPr>
          <w:rFonts w:ascii="Calibri" w:hAnsi="Calibri" w:cs="Calibri"/>
          <w:b/>
          <w:bCs/>
          <w:u w:val="single"/>
          <w:lang w:val="tr-TR"/>
        </w:rPr>
        <w:t>8</w:t>
      </w:r>
      <w:r w:rsidRPr="00C53069">
        <w:rPr>
          <w:rFonts w:ascii="Calibri" w:hAnsi="Calibri" w:cs="Calibri"/>
          <w:b/>
          <w:bCs/>
          <w:u w:val="single"/>
          <w:lang w:val="tr-TR"/>
        </w:rPr>
        <w:t xml:space="preserve">. Output Table </w:t>
      </w:r>
      <w:r>
        <w:rPr>
          <w:rFonts w:ascii="Calibri" w:hAnsi="Calibri" w:cs="Calibri"/>
          <w:b/>
          <w:bCs/>
          <w:u w:val="single"/>
          <w:lang w:val="tr-TR"/>
        </w:rPr>
        <w:t xml:space="preserve">for Test </w:t>
      </w:r>
      <w:r w:rsidRPr="00C53069">
        <w:rPr>
          <w:rFonts w:ascii="Calibri" w:hAnsi="Calibri" w:cs="Calibri"/>
          <w:b/>
          <w:bCs/>
          <w:u w:val="single"/>
          <w:lang w:val="tr-TR"/>
        </w:rPr>
        <w:t>(Model Tunning)</w:t>
      </w:r>
    </w:p>
    <w:tbl>
      <w:tblPr>
        <w:tblW w:w="6100" w:type="dxa"/>
        <w:tblLook w:val="04A0" w:firstRow="1" w:lastRow="0" w:firstColumn="1" w:lastColumn="0" w:noHBand="0" w:noVBand="1"/>
      </w:tblPr>
      <w:tblGrid>
        <w:gridCol w:w="598"/>
        <w:gridCol w:w="1149"/>
        <w:gridCol w:w="1157"/>
        <w:gridCol w:w="1187"/>
        <w:gridCol w:w="992"/>
        <w:gridCol w:w="1017"/>
      </w:tblGrid>
      <w:tr w:rsidR="00546981" w:rsidRPr="00546981" w14:paraId="4D04B252" w14:textId="77777777" w:rsidTr="00546981">
        <w:trPr>
          <w:trHeight w:val="480"/>
        </w:trPr>
        <w:tc>
          <w:tcPr>
            <w:tcW w:w="932" w:type="dxa"/>
            <w:tcBorders>
              <w:top w:val="nil"/>
              <w:left w:val="nil"/>
              <w:bottom w:val="nil"/>
              <w:right w:val="nil"/>
            </w:tcBorders>
            <w:shd w:val="clear" w:color="000000" w:fill="FFFFFF"/>
            <w:vAlign w:val="center"/>
            <w:hideMark/>
          </w:tcPr>
          <w:p w14:paraId="2841B023"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ds</w:t>
            </w:r>
          </w:p>
        </w:tc>
        <w:tc>
          <w:tcPr>
            <w:tcW w:w="1283" w:type="dxa"/>
            <w:tcBorders>
              <w:top w:val="nil"/>
              <w:left w:val="nil"/>
              <w:bottom w:val="nil"/>
              <w:right w:val="nil"/>
            </w:tcBorders>
            <w:shd w:val="clear" w:color="000000" w:fill="FFFFFF"/>
            <w:vAlign w:val="center"/>
            <w:hideMark/>
          </w:tcPr>
          <w:p w14:paraId="7B0EF42C"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yhat</w:t>
            </w:r>
          </w:p>
        </w:tc>
        <w:tc>
          <w:tcPr>
            <w:tcW w:w="971" w:type="dxa"/>
            <w:tcBorders>
              <w:top w:val="nil"/>
              <w:left w:val="nil"/>
              <w:bottom w:val="nil"/>
              <w:right w:val="nil"/>
            </w:tcBorders>
            <w:shd w:val="clear" w:color="000000" w:fill="FFFFFF"/>
            <w:vAlign w:val="center"/>
            <w:hideMark/>
          </w:tcPr>
          <w:p w14:paraId="07BA2470"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yhat_lower</w:t>
            </w:r>
          </w:p>
        </w:tc>
        <w:tc>
          <w:tcPr>
            <w:tcW w:w="1001" w:type="dxa"/>
            <w:tcBorders>
              <w:top w:val="nil"/>
              <w:left w:val="nil"/>
              <w:bottom w:val="nil"/>
              <w:right w:val="nil"/>
            </w:tcBorders>
            <w:shd w:val="clear" w:color="000000" w:fill="FFFFFF"/>
            <w:vAlign w:val="center"/>
            <w:hideMark/>
          </w:tcPr>
          <w:p w14:paraId="0B149842"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yhat_upper</w:t>
            </w:r>
          </w:p>
        </w:tc>
        <w:tc>
          <w:tcPr>
            <w:tcW w:w="953" w:type="dxa"/>
            <w:tcBorders>
              <w:top w:val="nil"/>
              <w:left w:val="nil"/>
              <w:bottom w:val="nil"/>
              <w:right w:val="nil"/>
            </w:tcBorders>
            <w:shd w:val="clear" w:color="000000" w:fill="FFFFFF"/>
            <w:vAlign w:val="center"/>
            <w:hideMark/>
          </w:tcPr>
          <w:p w14:paraId="3021DEF7"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y</w:t>
            </w:r>
          </w:p>
        </w:tc>
        <w:tc>
          <w:tcPr>
            <w:tcW w:w="960" w:type="dxa"/>
            <w:tcBorders>
              <w:top w:val="nil"/>
              <w:left w:val="nil"/>
              <w:bottom w:val="nil"/>
              <w:right w:val="nil"/>
            </w:tcBorders>
            <w:shd w:val="clear" w:color="000000" w:fill="FFFFFF"/>
            <w:noWrap/>
            <w:vAlign w:val="bottom"/>
            <w:hideMark/>
          </w:tcPr>
          <w:p w14:paraId="1E736C0B" w14:textId="77777777" w:rsidR="00546981" w:rsidRPr="00546981" w:rsidRDefault="00546981" w:rsidP="00546981">
            <w:pPr>
              <w:spacing w:after="0" w:line="240" w:lineRule="auto"/>
              <w:rPr>
                <w:rFonts w:ascii="Aptos Narrow" w:eastAsia="Times New Roman" w:hAnsi="Aptos Narrow" w:cs="Times New Roman"/>
                <w:color w:val="000000"/>
                <w:kern w:val="0"/>
                <w:sz w:val="22"/>
                <w:szCs w:val="22"/>
                <w:lang w:eastAsia="en-GB"/>
                <w14:ligatures w14:val="none"/>
              </w:rPr>
            </w:pPr>
            <w:r w:rsidRPr="00546981">
              <w:rPr>
                <w:rFonts w:ascii="Aptos Narrow" w:eastAsia="Times New Roman" w:hAnsi="Aptos Narrow" w:cs="Times New Roman"/>
                <w:color w:val="000000"/>
                <w:kern w:val="0"/>
                <w:sz w:val="22"/>
                <w:szCs w:val="22"/>
                <w:lang w:eastAsia="en-GB"/>
                <w14:ligatures w14:val="none"/>
              </w:rPr>
              <w:t> </w:t>
            </w:r>
          </w:p>
        </w:tc>
      </w:tr>
      <w:tr w:rsidR="00546981" w:rsidRPr="00546981" w14:paraId="18D026EF" w14:textId="77777777" w:rsidTr="00546981">
        <w:trPr>
          <w:trHeight w:val="300"/>
        </w:trPr>
        <w:tc>
          <w:tcPr>
            <w:tcW w:w="932" w:type="dxa"/>
            <w:tcBorders>
              <w:top w:val="nil"/>
              <w:left w:val="nil"/>
              <w:bottom w:val="nil"/>
              <w:right w:val="nil"/>
            </w:tcBorders>
            <w:shd w:val="clear" w:color="000000" w:fill="F5F5F5"/>
            <w:vAlign w:val="center"/>
            <w:hideMark/>
          </w:tcPr>
          <w:p w14:paraId="4839C2D7"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0</w:t>
            </w:r>
          </w:p>
        </w:tc>
        <w:tc>
          <w:tcPr>
            <w:tcW w:w="1283" w:type="dxa"/>
            <w:tcBorders>
              <w:top w:val="nil"/>
              <w:left w:val="nil"/>
              <w:bottom w:val="nil"/>
              <w:right w:val="nil"/>
            </w:tcBorders>
            <w:shd w:val="clear" w:color="000000" w:fill="F5F5F5"/>
            <w:vAlign w:val="center"/>
            <w:hideMark/>
          </w:tcPr>
          <w:p w14:paraId="6AF47DC8"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16/07/2022</w:t>
            </w:r>
          </w:p>
        </w:tc>
        <w:tc>
          <w:tcPr>
            <w:tcW w:w="971" w:type="dxa"/>
            <w:tcBorders>
              <w:top w:val="nil"/>
              <w:left w:val="nil"/>
              <w:bottom w:val="nil"/>
              <w:right w:val="nil"/>
            </w:tcBorders>
            <w:shd w:val="clear" w:color="000000" w:fill="F5F5F5"/>
            <w:vAlign w:val="center"/>
            <w:hideMark/>
          </w:tcPr>
          <w:p w14:paraId="408A4D07"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2.15E+07</w:t>
            </w:r>
          </w:p>
        </w:tc>
        <w:tc>
          <w:tcPr>
            <w:tcW w:w="1001" w:type="dxa"/>
            <w:tcBorders>
              <w:top w:val="nil"/>
              <w:left w:val="nil"/>
              <w:bottom w:val="nil"/>
              <w:right w:val="nil"/>
            </w:tcBorders>
            <w:shd w:val="clear" w:color="000000" w:fill="F5F5F5"/>
            <w:vAlign w:val="center"/>
            <w:hideMark/>
          </w:tcPr>
          <w:p w14:paraId="14B9EAA0"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2.14E+07</w:t>
            </w:r>
          </w:p>
        </w:tc>
        <w:tc>
          <w:tcPr>
            <w:tcW w:w="953" w:type="dxa"/>
            <w:tcBorders>
              <w:top w:val="nil"/>
              <w:left w:val="nil"/>
              <w:bottom w:val="nil"/>
              <w:right w:val="nil"/>
            </w:tcBorders>
            <w:shd w:val="clear" w:color="000000" w:fill="F5F5F5"/>
            <w:vAlign w:val="center"/>
            <w:hideMark/>
          </w:tcPr>
          <w:p w14:paraId="3B6AB0E0"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2.16E+07</w:t>
            </w:r>
          </w:p>
        </w:tc>
        <w:tc>
          <w:tcPr>
            <w:tcW w:w="960" w:type="dxa"/>
            <w:tcBorders>
              <w:top w:val="nil"/>
              <w:left w:val="nil"/>
              <w:bottom w:val="nil"/>
              <w:right w:val="nil"/>
            </w:tcBorders>
            <w:shd w:val="clear" w:color="000000" w:fill="F5F5F5"/>
            <w:vAlign w:val="center"/>
            <w:hideMark/>
          </w:tcPr>
          <w:p w14:paraId="0710566C"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21578797</w:t>
            </w:r>
          </w:p>
        </w:tc>
      </w:tr>
      <w:tr w:rsidR="00546981" w:rsidRPr="00546981" w14:paraId="50BCEABC" w14:textId="77777777" w:rsidTr="00546981">
        <w:trPr>
          <w:trHeight w:val="300"/>
        </w:trPr>
        <w:tc>
          <w:tcPr>
            <w:tcW w:w="932" w:type="dxa"/>
            <w:tcBorders>
              <w:top w:val="nil"/>
              <w:left w:val="nil"/>
              <w:bottom w:val="nil"/>
              <w:right w:val="nil"/>
            </w:tcBorders>
            <w:shd w:val="clear" w:color="000000" w:fill="FFFFFF"/>
            <w:vAlign w:val="center"/>
            <w:hideMark/>
          </w:tcPr>
          <w:p w14:paraId="04724D0F"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w:t>
            </w:r>
          </w:p>
        </w:tc>
        <w:tc>
          <w:tcPr>
            <w:tcW w:w="1283" w:type="dxa"/>
            <w:tcBorders>
              <w:top w:val="nil"/>
              <w:left w:val="nil"/>
              <w:bottom w:val="nil"/>
              <w:right w:val="nil"/>
            </w:tcBorders>
            <w:shd w:val="clear" w:color="000000" w:fill="FFFFFF"/>
            <w:vAlign w:val="center"/>
            <w:hideMark/>
          </w:tcPr>
          <w:p w14:paraId="3002EEB3"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17/07/2022</w:t>
            </w:r>
          </w:p>
        </w:tc>
        <w:tc>
          <w:tcPr>
            <w:tcW w:w="971" w:type="dxa"/>
            <w:tcBorders>
              <w:top w:val="nil"/>
              <w:left w:val="nil"/>
              <w:bottom w:val="nil"/>
              <w:right w:val="nil"/>
            </w:tcBorders>
            <w:shd w:val="clear" w:color="000000" w:fill="FFFFFF"/>
            <w:vAlign w:val="center"/>
            <w:hideMark/>
          </w:tcPr>
          <w:p w14:paraId="7B8C0FFB"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2.15E+07</w:t>
            </w:r>
          </w:p>
        </w:tc>
        <w:tc>
          <w:tcPr>
            <w:tcW w:w="1001" w:type="dxa"/>
            <w:tcBorders>
              <w:top w:val="nil"/>
              <w:left w:val="nil"/>
              <w:bottom w:val="nil"/>
              <w:right w:val="nil"/>
            </w:tcBorders>
            <w:shd w:val="clear" w:color="000000" w:fill="FFFFFF"/>
            <w:vAlign w:val="center"/>
            <w:hideMark/>
          </w:tcPr>
          <w:p w14:paraId="474E10E9"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2.14E+07</w:t>
            </w:r>
          </w:p>
        </w:tc>
        <w:tc>
          <w:tcPr>
            <w:tcW w:w="953" w:type="dxa"/>
            <w:tcBorders>
              <w:top w:val="nil"/>
              <w:left w:val="nil"/>
              <w:bottom w:val="nil"/>
              <w:right w:val="nil"/>
            </w:tcBorders>
            <w:shd w:val="clear" w:color="000000" w:fill="FFFFFF"/>
            <w:vAlign w:val="center"/>
            <w:hideMark/>
          </w:tcPr>
          <w:p w14:paraId="18EB96E2"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2.17E+07</w:t>
            </w:r>
          </w:p>
        </w:tc>
        <w:tc>
          <w:tcPr>
            <w:tcW w:w="960" w:type="dxa"/>
            <w:tcBorders>
              <w:top w:val="nil"/>
              <w:left w:val="nil"/>
              <w:bottom w:val="nil"/>
              <w:right w:val="nil"/>
            </w:tcBorders>
            <w:shd w:val="clear" w:color="000000" w:fill="FFFFFF"/>
            <w:vAlign w:val="center"/>
            <w:hideMark/>
          </w:tcPr>
          <w:p w14:paraId="21082695"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21595940</w:t>
            </w:r>
          </w:p>
        </w:tc>
      </w:tr>
      <w:tr w:rsidR="00546981" w:rsidRPr="00546981" w14:paraId="542ED83D" w14:textId="77777777" w:rsidTr="00546981">
        <w:trPr>
          <w:trHeight w:val="300"/>
        </w:trPr>
        <w:tc>
          <w:tcPr>
            <w:tcW w:w="932" w:type="dxa"/>
            <w:tcBorders>
              <w:top w:val="nil"/>
              <w:left w:val="nil"/>
              <w:bottom w:val="nil"/>
              <w:right w:val="nil"/>
            </w:tcBorders>
            <w:shd w:val="clear" w:color="000000" w:fill="F5F5F5"/>
            <w:vAlign w:val="center"/>
            <w:hideMark/>
          </w:tcPr>
          <w:p w14:paraId="7A860882"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2</w:t>
            </w:r>
          </w:p>
        </w:tc>
        <w:tc>
          <w:tcPr>
            <w:tcW w:w="1283" w:type="dxa"/>
            <w:tcBorders>
              <w:top w:val="nil"/>
              <w:left w:val="nil"/>
              <w:bottom w:val="nil"/>
              <w:right w:val="nil"/>
            </w:tcBorders>
            <w:shd w:val="clear" w:color="000000" w:fill="F5F5F5"/>
            <w:vAlign w:val="center"/>
            <w:hideMark/>
          </w:tcPr>
          <w:p w14:paraId="030157BE"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18/07/2022</w:t>
            </w:r>
          </w:p>
        </w:tc>
        <w:tc>
          <w:tcPr>
            <w:tcW w:w="971" w:type="dxa"/>
            <w:tcBorders>
              <w:top w:val="nil"/>
              <w:left w:val="nil"/>
              <w:bottom w:val="nil"/>
              <w:right w:val="nil"/>
            </w:tcBorders>
            <w:shd w:val="clear" w:color="000000" w:fill="F5F5F5"/>
            <w:vAlign w:val="center"/>
            <w:hideMark/>
          </w:tcPr>
          <w:p w14:paraId="658FD8E1"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2.16E+07</w:t>
            </w:r>
          </w:p>
        </w:tc>
        <w:tc>
          <w:tcPr>
            <w:tcW w:w="1001" w:type="dxa"/>
            <w:tcBorders>
              <w:top w:val="nil"/>
              <w:left w:val="nil"/>
              <w:bottom w:val="nil"/>
              <w:right w:val="nil"/>
            </w:tcBorders>
            <w:shd w:val="clear" w:color="000000" w:fill="F5F5F5"/>
            <w:vAlign w:val="center"/>
            <w:hideMark/>
          </w:tcPr>
          <w:p w14:paraId="5A802D2B"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2.14E+07</w:t>
            </w:r>
          </w:p>
        </w:tc>
        <w:tc>
          <w:tcPr>
            <w:tcW w:w="953" w:type="dxa"/>
            <w:tcBorders>
              <w:top w:val="nil"/>
              <w:left w:val="nil"/>
              <w:bottom w:val="nil"/>
              <w:right w:val="nil"/>
            </w:tcBorders>
            <w:shd w:val="clear" w:color="000000" w:fill="F5F5F5"/>
            <w:vAlign w:val="center"/>
            <w:hideMark/>
          </w:tcPr>
          <w:p w14:paraId="0251BE04"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2.17E+07</w:t>
            </w:r>
          </w:p>
        </w:tc>
        <w:tc>
          <w:tcPr>
            <w:tcW w:w="960" w:type="dxa"/>
            <w:tcBorders>
              <w:top w:val="nil"/>
              <w:left w:val="nil"/>
              <w:bottom w:val="nil"/>
              <w:right w:val="nil"/>
            </w:tcBorders>
            <w:shd w:val="clear" w:color="000000" w:fill="F5F5F5"/>
            <w:vAlign w:val="center"/>
            <w:hideMark/>
          </w:tcPr>
          <w:p w14:paraId="14F34871"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21614510</w:t>
            </w:r>
          </w:p>
        </w:tc>
      </w:tr>
      <w:tr w:rsidR="00546981" w:rsidRPr="00546981" w14:paraId="56DD7FD3" w14:textId="77777777" w:rsidTr="00546981">
        <w:trPr>
          <w:trHeight w:val="300"/>
        </w:trPr>
        <w:tc>
          <w:tcPr>
            <w:tcW w:w="932" w:type="dxa"/>
            <w:tcBorders>
              <w:top w:val="nil"/>
              <w:left w:val="nil"/>
              <w:bottom w:val="nil"/>
              <w:right w:val="nil"/>
            </w:tcBorders>
            <w:shd w:val="clear" w:color="000000" w:fill="FFFFFF"/>
            <w:vAlign w:val="center"/>
            <w:hideMark/>
          </w:tcPr>
          <w:p w14:paraId="242A8E0E"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3</w:t>
            </w:r>
          </w:p>
        </w:tc>
        <w:tc>
          <w:tcPr>
            <w:tcW w:w="1283" w:type="dxa"/>
            <w:tcBorders>
              <w:top w:val="nil"/>
              <w:left w:val="nil"/>
              <w:bottom w:val="nil"/>
              <w:right w:val="nil"/>
            </w:tcBorders>
            <w:shd w:val="clear" w:color="000000" w:fill="FFFFFF"/>
            <w:vAlign w:val="center"/>
            <w:hideMark/>
          </w:tcPr>
          <w:p w14:paraId="0F986629"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19/07/2022</w:t>
            </w:r>
          </w:p>
        </w:tc>
        <w:tc>
          <w:tcPr>
            <w:tcW w:w="971" w:type="dxa"/>
            <w:tcBorders>
              <w:top w:val="nil"/>
              <w:left w:val="nil"/>
              <w:bottom w:val="nil"/>
              <w:right w:val="nil"/>
            </w:tcBorders>
            <w:shd w:val="clear" w:color="000000" w:fill="FFFFFF"/>
            <w:vAlign w:val="center"/>
            <w:hideMark/>
          </w:tcPr>
          <w:p w14:paraId="6493F9C6"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2.16E+07</w:t>
            </w:r>
          </w:p>
        </w:tc>
        <w:tc>
          <w:tcPr>
            <w:tcW w:w="1001" w:type="dxa"/>
            <w:tcBorders>
              <w:top w:val="nil"/>
              <w:left w:val="nil"/>
              <w:bottom w:val="nil"/>
              <w:right w:val="nil"/>
            </w:tcBorders>
            <w:shd w:val="clear" w:color="000000" w:fill="FFFFFF"/>
            <w:vAlign w:val="center"/>
            <w:hideMark/>
          </w:tcPr>
          <w:p w14:paraId="1BE21AB1"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2.14E+07</w:t>
            </w:r>
          </w:p>
        </w:tc>
        <w:tc>
          <w:tcPr>
            <w:tcW w:w="953" w:type="dxa"/>
            <w:tcBorders>
              <w:top w:val="nil"/>
              <w:left w:val="nil"/>
              <w:bottom w:val="nil"/>
              <w:right w:val="nil"/>
            </w:tcBorders>
            <w:shd w:val="clear" w:color="000000" w:fill="FFFFFF"/>
            <w:vAlign w:val="center"/>
            <w:hideMark/>
          </w:tcPr>
          <w:p w14:paraId="4C26B225"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2.17E+07</w:t>
            </w:r>
          </w:p>
        </w:tc>
        <w:tc>
          <w:tcPr>
            <w:tcW w:w="960" w:type="dxa"/>
            <w:tcBorders>
              <w:top w:val="nil"/>
              <w:left w:val="nil"/>
              <w:bottom w:val="nil"/>
              <w:right w:val="nil"/>
            </w:tcBorders>
            <w:shd w:val="clear" w:color="000000" w:fill="FFFFFF"/>
            <w:vAlign w:val="center"/>
            <w:hideMark/>
          </w:tcPr>
          <w:p w14:paraId="038D17FA"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21631048</w:t>
            </w:r>
          </w:p>
        </w:tc>
      </w:tr>
      <w:tr w:rsidR="00546981" w:rsidRPr="00546981" w14:paraId="40C64141" w14:textId="77777777" w:rsidTr="00546981">
        <w:trPr>
          <w:trHeight w:val="300"/>
        </w:trPr>
        <w:tc>
          <w:tcPr>
            <w:tcW w:w="932" w:type="dxa"/>
            <w:tcBorders>
              <w:top w:val="nil"/>
              <w:left w:val="nil"/>
              <w:bottom w:val="nil"/>
              <w:right w:val="nil"/>
            </w:tcBorders>
            <w:shd w:val="clear" w:color="000000" w:fill="F5F5F5"/>
            <w:vAlign w:val="center"/>
            <w:hideMark/>
          </w:tcPr>
          <w:p w14:paraId="0A7DAFBA"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4</w:t>
            </w:r>
          </w:p>
        </w:tc>
        <w:tc>
          <w:tcPr>
            <w:tcW w:w="1283" w:type="dxa"/>
            <w:tcBorders>
              <w:top w:val="nil"/>
              <w:left w:val="nil"/>
              <w:bottom w:val="nil"/>
              <w:right w:val="nil"/>
            </w:tcBorders>
            <w:shd w:val="clear" w:color="000000" w:fill="F5F5F5"/>
            <w:vAlign w:val="center"/>
            <w:hideMark/>
          </w:tcPr>
          <w:p w14:paraId="12CB1F88"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20/07/2022</w:t>
            </w:r>
          </w:p>
        </w:tc>
        <w:tc>
          <w:tcPr>
            <w:tcW w:w="971" w:type="dxa"/>
            <w:tcBorders>
              <w:top w:val="nil"/>
              <w:left w:val="nil"/>
              <w:bottom w:val="nil"/>
              <w:right w:val="nil"/>
            </w:tcBorders>
            <w:shd w:val="clear" w:color="000000" w:fill="F5F5F5"/>
            <w:vAlign w:val="center"/>
            <w:hideMark/>
          </w:tcPr>
          <w:p w14:paraId="15855749"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2.16E+07</w:t>
            </w:r>
          </w:p>
        </w:tc>
        <w:tc>
          <w:tcPr>
            <w:tcW w:w="1001" w:type="dxa"/>
            <w:tcBorders>
              <w:top w:val="nil"/>
              <w:left w:val="nil"/>
              <w:bottom w:val="nil"/>
              <w:right w:val="nil"/>
            </w:tcBorders>
            <w:shd w:val="clear" w:color="000000" w:fill="F5F5F5"/>
            <w:vAlign w:val="center"/>
            <w:hideMark/>
          </w:tcPr>
          <w:p w14:paraId="37724BCF"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2.15E+07</w:t>
            </w:r>
          </w:p>
        </w:tc>
        <w:tc>
          <w:tcPr>
            <w:tcW w:w="953" w:type="dxa"/>
            <w:tcBorders>
              <w:top w:val="nil"/>
              <w:left w:val="nil"/>
              <w:bottom w:val="nil"/>
              <w:right w:val="nil"/>
            </w:tcBorders>
            <w:shd w:val="clear" w:color="000000" w:fill="F5F5F5"/>
            <w:vAlign w:val="center"/>
            <w:hideMark/>
          </w:tcPr>
          <w:p w14:paraId="36D31832"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2.18E+07</w:t>
            </w:r>
          </w:p>
        </w:tc>
        <w:tc>
          <w:tcPr>
            <w:tcW w:w="960" w:type="dxa"/>
            <w:tcBorders>
              <w:top w:val="nil"/>
              <w:left w:val="nil"/>
              <w:bottom w:val="nil"/>
              <w:right w:val="nil"/>
            </w:tcBorders>
            <w:shd w:val="clear" w:color="000000" w:fill="F5F5F5"/>
            <w:vAlign w:val="center"/>
            <w:hideMark/>
          </w:tcPr>
          <w:p w14:paraId="5B540164"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21647080</w:t>
            </w:r>
          </w:p>
        </w:tc>
      </w:tr>
      <w:tr w:rsidR="00546981" w:rsidRPr="00546981" w14:paraId="6BFFA279" w14:textId="77777777" w:rsidTr="00546981">
        <w:trPr>
          <w:trHeight w:val="300"/>
        </w:trPr>
        <w:tc>
          <w:tcPr>
            <w:tcW w:w="932" w:type="dxa"/>
            <w:tcBorders>
              <w:top w:val="nil"/>
              <w:left w:val="nil"/>
              <w:bottom w:val="nil"/>
              <w:right w:val="nil"/>
            </w:tcBorders>
            <w:shd w:val="clear" w:color="000000" w:fill="FFFFFF"/>
            <w:vAlign w:val="center"/>
            <w:hideMark/>
          </w:tcPr>
          <w:p w14:paraId="10C231FC"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5</w:t>
            </w:r>
          </w:p>
        </w:tc>
        <w:tc>
          <w:tcPr>
            <w:tcW w:w="1283" w:type="dxa"/>
            <w:tcBorders>
              <w:top w:val="nil"/>
              <w:left w:val="nil"/>
              <w:bottom w:val="nil"/>
              <w:right w:val="nil"/>
            </w:tcBorders>
            <w:shd w:val="clear" w:color="000000" w:fill="FFFFFF"/>
            <w:vAlign w:val="center"/>
            <w:hideMark/>
          </w:tcPr>
          <w:p w14:paraId="05043C16"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21/07/2022</w:t>
            </w:r>
          </w:p>
        </w:tc>
        <w:tc>
          <w:tcPr>
            <w:tcW w:w="971" w:type="dxa"/>
            <w:tcBorders>
              <w:top w:val="nil"/>
              <w:left w:val="nil"/>
              <w:bottom w:val="nil"/>
              <w:right w:val="nil"/>
            </w:tcBorders>
            <w:shd w:val="clear" w:color="000000" w:fill="FFFFFF"/>
            <w:vAlign w:val="center"/>
            <w:hideMark/>
          </w:tcPr>
          <w:p w14:paraId="0E81B990"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2.16E+07</w:t>
            </w:r>
          </w:p>
        </w:tc>
        <w:tc>
          <w:tcPr>
            <w:tcW w:w="1001" w:type="dxa"/>
            <w:tcBorders>
              <w:top w:val="nil"/>
              <w:left w:val="nil"/>
              <w:bottom w:val="nil"/>
              <w:right w:val="nil"/>
            </w:tcBorders>
            <w:shd w:val="clear" w:color="000000" w:fill="FFFFFF"/>
            <w:vAlign w:val="center"/>
            <w:hideMark/>
          </w:tcPr>
          <w:p w14:paraId="21B88B2D"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2.15E+07</w:t>
            </w:r>
          </w:p>
        </w:tc>
        <w:tc>
          <w:tcPr>
            <w:tcW w:w="953" w:type="dxa"/>
            <w:tcBorders>
              <w:top w:val="nil"/>
              <w:left w:val="nil"/>
              <w:bottom w:val="nil"/>
              <w:right w:val="nil"/>
            </w:tcBorders>
            <w:shd w:val="clear" w:color="000000" w:fill="FFFFFF"/>
            <w:vAlign w:val="center"/>
            <w:hideMark/>
          </w:tcPr>
          <w:p w14:paraId="3FC00A39"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2.18E+07</w:t>
            </w:r>
          </w:p>
        </w:tc>
        <w:tc>
          <w:tcPr>
            <w:tcW w:w="960" w:type="dxa"/>
            <w:tcBorders>
              <w:top w:val="nil"/>
              <w:left w:val="nil"/>
              <w:bottom w:val="nil"/>
              <w:right w:val="nil"/>
            </w:tcBorders>
            <w:shd w:val="clear" w:color="000000" w:fill="FFFFFF"/>
            <w:vAlign w:val="center"/>
            <w:hideMark/>
          </w:tcPr>
          <w:p w14:paraId="4555147C"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21661129</w:t>
            </w:r>
          </w:p>
        </w:tc>
      </w:tr>
      <w:tr w:rsidR="00546981" w:rsidRPr="00546981" w14:paraId="717A4638" w14:textId="77777777" w:rsidTr="00546981">
        <w:trPr>
          <w:trHeight w:val="300"/>
        </w:trPr>
        <w:tc>
          <w:tcPr>
            <w:tcW w:w="932" w:type="dxa"/>
            <w:tcBorders>
              <w:top w:val="nil"/>
              <w:left w:val="nil"/>
              <w:bottom w:val="nil"/>
              <w:right w:val="nil"/>
            </w:tcBorders>
            <w:shd w:val="clear" w:color="000000" w:fill="F5F5F5"/>
            <w:vAlign w:val="center"/>
            <w:hideMark/>
          </w:tcPr>
          <w:p w14:paraId="4908FC75"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6</w:t>
            </w:r>
          </w:p>
        </w:tc>
        <w:tc>
          <w:tcPr>
            <w:tcW w:w="1283" w:type="dxa"/>
            <w:tcBorders>
              <w:top w:val="nil"/>
              <w:left w:val="nil"/>
              <w:bottom w:val="nil"/>
              <w:right w:val="nil"/>
            </w:tcBorders>
            <w:shd w:val="clear" w:color="000000" w:fill="F5F5F5"/>
            <w:vAlign w:val="center"/>
            <w:hideMark/>
          </w:tcPr>
          <w:p w14:paraId="78CA021F"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22/07/2022</w:t>
            </w:r>
          </w:p>
        </w:tc>
        <w:tc>
          <w:tcPr>
            <w:tcW w:w="971" w:type="dxa"/>
            <w:tcBorders>
              <w:top w:val="nil"/>
              <w:left w:val="nil"/>
              <w:bottom w:val="nil"/>
              <w:right w:val="nil"/>
            </w:tcBorders>
            <w:shd w:val="clear" w:color="000000" w:fill="F5F5F5"/>
            <w:vAlign w:val="center"/>
            <w:hideMark/>
          </w:tcPr>
          <w:p w14:paraId="78C0557F"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2.17E+07</w:t>
            </w:r>
          </w:p>
        </w:tc>
        <w:tc>
          <w:tcPr>
            <w:tcW w:w="1001" w:type="dxa"/>
            <w:tcBorders>
              <w:top w:val="nil"/>
              <w:left w:val="nil"/>
              <w:bottom w:val="nil"/>
              <w:right w:val="nil"/>
            </w:tcBorders>
            <w:shd w:val="clear" w:color="000000" w:fill="F5F5F5"/>
            <w:vAlign w:val="center"/>
            <w:hideMark/>
          </w:tcPr>
          <w:p w14:paraId="059CDB42"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2.15E+07</w:t>
            </w:r>
          </w:p>
        </w:tc>
        <w:tc>
          <w:tcPr>
            <w:tcW w:w="953" w:type="dxa"/>
            <w:tcBorders>
              <w:top w:val="nil"/>
              <w:left w:val="nil"/>
              <w:bottom w:val="nil"/>
              <w:right w:val="nil"/>
            </w:tcBorders>
            <w:shd w:val="clear" w:color="000000" w:fill="F5F5F5"/>
            <w:vAlign w:val="center"/>
            <w:hideMark/>
          </w:tcPr>
          <w:p w14:paraId="6D9418AA"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2.18E+07</w:t>
            </w:r>
          </w:p>
        </w:tc>
        <w:tc>
          <w:tcPr>
            <w:tcW w:w="960" w:type="dxa"/>
            <w:tcBorders>
              <w:top w:val="nil"/>
              <w:left w:val="nil"/>
              <w:bottom w:val="nil"/>
              <w:right w:val="nil"/>
            </w:tcBorders>
            <w:shd w:val="clear" w:color="000000" w:fill="F5F5F5"/>
            <w:vAlign w:val="center"/>
            <w:hideMark/>
          </w:tcPr>
          <w:p w14:paraId="6583199B"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21673400</w:t>
            </w:r>
          </w:p>
        </w:tc>
      </w:tr>
      <w:tr w:rsidR="00546981" w:rsidRPr="00546981" w14:paraId="5FD7BADE" w14:textId="77777777" w:rsidTr="00546981">
        <w:trPr>
          <w:trHeight w:val="300"/>
        </w:trPr>
        <w:tc>
          <w:tcPr>
            <w:tcW w:w="932" w:type="dxa"/>
            <w:tcBorders>
              <w:top w:val="nil"/>
              <w:left w:val="nil"/>
              <w:bottom w:val="nil"/>
              <w:right w:val="nil"/>
            </w:tcBorders>
            <w:shd w:val="clear" w:color="000000" w:fill="FFFFFF"/>
            <w:vAlign w:val="center"/>
            <w:hideMark/>
          </w:tcPr>
          <w:p w14:paraId="7AE4B64B"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7</w:t>
            </w:r>
          </w:p>
        </w:tc>
        <w:tc>
          <w:tcPr>
            <w:tcW w:w="1283" w:type="dxa"/>
            <w:tcBorders>
              <w:top w:val="nil"/>
              <w:left w:val="nil"/>
              <w:bottom w:val="nil"/>
              <w:right w:val="nil"/>
            </w:tcBorders>
            <w:shd w:val="clear" w:color="000000" w:fill="FFFFFF"/>
            <w:vAlign w:val="center"/>
            <w:hideMark/>
          </w:tcPr>
          <w:p w14:paraId="33326770"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23/07/2022</w:t>
            </w:r>
          </w:p>
        </w:tc>
        <w:tc>
          <w:tcPr>
            <w:tcW w:w="971" w:type="dxa"/>
            <w:tcBorders>
              <w:top w:val="nil"/>
              <w:left w:val="nil"/>
              <w:bottom w:val="nil"/>
              <w:right w:val="nil"/>
            </w:tcBorders>
            <w:shd w:val="clear" w:color="000000" w:fill="FFFFFF"/>
            <w:vAlign w:val="center"/>
            <w:hideMark/>
          </w:tcPr>
          <w:p w14:paraId="2FB707D5"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2.17E+07</w:t>
            </w:r>
          </w:p>
        </w:tc>
        <w:tc>
          <w:tcPr>
            <w:tcW w:w="1001" w:type="dxa"/>
            <w:tcBorders>
              <w:top w:val="nil"/>
              <w:left w:val="nil"/>
              <w:bottom w:val="nil"/>
              <w:right w:val="nil"/>
            </w:tcBorders>
            <w:shd w:val="clear" w:color="000000" w:fill="FFFFFF"/>
            <w:vAlign w:val="center"/>
            <w:hideMark/>
          </w:tcPr>
          <w:p w14:paraId="1BB44F8C"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2.15E+07</w:t>
            </w:r>
          </w:p>
        </w:tc>
        <w:tc>
          <w:tcPr>
            <w:tcW w:w="953" w:type="dxa"/>
            <w:tcBorders>
              <w:top w:val="nil"/>
              <w:left w:val="nil"/>
              <w:bottom w:val="nil"/>
              <w:right w:val="nil"/>
            </w:tcBorders>
            <w:shd w:val="clear" w:color="000000" w:fill="FFFFFF"/>
            <w:vAlign w:val="center"/>
            <w:hideMark/>
          </w:tcPr>
          <w:p w14:paraId="6F5C672D"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2.18E+07</w:t>
            </w:r>
          </w:p>
        </w:tc>
        <w:tc>
          <w:tcPr>
            <w:tcW w:w="960" w:type="dxa"/>
            <w:tcBorders>
              <w:top w:val="nil"/>
              <w:left w:val="nil"/>
              <w:bottom w:val="nil"/>
              <w:right w:val="nil"/>
            </w:tcBorders>
            <w:shd w:val="clear" w:color="000000" w:fill="FFFFFF"/>
            <w:vAlign w:val="center"/>
            <w:hideMark/>
          </w:tcPr>
          <w:p w14:paraId="46EF27D4"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21683265</w:t>
            </w:r>
          </w:p>
        </w:tc>
      </w:tr>
      <w:tr w:rsidR="00546981" w:rsidRPr="00546981" w14:paraId="30D0101F" w14:textId="77777777" w:rsidTr="00546981">
        <w:trPr>
          <w:trHeight w:val="300"/>
        </w:trPr>
        <w:tc>
          <w:tcPr>
            <w:tcW w:w="932" w:type="dxa"/>
            <w:tcBorders>
              <w:top w:val="nil"/>
              <w:left w:val="nil"/>
              <w:bottom w:val="nil"/>
              <w:right w:val="nil"/>
            </w:tcBorders>
            <w:shd w:val="clear" w:color="000000" w:fill="F5F5F5"/>
            <w:vAlign w:val="center"/>
            <w:hideMark/>
          </w:tcPr>
          <w:p w14:paraId="7228C218"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8</w:t>
            </w:r>
          </w:p>
        </w:tc>
        <w:tc>
          <w:tcPr>
            <w:tcW w:w="1283" w:type="dxa"/>
            <w:tcBorders>
              <w:top w:val="nil"/>
              <w:left w:val="nil"/>
              <w:bottom w:val="nil"/>
              <w:right w:val="nil"/>
            </w:tcBorders>
            <w:shd w:val="clear" w:color="000000" w:fill="F5F5F5"/>
            <w:vAlign w:val="center"/>
            <w:hideMark/>
          </w:tcPr>
          <w:p w14:paraId="20AAFEB1"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24/07/2022</w:t>
            </w:r>
          </w:p>
        </w:tc>
        <w:tc>
          <w:tcPr>
            <w:tcW w:w="971" w:type="dxa"/>
            <w:tcBorders>
              <w:top w:val="nil"/>
              <w:left w:val="nil"/>
              <w:bottom w:val="nil"/>
              <w:right w:val="nil"/>
            </w:tcBorders>
            <w:shd w:val="clear" w:color="000000" w:fill="F5F5F5"/>
            <w:vAlign w:val="center"/>
            <w:hideMark/>
          </w:tcPr>
          <w:p w14:paraId="5AF99C66"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2.17E+07</w:t>
            </w:r>
          </w:p>
        </w:tc>
        <w:tc>
          <w:tcPr>
            <w:tcW w:w="1001" w:type="dxa"/>
            <w:tcBorders>
              <w:top w:val="nil"/>
              <w:left w:val="nil"/>
              <w:bottom w:val="nil"/>
              <w:right w:val="nil"/>
            </w:tcBorders>
            <w:shd w:val="clear" w:color="000000" w:fill="F5F5F5"/>
            <w:vAlign w:val="center"/>
            <w:hideMark/>
          </w:tcPr>
          <w:p w14:paraId="34F1D590"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2.16E+07</w:t>
            </w:r>
          </w:p>
        </w:tc>
        <w:tc>
          <w:tcPr>
            <w:tcW w:w="953" w:type="dxa"/>
            <w:tcBorders>
              <w:top w:val="nil"/>
              <w:left w:val="nil"/>
              <w:bottom w:val="nil"/>
              <w:right w:val="nil"/>
            </w:tcBorders>
            <w:shd w:val="clear" w:color="000000" w:fill="F5F5F5"/>
            <w:vAlign w:val="center"/>
            <w:hideMark/>
          </w:tcPr>
          <w:p w14:paraId="3C9ACD5B"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2.18E+07</w:t>
            </w:r>
          </w:p>
        </w:tc>
        <w:tc>
          <w:tcPr>
            <w:tcW w:w="960" w:type="dxa"/>
            <w:tcBorders>
              <w:top w:val="nil"/>
              <w:left w:val="nil"/>
              <w:bottom w:val="nil"/>
              <w:right w:val="nil"/>
            </w:tcBorders>
            <w:shd w:val="clear" w:color="000000" w:fill="F5F5F5"/>
            <w:vAlign w:val="center"/>
            <w:hideMark/>
          </w:tcPr>
          <w:p w14:paraId="19C4DFF2"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21694468</w:t>
            </w:r>
          </w:p>
        </w:tc>
      </w:tr>
      <w:tr w:rsidR="00546981" w:rsidRPr="00546981" w14:paraId="4706774F" w14:textId="77777777" w:rsidTr="00546981">
        <w:trPr>
          <w:trHeight w:val="300"/>
        </w:trPr>
        <w:tc>
          <w:tcPr>
            <w:tcW w:w="932" w:type="dxa"/>
            <w:tcBorders>
              <w:top w:val="nil"/>
              <w:left w:val="nil"/>
              <w:bottom w:val="nil"/>
              <w:right w:val="nil"/>
            </w:tcBorders>
            <w:shd w:val="clear" w:color="000000" w:fill="FFFFFF"/>
            <w:vAlign w:val="center"/>
            <w:hideMark/>
          </w:tcPr>
          <w:p w14:paraId="39073A7F"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9</w:t>
            </w:r>
          </w:p>
        </w:tc>
        <w:tc>
          <w:tcPr>
            <w:tcW w:w="1283" w:type="dxa"/>
            <w:tcBorders>
              <w:top w:val="nil"/>
              <w:left w:val="nil"/>
              <w:bottom w:val="nil"/>
              <w:right w:val="nil"/>
            </w:tcBorders>
            <w:shd w:val="clear" w:color="000000" w:fill="FFFFFF"/>
            <w:vAlign w:val="center"/>
            <w:hideMark/>
          </w:tcPr>
          <w:p w14:paraId="655BEDAE"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25/07/2022</w:t>
            </w:r>
          </w:p>
        </w:tc>
        <w:tc>
          <w:tcPr>
            <w:tcW w:w="971" w:type="dxa"/>
            <w:tcBorders>
              <w:top w:val="nil"/>
              <w:left w:val="nil"/>
              <w:bottom w:val="nil"/>
              <w:right w:val="nil"/>
            </w:tcBorders>
            <w:shd w:val="clear" w:color="000000" w:fill="FFFFFF"/>
            <w:vAlign w:val="center"/>
            <w:hideMark/>
          </w:tcPr>
          <w:p w14:paraId="12BA1A5C"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2.17E+07</w:t>
            </w:r>
          </w:p>
        </w:tc>
        <w:tc>
          <w:tcPr>
            <w:tcW w:w="1001" w:type="dxa"/>
            <w:tcBorders>
              <w:top w:val="nil"/>
              <w:left w:val="nil"/>
              <w:bottom w:val="nil"/>
              <w:right w:val="nil"/>
            </w:tcBorders>
            <w:shd w:val="clear" w:color="000000" w:fill="FFFFFF"/>
            <w:vAlign w:val="center"/>
            <w:hideMark/>
          </w:tcPr>
          <w:p w14:paraId="0891EF5A"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2.16E+07</w:t>
            </w:r>
          </w:p>
        </w:tc>
        <w:tc>
          <w:tcPr>
            <w:tcW w:w="953" w:type="dxa"/>
            <w:tcBorders>
              <w:top w:val="nil"/>
              <w:left w:val="nil"/>
              <w:bottom w:val="nil"/>
              <w:right w:val="nil"/>
            </w:tcBorders>
            <w:shd w:val="clear" w:color="000000" w:fill="FFFFFF"/>
            <w:vAlign w:val="center"/>
            <w:hideMark/>
          </w:tcPr>
          <w:p w14:paraId="6197FE73"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2.19E+07</w:t>
            </w:r>
          </w:p>
        </w:tc>
        <w:tc>
          <w:tcPr>
            <w:tcW w:w="960" w:type="dxa"/>
            <w:tcBorders>
              <w:top w:val="nil"/>
              <w:left w:val="nil"/>
              <w:bottom w:val="nil"/>
              <w:right w:val="nil"/>
            </w:tcBorders>
            <w:shd w:val="clear" w:color="000000" w:fill="FFFFFF"/>
            <w:vAlign w:val="center"/>
            <w:hideMark/>
          </w:tcPr>
          <w:p w14:paraId="1F0968CE"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21707640</w:t>
            </w:r>
          </w:p>
        </w:tc>
      </w:tr>
      <w:tr w:rsidR="00546981" w:rsidRPr="00546981" w14:paraId="1752FF7D" w14:textId="77777777" w:rsidTr="00546981">
        <w:trPr>
          <w:trHeight w:val="300"/>
        </w:trPr>
        <w:tc>
          <w:tcPr>
            <w:tcW w:w="932" w:type="dxa"/>
            <w:tcBorders>
              <w:top w:val="nil"/>
              <w:left w:val="nil"/>
              <w:bottom w:val="nil"/>
              <w:right w:val="nil"/>
            </w:tcBorders>
            <w:shd w:val="clear" w:color="000000" w:fill="F5F5F5"/>
            <w:vAlign w:val="center"/>
            <w:hideMark/>
          </w:tcPr>
          <w:p w14:paraId="5E1BEEAF"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10</w:t>
            </w:r>
          </w:p>
        </w:tc>
        <w:tc>
          <w:tcPr>
            <w:tcW w:w="1283" w:type="dxa"/>
            <w:tcBorders>
              <w:top w:val="nil"/>
              <w:left w:val="nil"/>
              <w:bottom w:val="nil"/>
              <w:right w:val="nil"/>
            </w:tcBorders>
            <w:shd w:val="clear" w:color="000000" w:fill="F5F5F5"/>
            <w:vAlign w:val="center"/>
            <w:hideMark/>
          </w:tcPr>
          <w:p w14:paraId="70A0995F"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26/07/2022</w:t>
            </w:r>
          </w:p>
        </w:tc>
        <w:tc>
          <w:tcPr>
            <w:tcW w:w="971" w:type="dxa"/>
            <w:tcBorders>
              <w:top w:val="nil"/>
              <w:left w:val="nil"/>
              <w:bottom w:val="nil"/>
              <w:right w:val="nil"/>
            </w:tcBorders>
            <w:shd w:val="clear" w:color="000000" w:fill="F5F5F5"/>
            <w:vAlign w:val="center"/>
            <w:hideMark/>
          </w:tcPr>
          <w:p w14:paraId="5C28BDA2"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2.18E+07</w:t>
            </w:r>
          </w:p>
        </w:tc>
        <w:tc>
          <w:tcPr>
            <w:tcW w:w="1001" w:type="dxa"/>
            <w:tcBorders>
              <w:top w:val="nil"/>
              <w:left w:val="nil"/>
              <w:bottom w:val="nil"/>
              <w:right w:val="nil"/>
            </w:tcBorders>
            <w:shd w:val="clear" w:color="000000" w:fill="F5F5F5"/>
            <w:vAlign w:val="center"/>
            <w:hideMark/>
          </w:tcPr>
          <w:p w14:paraId="21FFCDE4"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2.16E+07</w:t>
            </w:r>
          </w:p>
        </w:tc>
        <w:tc>
          <w:tcPr>
            <w:tcW w:w="953" w:type="dxa"/>
            <w:tcBorders>
              <w:top w:val="nil"/>
              <w:left w:val="nil"/>
              <w:bottom w:val="nil"/>
              <w:right w:val="nil"/>
            </w:tcBorders>
            <w:shd w:val="clear" w:color="000000" w:fill="F5F5F5"/>
            <w:vAlign w:val="center"/>
            <w:hideMark/>
          </w:tcPr>
          <w:p w14:paraId="6D8A55BA"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2.19E+07</w:t>
            </w:r>
          </w:p>
        </w:tc>
        <w:tc>
          <w:tcPr>
            <w:tcW w:w="960" w:type="dxa"/>
            <w:tcBorders>
              <w:top w:val="nil"/>
              <w:left w:val="nil"/>
              <w:bottom w:val="nil"/>
              <w:right w:val="nil"/>
            </w:tcBorders>
            <w:shd w:val="clear" w:color="000000" w:fill="F5F5F5"/>
            <w:vAlign w:val="center"/>
            <w:hideMark/>
          </w:tcPr>
          <w:p w14:paraId="6F07BFB9"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21719275</w:t>
            </w:r>
          </w:p>
        </w:tc>
      </w:tr>
      <w:tr w:rsidR="00546981" w:rsidRPr="00546981" w14:paraId="3FC43D0F" w14:textId="77777777" w:rsidTr="00546981">
        <w:trPr>
          <w:trHeight w:val="300"/>
        </w:trPr>
        <w:tc>
          <w:tcPr>
            <w:tcW w:w="932" w:type="dxa"/>
            <w:tcBorders>
              <w:top w:val="nil"/>
              <w:left w:val="nil"/>
              <w:bottom w:val="nil"/>
              <w:right w:val="nil"/>
            </w:tcBorders>
            <w:shd w:val="clear" w:color="000000" w:fill="FFFFFF"/>
            <w:vAlign w:val="center"/>
            <w:hideMark/>
          </w:tcPr>
          <w:p w14:paraId="66202BCF"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11</w:t>
            </w:r>
          </w:p>
        </w:tc>
        <w:tc>
          <w:tcPr>
            <w:tcW w:w="1283" w:type="dxa"/>
            <w:tcBorders>
              <w:top w:val="nil"/>
              <w:left w:val="nil"/>
              <w:bottom w:val="nil"/>
              <w:right w:val="nil"/>
            </w:tcBorders>
            <w:shd w:val="clear" w:color="000000" w:fill="FFFFFF"/>
            <w:vAlign w:val="center"/>
            <w:hideMark/>
          </w:tcPr>
          <w:p w14:paraId="7B3D9663"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27/07/2022</w:t>
            </w:r>
          </w:p>
        </w:tc>
        <w:tc>
          <w:tcPr>
            <w:tcW w:w="971" w:type="dxa"/>
            <w:tcBorders>
              <w:top w:val="nil"/>
              <w:left w:val="nil"/>
              <w:bottom w:val="nil"/>
              <w:right w:val="nil"/>
            </w:tcBorders>
            <w:shd w:val="clear" w:color="000000" w:fill="FFFFFF"/>
            <w:vAlign w:val="center"/>
            <w:hideMark/>
          </w:tcPr>
          <w:p w14:paraId="04BF4D47"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2.18E+07</w:t>
            </w:r>
          </w:p>
        </w:tc>
        <w:tc>
          <w:tcPr>
            <w:tcW w:w="1001" w:type="dxa"/>
            <w:tcBorders>
              <w:top w:val="nil"/>
              <w:left w:val="nil"/>
              <w:bottom w:val="nil"/>
              <w:right w:val="nil"/>
            </w:tcBorders>
            <w:shd w:val="clear" w:color="000000" w:fill="FFFFFF"/>
            <w:vAlign w:val="center"/>
            <w:hideMark/>
          </w:tcPr>
          <w:p w14:paraId="3A045344"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2.16E+07</w:t>
            </w:r>
          </w:p>
        </w:tc>
        <w:tc>
          <w:tcPr>
            <w:tcW w:w="953" w:type="dxa"/>
            <w:tcBorders>
              <w:top w:val="nil"/>
              <w:left w:val="nil"/>
              <w:bottom w:val="nil"/>
              <w:right w:val="nil"/>
            </w:tcBorders>
            <w:shd w:val="clear" w:color="000000" w:fill="FFFFFF"/>
            <w:vAlign w:val="center"/>
            <w:hideMark/>
          </w:tcPr>
          <w:p w14:paraId="52FB3390"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2.19E+07</w:t>
            </w:r>
          </w:p>
        </w:tc>
        <w:tc>
          <w:tcPr>
            <w:tcW w:w="960" w:type="dxa"/>
            <w:tcBorders>
              <w:top w:val="nil"/>
              <w:left w:val="nil"/>
              <w:bottom w:val="nil"/>
              <w:right w:val="nil"/>
            </w:tcBorders>
            <w:shd w:val="clear" w:color="000000" w:fill="FFFFFF"/>
            <w:vAlign w:val="center"/>
            <w:hideMark/>
          </w:tcPr>
          <w:p w14:paraId="09F60FAE"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21729746</w:t>
            </w:r>
          </w:p>
        </w:tc>
      </w:tr>
      <w:tr w:rsidR="00546981" w:rsidRPr="00546981" w14:paraId="5C979E62" w14:textId="77777777" w:rsidTr="00546981">
        <w:trPr>
          <w:trHeight w:val="300"/>
        </w:trPr>
        <w:tc>
          <w:tcPr>
            <w:tcW w:w="932" w:type="dxa"/>
            <w:tcBorders>
              <w:top w:val="nil"/>
              <w:left w:val="nil"/>
              <w:bottom w:val="nil"/>
              <w:right w:val="nil"/>
            </w:tcBorders>
            <w:shd w:val="clear" w:color="000000" w:fill="F5F5F5"/>
            <w:vAlign w:val="center"/>
            <w:hideMark/>
          </w:tcPr>
          <w:p w14:paraId="666740CA"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12</w:t>
            </w:r>
          </w:p>
        </w:tc>
        <w:tc>
          <w:tcPr>
            <w:tcW w:w="1283" w:type="dxa"/>
            <w:tcBorders>
              <w:top w:val="nil"/>
              <w:left w:val="nil"/>
              <w:bottom w:val="nil"/>
              <w:right w:val="nil"/>
            </w:tcBorders>
            <w:shd w:val="clear" w:color="000000" w:fill="F5F5F5"/>
            <w:vAlign w:val="center"/>
            <w:hideMark/>
          </w:tcPr>
          <w:p w14:paraId="222D6525"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28/07/2022</w:t>
            </w:r>
          </w:p>
        </w:tc>
        <w:tc>
          <w:tcPr>
            <w:tcW w:w="971" w:type="dxa"/>
            <w:tcBorders>
              <w:top w:val="nil"/>
              <w:left w:val="nil"/>
              <w:bottom w:val="nil"/>
              <w:right w:val="nil"/>
            </w:tcBorders>
            <w:shd w:val="clear" w:color="000000" w:fill="F5F5F5"/>
            <w:vAlign w:val="center"/>
            <w:hideMark/>
          </w:tcPr>
          <w:p w14:paraId="428DF52A"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2.18E+07</w:t>
            </w:r>
          </w:p>
        </w:tc>
        <w:tc>
          <w:tcPr>
            <w:tcW w:w="1001" w:type="dxa"/>
            <w:tcBorders>
              <w:top w:val="nil"/>
              <w:left w:val="nil"/>
              <w:bottom w:val="nil"/>
              <w:right w:val="nil"/>
            </w:tcBorders>
            <w:shd w:val="clear" w:color="000000" w:fill="F5F5F5"/>
            <w:vAlign w:val="center"/>
            <w:hideMark/>
          </w:tcPr>
          <w:p w14:paraId="5B0312FD"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2.17E+07</w:t>
            </w:r>
          </w:p>
        </w:tc>
        <w:tc>
          <w:tcPr>
            <w:tcW w:w="953" w:type="dxa"/>
            <w:tcBorders>
              <w:top w:val="nil"/>
              <w:left w:val="nil"/>
              <w:bottom w:val="nil"/>
              <w:right w:val="nil"/>
            </w:tcBorders>
            <w:shd w:val="clear" w:color="000000" w:fill="F5F5F5"/>
            <w:vAlign w:val="center"/>
            <w:hideMark/>
          </w:tcPr>
          <w:p w14:paraId="1FFC5FBC"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2.19E+07</w:t>
            </w:r>
          </w:p>
        </w:tc>
        <w:tc>
          <w:tcPr>
            <w:tcW w:w="960" w:type="dxa"/>
            <w:tcBorders>
              <w:top w:val="nil"/>
              <w:left w:val="nil"/>
              <w:bottom w:val="nil"/>
              <w:right w:val="nil"/>
            </w:tcBorders>
            <w:shd w:val="clear" w:color="000000" w:fill="F5F5F5"/>
            <w:vAlign w:val="center"/>
            <w:hideMark/>
          </w:tcPr>
          <w:p w14:paraId="2FF17163"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21738996</w:t>
            </w:r>
          </w:p>
        </w:tc>
      </w:tr>
      <w:tr w:rsidR="00546981" w:rsidRPr="00546981" w14:paraId="1FC9FD87" w14:textId="77777777" w:rsidTr="00546981">
        <w:trPr>
          <w:trHeight w:val="300"/>
        </w:trPr>
        <w:tc>
          <w:tcPr>
            <w:tcW w:w="932" w:type="dxa"/>
            <w:tcBorders>
              <w:top w:val="nil"/>
              <w:left w:val="nil"/>
              <w:bottom w:val="nil"/>
              <w:right w:val="nil"/>
            </w:tcBorders>
            <w:shd w:val="clear" w:color="000000" w:fill="FFFFFF"/>
            <w:vAlign w:val="center"/>
            <w:hideMark/>
          </w:tcPr>
          <w:p w14:paraId="3FA3F104"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13</w:t>
            </w:r>
          </w:p>
        </w:tc>
        <w:tc>
          <w:tcPr>
            <w:tcW w:w="1283" w:type="dxa"/>
            <w:tcBorders>
              <w:top w:val="nil"/>
              <w:left w:val="nil"/>
              <w:bottom w:val="nil"/>
              <w:right w:val="nil"/>
            </w:tcBorders>
            <w:shd w:val="clear" w:color="000000" w:fill="FFFFFF"/>
            <w:vAlign w:val="center"/>
            <w:hideMark/>
          </w:tcPr>
          <w:p w14:paraId="0F61F103"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29/07/2022</w:t>
            </w:r>
          </w:p>
        </w:tc>
        <w:tc>
          <w:tcPr>
            <w:tcW w:w="971" w:type="dxa"/>
            <w:tcBorders>
              <w:top w:val="nil"/>
              <w:left w:val="nil"/>
              <w:bottom w:val="nil"/>
              <w:right w:val="nil"/>
            </w:tcBorders>
            <w:shd w:val="clear" w:color="000000" w:fill="FFFFFF"/>
            <w:vAlign w:val="center"/>
            <w:hideMark/>
          </w:tcPr>
          <w:p w14:paraId="3B67A94D"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2.18E+07</w:t>
            </w:r>
          </w:p>
        </w:tc>
        <w:tc>
          <w:tcPr>
            <w:tcW w:w="1001" w:type="dxa"/>
            <w:tcBorders>
              <w:top w:val="nil"/>
              <w:left w:val="nil"/>
              <w:bottom w:val="nil"/>
              <w:right w:val="nil"/>
            </w:tcBorders>
            <w:shd w:val="clear" w:color="000000" w:fill="FFFFFF"/>
            <w:vAlign w:val="center"/>
            <w:hideMark/>
          </w:tcPr>
          <w:p w14:paraId="12D6C511"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2.17E+07</w:t>
            </w:r>
          </w:p>
        </w:tc>
        <w:tc>
          <w:tcPr>
            <w:tcW w:w="953" w:type="dxa"/>
            <w:tcBorders>
              <w:top w:val="nil"/>
              <w:left w:val="nil"/>
              <w:bottom w:val="nil"/>
              <w:right w:val="nil"/>
            </w:tcBorders>
            <w:shd w:val="clear" w:color="000000" w:fill="FFFFFF"/>
            <w:vAlign w:val="center"/>
            <w:hideMark/>
          </w:tcPr>
          <w:p w14:paraId="5452EBB3"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2.20E+07</w:t>
            </w:r>
          </w:p>
        </w:tc>
        <w:tc>
          <w:tcPr>
            <w:tcW w:w="960" w:type="dxa"/>
            <w:tcBorders>
              <w:top w:val="nil"/>
              <w:left w:val="nil"/>
              <w:bottom w:val="nil"/>
              <w:right w:val="nil"/>
            </w:tcBorders>
            <w:shd w:val="clear" w:color="000000" w:fill="FFFFFF"/>
            <w:vAlign w:val="center"/>
            <w:hideMark/>
          </w:tcPr>
          <w:p w14:paraId="0C2919A8"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21747422</w:t>
            </w:r>
          </w:p>
        </w:tc>
      </w:tr>
      <w:tr w:rsidR="00546981" w:rsidRPr="00546981" w14:paraId="3AD1B5D8" w14:textId="77777777" w:rsidTr="00546981">
        <w:trPr>
          <w:trHeight w:val="300"/>
        </w:trPr>
        <w:tc>
          <w:tcPr>
            <w:tcW w:w="932" w:type="dxa"/>
            <w:tcBorders>
              <w:top w:val="nil"/>
              <w:left w:val="nil"/>
              <w:bottom w:val="nil"/>
              <w:right w:val="nil"/>
            </w:tcBorders>
            <w:shd w:val="clear" w:color="000000" w:fill="F5F5F5"/>
            <w:vAlign w:val="center"/>
            <w:hideMark/>
          </w:tcPr>
          <w:p w14:paraId="230FE010"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14</w:t>
            </w:r>
          </w:p>
        </w:tc>
        <w:tc>
          <w:tcPr>
            <w:tcW w:w="1283" w:type="dxa"/>
            <w:tcBorders>
              <w:top w:val="nil"/>
              <w:left w:val="nil"/>
              <w:bottom w:val="nil"/>
              <w:right w:val="nil"/>
            </w:tcBorders>
            <w:shd w:val="clear" w:color="000000" w:fill="F5F5F5"/>
            <w:vAlign w:val="center"/>
            <w:hideMark/>
          </w:tcPr>
          <w:p w14:paraId="33138C3F"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30/07/2022</w:t>
            </w:r>
          </w:p>
        </w:tc>
        <w:tc>
          <w:tcPr>
            <w:tcW w:w="971" w:type="dxa"/>
            <w:tcBorders>
              <w:top w:val="nil"/>
              <w:left w:val="nil"/>
              <w:bottom w:val="nil"/>
              <w:right w:val="nil"/>
            </w:tcBorders>
            <w:shd w:val="clear" w:color="000000" w:fill="F5F5F5"/>
            <w:vAlign w:val="center"/>
            <w:hideMark/>
          </w:tcPr>
          <w:p w14:paraId="0FF81CD7"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2.18E+07</w:t>
            </w:r>
          </w:p>
        </w:tc>
        <w:tc>
          <w:tcPr>
            <w:tcW w:w="1001" w:type="dxa"/>
            <w:tcBorders>
              <w:top w:val="nil"/>
              <w:left w:val="nil"/>
              <w:bottom w:val="nil"/>
              <w:right w:val="nil"/>
            </w:tcBorders>
            <w:shd w:val="clear" w:color="000000" w:fill="F5F5F5"/>
            <w:vAlign w:val="center"/>
            <w:hideMark/>
          </w:tcPr>
          <w:p w14:paraId="3C771050"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2.17E+07</w:t>
            </w:r>
          </w:p>
        </w:tc>
        <w:tc>
          <w:tcPr>
            <w:tcW w:w="953" w:type="dxa"/>
            <w:tcBorders>
              <w:top w:val="nil"/>
              <w:left w:val="nil"/>
              <w:bottom w:val="nil"/>
              <w:right w:val="nil"/>
            </w:tcBorders>
            <w:shd w:val="clear" w:color="000000" w:fill="F5F5F5"/>
            <w:vAlign w:val="center"/>
            <w:hideMark/>
          </w:tcPr>
          <w:p w14:paraId="3EB9AD59"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2.20E+07</w:t>
            </w:r>
          </w:p>
        </w:tc>
        <w:tc>
          <w:tcPr>
            <w:tcW w:w="960" w:type="dxa"/>
            <w:tcBorders>
              <w:top w:val="nil"/>
              <w:left w:val="nil"/>
              <w:bottom w:val="nil"/>
              <w:right w:val="nil"/>
            </w:tcBorders>
            <w:shd w:val="clear" w:color="000000" w:fill="F5F5F5"/>
            <w:vAlign w:val="center"/>
            <w:hideMark/>
          </w:tcPr>
          <w:p w14:paraId="743BF277"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21754679</w:t>
            </w:r>
          </w:p>
        </w:tc>
      </w:tr>
      <w:tr w:rsidR="00546981" w:rsidRPr="00546981" w14:paraId="58F66CA8" w14:textId="77777777" w:rsidTr="00546981">
        <w:trPr>
          <w:trHeight w:val="300"/>
        </w:trPr>
        <w:tc>
          <w:tcPr>
            <w:tcW w:w="932" w:type="dxa"/>
            <w:tcBorders>
              <w:top w:val="nil"/>
              <w:left w:val="nil"/>
              <w:bottom w:val="nil"/>
              <w:right w:val="nil"/>
            </w:tcBorders>
            <w:shd w:val="clear" w:color="000000" w:fill="FFFFFF"/>
            <w:vAlign w:val="center"/>
            <w:hideMark/>
          </w:tcPr>
          <w:p w14:paraId="1A39E7A1"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15</w:t>
            </w:r>
          </w:p>
        </w:tc>
        <w:tc>
          <w:tcPr>
            <w:tcW w:w="1283" w:type="dxa"/>
            <w:tcBorders>
              <w:top w:val="nil"/>
              <w:left w:val="nil"/>
              <w:bottom w:val="nil"/>
              <w:right w:val="nil"/>
            </w:tcBorders>
            <w:shd w:val="clear" w:color="000000" w:fill="FFFFFF"/>
            <w:vAlign w:val="center"/>
            <w:hideMark/>
          </w:tcPr>
          <w:p w14:paraId="3A77BBE5"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31/07/2022</w:t>
            </w:r>
          </w:p>
        </w:tc>
        <w:tc>
          <w:tcPr>
            <w:tcW w:w="971" w:type="dxa"/>
            <w:tcBorders>
              <w:top w:val="nil"/>
              <w:left w:val="nil"/>
              <w:bottom w:val="nil"/>
              <w:right w:val="nil"/>
            </w:tcBorders>
            <w:shd w:val="clear" w:color="000000" w:fill="FFFFFF"/>
            <w:vAlign w:val="center"/>
            <w:hideMark/>
          </w:tcPr>
          <w:p w14:paraId="1E7000B5"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2.19E+07</w:t>
            </w:r>
          </w:p>
        </w:tc>
        <w:tc>
          <w:tcPr>
            <w:tcW w:w="1001" w:type="dxa"/>
            <w:tcBorders>
              <w:top w:val="nil"/>
              <w:left w:val="nil"/>
              <w:bottom w:val="nil"/>
              <w:right w:val="nil"/>
            </w:tcBorders>
            <w:shd w:val="clear" w:color="000000" w:fill="FFFFFF"/>
            <w:vAlign w:val="center"/>
            <w:hideMark/>
          </w:tcPr>
          <w:p w14:paraId="49D7E24A"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2.17E+07</w:t>
            </w:r>
          </w:p>
        </w:tc>
        <w:tc>
          <w:tcPr>
            <w:tcW w:w="953" w:type="dxa"/>
            <w:tcBorders>
              <w:top w:val="nil"/>
              <w:left w:val="nil"/>
              <w:bottom w:val="nil"/>
              <w:right w:val="nil"/>
            </w:tcBorders>
            <w:shd w:val="clear" w:color="000000" w:fill="FFFFFF"/>
            <w:vAlign w:val="center"/>
            <w:hideMark/>
          </w:tcPr>
          <w:p w14:paraId="7A11161C"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2.20E+07</w:t>
            </w:r>
          </w:p>
        </w:tc>
        <w:tc>
          <w:tcPr>
            <w:tcW w:w="960" w:type="dxa"/>
            <w:tcBorders>
              <w:top w:val="nil"/>
              <w:left w:val="nil"/>
              <w:bottom w:val="nil"/>
              <w:right w:val="nil"/>
            </w:tcBorders>
            <w:shd w:val="clear" w:color="000000" w:fill="FFFFFF"/>
            <w:vAlign w:val="center"/>
            <w:hideMark/>
          </w:tcPr>
          <w:p w14:paraId="7C8A1938"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21763059</w:t>
            </w:r>
          </w:p>
        </w:tc>
      </w:tr>
      <w:tr w:rsidR="00546981" w:rsidRPr="00546981" w14:paraId="736B7AB2" w14:textId="77777777" w:rsidTr="00546981">
        <w:trPr>
          <w:trHeight w:val="300"/>
        </w:trPr>
        <w:tc>
          <w:tcPr>
            <w:tcW w:w="932" w:type="dxa"/>
            <w:tcBorders>
              <w:top w:val="nil"/>
              <w:left w:val="nil"/>
              <w:bottom w:val="nil"/>
              <w:right w:val="nil"/>
            </w:tcBorders>
            <w:shd w:val="clear" w:color="000000" w:fill="F5F5F5"/>
            <w:vAlign w:val="center"/>
            <w:hideMark/>
          </w:tcPr>
          <w:p w14:paraId="00B357DB"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16</w:t>
            </w:r>
          </w:p>
        </w:tc>
        <w:tc>
          <w:tcPr>
            <w:tcW w:w="1283" w:type="dxa"/>
            <w:tcBorders>
              <w:top w:val="nil"/>
              <w:left w:val="nil"/>
              <w:bottom w:val="nil"/>
              <w:right w:val="nil"/>
            </w:tcBorders>
            <w:shd w:val="clear" w:color="000000" w:fill="F5F5F5"/>
            <w:vAlign w:val="center"/>
            <w:hideMark/>
          </w:tcPr>
          <w:p w14:paraId="7B3E1278"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01/08/2022</w:t>
            </w:r>
          </w:p>
        </w:tc>
        <w:tc>
          <w:tcPr>
            <w:tcW w:w="971" w:type="dxa"/>
            <w:tcBorders>
              <w:top w:val="nil"/>
              <w:left w:val="nil"/>
              <w:bottom w:val="nil"/>
              <w:right w:val="nil"/>
            </w:tcBorders>
            <w:shd w:val="clear" w:color="000000" w:fill="F5F5F5"/>
            <w:vAlign w:val="center"/>
            <w:hideMark/>
          </w:tcPr>
          <w:p w14:paraId="1757825A"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2.19E+07</w:t>
            </w:r>
          </w:p>
        </w:tc>
        <w:tc>
          <w:tcPr>
            <w:tcW w:w="1001" w:type="dxa"/>
            <w:tcBorders>
              <w:top w:val="nil"/>
              <w:left w:val="nil"/>
              <w:bottom w:val="nil"/>
              <w:right w:val="nil"/>
            </w:tcBorders>
            <w:shd w:val="clear" w:color="000000" w:fill="F5F5F5"/>
            <w:vAlign w:val="center"/>
            <w:hideMark/>
          </w:tcPr>
          <w:p w14:paraId="13308659"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2.17E+07</w:t>
            </w:r>
          </w:p>
        </w:tc>
        <w:tc>
          <w:tcPr>
            <w:tcW w:w="953" w:type="dxa"/>
            <w:tcBorders>
              <w:top w:val="nil"/>
              <w:left w:val="nil"/>
              <w:bottom w:val="nil"/>
              <w:right w:val="nil"/>
            </w:tcBorders>
            <w:shd w:val="clear" w:color="000000" w:fill="F5F5F5"/>
            <w:vAlign w:val="center"/>
            <w:hideMark/>
          </w:tcPr>
          <w:p w14:paraId="479EBB08"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2.20E+07</w:t>
            </w:r>
          </w:p>
        </w:tc>
        <w:tc>
          <w:tcPr>
            <w:tcW w:w="960" w:type="dxa"/>
            <w:tcBorders>
              <w:top w:val="nil"/>
              <w:left w:val="nil"/>
              <w:bottom w:val="nil"/>
              <w:right w:val="nil"/>
            </w:tcBorders>
            <w:shd w:val="clear" w:color="000000" w:fill="F5F5F5"/>
            <w:vAlign w:val="center"/>
            <w:hideMark/>
          </w:tcPr>
          <w:p w14:paraId="2F79EC50"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21772788</w:t>
            </w:r>
          </w:p>
        </w:tc>
      </w:tr>
      <w:tr w:rsidR="00546981" w:rsidRPr="00546981" w14:paraId="10D86F79" w14:textId="77777777" w:rsidTr="00546981">
        <w:trPr>
          <w:trHeight w:val="300"/>
        </w:trPr>
        <w:tc>
          <w:tcPr>
            <w:tcW w:w="932" w:type="dxa"/>
            <w:tcBorders>
              <w:top w:val="nil"/>
              <w:left w:val="nil"/>
              <w:bottom w:val="nil"/>
              <w:right w:val="nil"/>
            </w:tcBorders>
            <w:shd w:val="clear" w:color="000000" w:fill="FFFFFF"/>
            <w:vAlign w:val="center"/>
            <w:hideMark/>
          </w:tcPr>
          <w:p w14:paraId="7D4F035C"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17</w:t>
            </w:r>
          </w:p>
        </w:tc>
        <w:tc>
          <w:tcPr>
            <w:tcW w:w="1283" w:type="dxa"/>
            <w:tcBorders>
              <w:top w:val="nil"/>
              <w:left w:val="nil"/>
              <w:bottom w:val="nil"/>
              <w:right w:val="nil"/>
            </w:tcBorders>
            <w:shd w:val="clear" w:color="000000" w:fill="FFFFFF"/>
            <w:vAlign w:val="center"/>
            <w:hideMark/>
          </w:tcPr>
          <w:p w14:paraId="5B40D4A2"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02/08/2022</w:t>
            </w:r>
          </w:p>
        </w:tc>
        <w:tc>
          <w:tcPr>
            <w:tcW w:w="971" w:type="dxa"/>
            <w:tcBorders>
              <w:top w:val="nil"/>
              <w:left w:val="nil"/>
              <w:bottom w:val="nil"/>
              <w:right w:val="nil"/>
            </w:tcBorders>
            <w:shd w:val="clear" w:color="000000" w:fill="FFFFFF"/>
            <w:vAlign w:val="center"/>
            <w:hideMark/>
          </w:tcPr>
          <w:p w14:paraId="612A4090"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2.19E+07</w:t>
            </w:r>
          </w:p>
        </w:tc>
        <w:tc>
          <w:tcPr>
            <w:tcW w:w="1001" w:type="dxa"/>
            <w:tcBorders>
              <w:top w:val="nil"/>
              <w:left w:val="nil"/>
              <w:bottom w:val="nil"/>
              <w:right w:val="nil"/>
            </w:tcBorders>
            <w:shd w:val="clear" w:color="000000" w:fill="FFFFFF"/>
            <w:vAlign w:val="center"/>
            <w:hideMark/>
          </w:tcPr>
          <w:p w14:paraId="2CFBBBDD"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2.17E+07</w:t>
            </w:r>
          </w:p>
        </w:tc>
        <w:tc>
          <w:tcPr>
            <w:tcW w:w="953" w:type="dxa"/>
            <w:tcBorders>
              <w:top w:val="nil"/>
              <w:left w:val="nil"/>
              <w:bottom w:val="nil"/>
              <w:right w:val="nil"/>
            </w:tcBorders>
            <w:shd w:val="clear" w:color="000000" w:fill="FFFFFF"/>
            <w:vAlign w:val="center"/>
            <w:hideMark/>
          </w:tcPr>
          <w:p w14:paraId="5062E82C"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2.21E+07</w:t>
            </w:r>
          </w:p>
        </w:tc>
        <w:tc>
          <w:tcPr>
            <w:tcW w:w="960" w:type="dxa"/>
            <w:tcBorders>
              <w:top w:val="nil"/>
              <w:left w:val="nil"/>
              <w:bottom w:val="nil"/>
              <w:right w:val="nil"/>
            </w:tcBorders>
            <w:shd w:val="clear" w:color="000000" w:fill="FFFFFF"/>
            <w:vAlign w:val="center"/>
            <w:hideMark/>
          </w:tcPr>
          <w:p w14:paraId="7D71C67C"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21781865</w:t>
            </w:r>
          </w:p>
        </w:tc>
      </w:tr>
      <w:tr w:rsidR="00546981" w:rsidRPr="00546981" w14:paraId="7F1E1E1C" w14:textId="77777777" w:rsidTr="00546981">
        <w:trPr>
          <w:trHeight w:val="300"/>
        </w:trPr>
        <w:tc>
          <w:tcPr>
            <w:tcW w:w="932" w:type="dxa"/>
            <w:tcBorders>
              <w:top w:val="nil"/>
              <w:left w:val="nil"/>
              <w:bottom w:val="nil"/>
              <w:right w:val="nil"/>
            </w:tcBorders>
            <w:shd w:val="clear" w:color="000000" w:fill="F5F5F5"/>
            <w:vAlign w:val="center"/>
            <w:hideMark/>
          </w:tcPr>
          <w:p w14:paraId="5A392223"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18</w:t>
            </w:r>
          </w:p>
        </w:tc>
        <w:tc>
          <w:tcPr>
            <w:tcW w:w="1283" w:type="dxa"/>
            <w:tcBorders>
              <w:top w:val="nil"/>
              <w:left w:val="nil"/>
              <w:bottom w:val="nil"/>
              <w:right w:val="nil"/>
            </w:tcBorders>
            <w:shd w:val="clear" w:color="000000" w:fill="F5F5F5"/>
            <w:vAlign w:val="center"/>
            <w:hideMark/>
          </w:tcPr>
          <w:p w14:paraId="5CDF86DC"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03/08/2022</w:t>
            </w:r>
          </w:p>
        </w:tc>
        <w:tc>
          <w:tcPr>
            <w:tcW w:w="971" w:type="dxa"/>
            <w:tcBorders>
              <w:top w:val="nil"/>
              <w:left w:val="nil"/>
              <w:bottom w:val="nil"/>
              <w:right w:val="nil"/>
            </w:tcBorders>
            <w:shd w:val="clear" w:color="000000" w:fill="F5F5F5"/>
            <w:vAlign w:val="center"/>
            <w:hideMark/>
          </w:tcPr>
          <w:p w14:paraId="06458037"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2.19E+07</w:t>
            </w:r>
          </w:p>
        </w:tc>
        <w:tc>
          <w:tcPr>
            <w:tcW w:w="1001" w:type="dxa"/>
            <w:tcBorders>
              <w:top w:val="nil"/>
              <w:left w:val="nil"/>
              <w:bottom w:val="nil"/>
              <w:right w:val="nil"/>
            </w:tcBorders>
            <w:shd w:val="clear" w:color="000000" w:fill="F5F5F5"/>
            <w:vAlign w:val="center"/>
            <w:hideMark/>
          </w:tcPr>
          <w:p w14:paraId="33546CBD"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2.17E+07</w:t>
            </w:r>
          </w:p>
        </w:tc>
        <w:tc>
          <w:tcPr>
            <w:tcW w:w="953" w:type="dxa"/>
            <w:tcBorders>
              <w:top w:val="nil"/>
              <w:left w:val="nil"/>
              <w:bottom w:val="nil"/>
              <w:right w:val="nil"/>
            </w:tcBorders>
            <w:shd w:val="clear" w:color="000000" w:fill="F5F5F5"/>
            <w:vAlign w:val="center"/>
            <w:hideMark/>
          </w:tcPr>
          <w:p w14:paraId="48DC4F53"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2.21E+07</w:t>
            </w:r>
          </w:p>
        </w:tc>
        <w:tc>
          <w:tcPr>
            <w:tcW w:w="960" w:type="dxa"/>
            <w:tcBorders>
              <w:top w:val="nil"/>
              <w:left w:val="nil"/>
              <w:bottom w:val="nil"/>
              <w:right w:val="nil"/>
            </w:tcBorders>
            <w:shd w:val="clear" w:color="000000" w:fill="F5F5F5"/>
            <w:vAlign w:val="center"/>
            <w:hideMark/>
          </w:tcPr>
          <w:p w14:paraId="46DBF3A0"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21790157</w:t>
            </w:r>
          </w:p>
        </w:tc>
      </w:tr>
      <w:tr w:rsidR="00546981" w:rsidRPr="00546981" w14:paraId="6CCCFB6F" w14:textId="77777777" w:rsidTr="00546981">
        <w:trPr>
          <w:trHeight w:val="300"/>
        </w:trPr>
        <w:tc>
          <w:tcPr>
            <w:tcW w:w="932" w:type="dxa"/>
            <w:tcBorders>
              <w:top w:val="nil"/>
              <w:left w:val="nil"/>
              <w:bottom w:val="nil"/>
              <w:right w:val="nil"/>
            </w:tcBorders>
            <w:shd w:val="clear" w:color="000000" w:fill="FFFFFF"/>
            <w:vAlign w:val="center"/>
            <w:hideMark/>
          </w:tcPr>
          <w:p w14:paraId="417601F9"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19</w:t>
            </w:r>
          </w:p>
        </w:tc>
        <w:tc>
          <w:tcPr>
            <w:tcW w:w="1283" w:type="dxa"/>
            <w:tcBorders>
              <w:top w:val="nil"/>
              <w:left w:val="nil"/>
              <w:bottom w:val="nil"/>
              <w:right w:val="nil"/>
            </w:tcBorders>
            <w:shd w:val="clear" w:color="000000" w:fill="FFFFFF"/>
            <w:vAlign w:val="center"/>
            <w:hideMark/>
          </w:tcPr>
          <w:p w14:paraId="67367337"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04/08/2022</w:t>
            </w:r>
          </w:p>
        </w:tc>
        <w:tc>
          <w:tcPr>
            <w:tcW w:w="971" w:type="dxa"/>
            <w:tcBorders>
              <w:top w:val="nil"/>
              <w:left w:val="nil"/>
              <w:bottom w:val="nil"/>
              <w:right w:val="nil"/>
            </w:tcBorders>
            <w:shd w:val="clear" w:color="000000" w:fill="FFFFFF"/>
            <w:vAlign w:val="center"/>
            <w:hideMark/>
          </w:tcPr>
          <w:p w14:paraId="2EEEE2F1"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2.20E+07</w:t>
            </w:r>
          </w:p>
        </w:tc>
        <w:tc>
          <w:tcPr>
            <w:tcW w:w="1001" w:type="dxa"/>
            <w:tcBorders>
              <w:top w:val="nil"/>
              <w:left w:val="nil"/>
              <w:bottom w:val="nil"/>
              <w:right w:val="nil"/>
            </w:tcBorders>
            <w:shd w:val="clear" w:color="000000" w:fill="FFFFFF"/>
            <w:vAlign w:val="center"/>
            <w:hideMark/>
          </w:tcPr>
          <w:p w14:paraId="1D8508DA"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2.18E+07</w:t>
            </w:r>
          </w:p>
        </w:tc>
        <w:tc>
          <w:tcPr>
            <w:tcW w:w="953" w:type="dxa"/>
            <w:tcBorders>
              <w:top w:val="nil"/>
              <w:left w:val="nil"/>
              <w:bottom w:val="nil"/>
              <w:right w:val="nil"/>
            </w:tcBorders>
            <w:shd w:val="clear" w:color="000000" w:fill="FFFFFF"/>
            <w:vAlign w:val="center"/>
            <w:hideMark/>
          </w:tcPr>
          <w:p w14:paraId="13B149BF"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2.21E+07</w:t>
            </w:r>
          </w:p>
        </w:tc>
        <w:tc>
          <w:tcPr>
            <w:tcW w:w="960" w:type="dxa"/>
            <w:tcBorders>
              <w:top w:val="nil"/>
              <w:left w:val="nil"/>
              <w:bottom w:val="nil"/>
              <w:right w:val="nil"/>
            </w:tcBorders>
            <w:shd w:val="clear" w:color="000000" w:fill="FFFFFF"/>
            <w:vAlign w:val="center"/>
            <w:hideMark/>
          </w:tcPr>
          <w:p w14:paraId="1366E0DB"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21797381</w:t>
            </w:r>
          </w:p>
        </w:tc>
      </w:tr>
      <w:tr w:rsidR="00546981" w:rsidRPr="00546981" w14:paraId="6AA1F90E" w14:textId="77777777" w:rsidTr="00546981">
        <w:trPr>
          <w:trHeight w:val="300"/>
        </w:trPr>
        <w:tc>
          <w:tcPr>
            <w:tcW w:w="932" w:type="dxa"/>
            <w:tcBorders>
              <w:top w:val="nil"/>
              <w:left w:val="nil"/>
              <w:bottom w:val="nil"/>
              <w:right w:val="nil"/>
            </w:tcBorders>
            <w:shd w:val="clear" w:color="000000" w:fill="F5F5F5"/>
            <w:vAlign w:val="center"/>
            <w:hideMark/>
          </w:tcPr>
          <w:p w14:paraId="0ED6D547"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20</w:t>
            </w:r>
          </w:p>
        </w:tc>
        <w:tc>
          <w:tcPr>
            <w:tcW w:w="1283" w:type="dxa"/>
            <w:tcBorders>
              <w:top w:val="nil"/>
              <w:left w:val="nil"/>
              <w:bottom w:val="nil"/>
              <w:right w:val="nil"/>
            </w:tcBorders>
            <w:shd w:val="clear" w:color="000000" w:fill="F5F5F5"/>
            <w:vAlign w:val="center"/>
            <w:hideMark/>
          </w:tcPr>
          <w:p w14:paraId="62C0B352"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15/08/2022</w:t>
            </w:r>
          </w:p>
        </w:tc>
        <w:tc>
          <w:tcPr>
            <w:tcW w:w="971" w:type="dxa"/>
            <w:tcBorders>
              <w:top w:val="nil"/>
              <w:left w:val="nil"/>
              <w:bottom w:val="nil"/>
              <w:right w:val="nil"/>
            </w:tcBorders>
            <w:shd w:val="clear" w:color="000000" w:fill="F5F5F5"/>
            <w:vAlign w:val="center"/>
            <w:hideMark/>
          </w:tcPr>
          <w:p w14:paraId="15AC4947"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2.19E+07</w:t>
            </w:r>
          </w:p>
        </w:tc>
        <w:tc>
          <w:tcPr>
            <w:tcW w:w="1001" w:type="dxa"/>
            <w:tcBorders>
              <w:top w:val="nil"/>
              <w:left w:val="nil"/>
              <w:bottom w:val="nil"/>
              <w:right w:val="nil"/>
            </w:tcBorders>
            <w:shd w:val="clear" w:color="000000" w:fill="F5F5F5"/>
            <w:vAlign w:val="center"/>
            <w:hideMark/>
          </w:tcPr>
          <w:p w14:paraId="0D83DF45"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2.18E+07</w:t>
            </w:r>
          </w:p>
        </w:tc>
        <w:tc>
          <w:tcPr>
            <w:tcW w:w="953" w:type="dxa"/>
            <w:tcBorders>
              <w:top w:val="nil"/>
              <w:left w:val="nil"/>
              <w:bottom w:val="nil"/>
              <w:right w:val="nil"/>
            </w:tcBorders>
            <w:shd w:val="clear" w:color="000000" w:fill="F5F5F5"/>
            <w:vAlign w:val="center"/>
            <w:hideMark/>
          </w:tcPr>
          <w:p w14:paraId="17190F91"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2.21E+07</w:t>
            </w:r>
          </w:p>
        </w:tc>
        <w:tc>
          <w:tcPr>
            <w:tcW w:w="960" w:type="dxa"/>
            <w:tcBorders>
              <w:top w:val="nil"/>
              <w:left w:val="nil"/>
              <w:bottom w:val="nil"/>
              <w:right w:val="nil"/>
            </w:tcBorders>
            <w:shd w:val="clear" w:color="000000" w:fill="F5F5F5"/>
            <w:vAlign w:val="center"/>
            <w:hideMark/>
          </w:tcPr>
          <w:p w14:paraId="3776FBAD"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21865083</w:t>
            </w:r>
          </w:p>
        </w:tc>
      </w:tr>
      <w:tr w:rsidR="00546981" w:rsidRPr="00546981" w14:paraId="4DCC0A88" w14:textId="77777777" w:rsidTr="00546981">
        <w:trPr>
          <w:trHeight w:val="300"/>
        </w:trPr>
        <w:tc>
          <w:tcPr>
            <w:tcW w:w="932" w:type="dxa"/>
            <w:tcBorders>
              <w:top w:val="nil"/>
              <w:left w:val="nil"/>
              <w:bottom w:val="nil"/>
              <w:right w:val="nil"/>
            </w:tcBorders>
            <w:shd w:val="clear" w:color="000000" w:fill="FFFFFF"/>
            <w:vAlign w:val="center"/>
            <w:hideMark/>
          </w:tcPr>
          <w:p w14:paraId="62DC8CCA"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21</w:t>
            </w:r>
          </w:p>
        </w:tc>
        <w:tc>
          <w:tcPr>
            <w:tcW w:w="1283" w:type="dxa"/>
            <w:tcBorders>
              <w:top w:val="nil"/>
              <w:left w:val="nil"/>
              <w:bottom w:val="nil"/>
              <w:right w:val="nil"/>
            </w:tcBorders>
            <w:shd w:val="clear" w:color="000000" w:fill="FFFFFF"/>
            <w:vAlign w:val="center"/>
            <w:hideMark/>
          </w:tcPr>
          <w:p w14:paraId="42120124"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16/08/2022</w:t>
            </w:r>
          </w:p>
        </w:tc>
        <w:tc>
          <w:tcPr>
            <w:tcW w:w="971" w:type="dxa"/>
            <w:tcBorders>
              <w:top w:val="nil"/>
              <w:left w:val="nil"/>
              <w:bottom w:val="nil"/>
              <w:right w:val="nil"/>
            </w:tcBorders>
            <w:shd w:val="clear" w:color="000000" w:fill="FFFFFF"/>
            <w:vAlign w:val="center"/>
            <w:hideMark/>
          </w:tcPr>
          <w:p w14:paraId="47C2A129"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2.19E+07</w:t>
            </w:r>
          </w:p>
        </w:tc>
        <w:tc>
          <w:tcPr>
            <w:tcW w:w="1001" w:type="dxa"/>
            <w:tcBorders>
              <w:top w:val="nil"/>
              <w:left w:val="nil"/>
              <w:bottom w:val="nil"/>
              <w:right w:val="nil"/>
            </w:tcBorders>
            <w:shd w:val="clear" w:color="000000" w:fill="FFFFFF"/>
            <w:vAlign w:val="center"/>
            <w:hideMark/>
          </w:tcPr>
          <w:p w14:paraId="10AD8EFE"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2.18E+07</w:t>
            </w:r>
          </w:p>
        </w:tc>
        <w:tc>
          <w:tcPr>
            <w:tcW w:w="953" w:type="dxa"/>
            <w:tcBorders>
              <w:top w:val="nil"/>
              <w:left w:val="nil"/>
              <w:bottom w:val="nil"/>
              <w:right w:val="nil"/>
            </w:tcBorders>
            <w:shd w:val="clear" w:color="000000" w:fill="FFFFFF"/>
            <w:vAlign w:val="center"/>
            <w:hideMark/>
          </w:tcPr>
          <w:p w14:paraId="6D536BBB"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2.21E+07</w:t>
            </w:r>
          </w:p>
        </w:tc>
        <w:tc>
          <w:tcPr>
            <w:tcW w:w="960" w:type="dxa"/>
            <w:tcBorders>
              <w:top w:val="nil"/>
              <w:left w:val="nil"/>
              <w:bottom w:val="nil"/>
              <w:right w:val="nil"/>
            </w:tcBorders>
            <w:shd w:val="clear" w:color="000000" w:fill="FFFFFF"/>
            <w:vAlign w:val="center"/>
            <w:hideMark/>
          </w:tcPr>
          <w:p w14:paraId="3458CD62"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21870549</w:t>
            </w:r>
          </w:p>
        </w:tc>
      </w:tr>
      <w:tr w:rsidR="00546981" w:rsidRPr="00546981" w14:paraId="1AD09D44" w14:textId="77777777" w:rsidTr="00546981">
        <w:trPr>
          <w:trHeight w:val="300"/>
        </w:trPr>
        <w:tc>
          <w:tcPr>
            <w:tcW w:w="932" w:type="dxa"/>
            <w:tcBorders>
              <w:top w:val="nil"/>
              <w:left w:val="nil"/>
              <w:bottom w:val="nil"/>
              <w:right w:val="nil"/>
            </w:tcBorders>
            <w:shd w:val="clear" w:color="000000" w:fill="F5F5F5"/>
            <w:vAlign w:val="center"/>
            <w:hideMark/>
          </w:tcPr>
          <w:p w14:paraId="27BCECC2"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22</w:t>
            </w:r>
          </w:p>
        </w:tc>
        <w:tc>
          <w:tcPr>
            <w:tcW w:w="1283" w:type="dxa"/>
            <w:tcBorders>
              <w:top w:val="nil"/>
              <w:left w:val="nil"/>
              <w:bottom w:val="nil"/>
              <w:right w:val="nil"/>
            </w:tcBorders>
            <w:shd w:val="clear" w:color="000000" w:fill="F5F5F5"/>
            <w:vAlign w:val="center"/>
            <w:hideMark/>
          </w:tcPr>
          <w:p w14:paraId="15D390CA"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17/08/2022</w:t>
            </w:r>
          </w:p>
        </w:tc>
        <w:tc>
          <w:tcPr>
            <w:tcW w:w="971" w:type="dxa"/>
            <w:tcBorders>
              <w:top w:val="nil"/>
              <w:left w:val="nil"/>
              <w:bottom w:val="nil"/>
              <w:right w:val="nil"/>
            </w:tcBorders>
            <w:shd w:val="clear" w:color="000000" w:fill="F5F5F5"/>
            <w:vAlign w:val="center"/>
            <w:hideMark/>
          </w:tcPr>
          <w:p w14:paraId="706665B4"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2.19E+07</w:t>
            </w:r>
          </w:p>
        </w:tc>
        <w:tc>
          <w:tcPr>
            <w:tcW w:w="1001" w:type="dxa"/>
            <w:tcBorders>
              <w:top w:val="nil"/>
              <w:left w:val="nil"/>
              <w:bottom w:val="nil"/>
              <w:right w:val="nil"/>
            </w:tcBorders>
            <w:shd w:val="clear" w:color="000000" w:fill="F5F5F5"/>
            <w:vAlign w:val="center"/>
            <w:hideMark/>
          </w:tcPr>
          <w:p w14:paraId="23589FCE"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2.18E+07</w:t>
            </w:r>
          </w:p>
        </w:tc>
        <w:tc>
          <w:tcPr>
            <w:tcW w:w="953" w:type="dxa"/>
            <w:tcBorders>
              <w:top w:val="nil"/>
              <w:left w:val="nil"/>
              <w:bottom w:val="nil"/>
              <w:right w:val="nil"/>
            </w:tcBorders>
            <w:shd w:val="clear" w:color="000000" w:fill="F5F5F5"/>
            <w:vAlign w:val="center"/>
            <w:hideMark/>
          </w:tcPr>
          <w:p w14:paraId="19F76D97"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2.21E+07</w:t>
            </w:r>
          </w:p>
        </w:tc>
        <w:tc>
          <w:tcPr>
            <w:tcW w:w="960" w:type="dxa"/>
            <w:tcBorders>
              <w:top w:val="nil"/>
              <w:left w:val="nil"/>
              <w:bottom w:val="nil"/>
              <w:right w:val="nil"/>
            </w:tcBorders>
            <w:shd w:val="clear" w:color="000000" w:fill="F5F5F5"/>
            <w:vAlign w:val="center"/>
            <w:hideMark/>
          </w:tcPr>
          <w:p w14:paraId="443405D5"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21875539</w:t>
            </w:r>
          </w:p>
        </w:tc>
      </w:tr>
      <w:tr w:rsidR="00546981" w:rsidRPr="00546981" w14:paraId="7D6FC7A9" w14:textId="77777777" w:rsidTr="00546981">
        <w:trPr>
          <w:trHeight w:val="300"/>
        </w:trPr>
        <w:tc>
          <w:tcPr>
            <w:tcW w:w="932" w:type="dxa"/>
            <w:tcBorders>
              <w:top w:val="nil"/>
              <w:left w:val="nil"/>
              <w:bottom w:val="nil"/>
              <w:right w:val="nil"/>
            </w:tcBorders>
            <w:shd w:val="clear" w:color="000000" w:fill="FFFFFF"/>
            <w:vAlign w:val="center"/>
            <w:hideMark/>
          </w:tcPr>
          <w:p w14:paraId="502DE7DC"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23</w:t>
            </w:r>
          </w:p>
        </w:tc>
        <w:tc>
          <w:tcPr>
            <w:tcW w:w="1283" w:type="dxa"/>
            <w:tcBorders>
              <w:top w:val="nil"/>
              <w:left w:val="nil"/>
              <w:bottom w:val="nil"/>
              <w:right w:val="nil"/>
            </w:tcBorders>
            <w:shd w:val="clear" w:color="000000" w:fill="FFFFFF"/>
            <w:vAlign w:val="center"/>
            <w:hideMark/>
          </w:tcPr>
          <w:p w14:paraId="0C24B892"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18/08/2022</w:t>
            </w:r>
          </w:p>
        </w:tc>
        <w:tc>
          <w:tcPr>
            <w:tcW w:w="971" w:type="dxa"/>
            <w:tcBorders>
              <w:top w:val="nil"/>
              <w:left w:val="nil"/>
              <w:bottom w:val="nil"/>
              <w:right w:val="nil"/>
            </w:tcBorders>
            <w:shd w:val="clear" w:color="000000" w:fill="FFFFFF"/>
            <w:vAlign w:val="center"/>
            <w:hideMark/>
          </w:tcPr>
          <w:p w14:paraId="77C95DC0"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2.20E+07</w:t>
            </w:r>
          </w:p>
        </w:tc>
        <w:tc>
          <w:tcPr>
            <w:tcW w:w="1001" w:type="dxa"/>
            <w:tcBorders>
              <w:top w:val="nil"/>
              <w:left w:val="nil"/>
              <w:bottom w:val="nil"/>
              <w:right w:val="nil"/>
            </w:tcBorders>
            <w:shd w:val="clear" w:color="000000" w:fill="FFFFFF"/>
            <w:vAlign w:val="center"/>
            <w:hideMark/>
          </w:tcPr>
          <w:p w14:paraId="031E8F1B"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2.18E+07</w:t>
            </w:r>
          </w:p>
        </w:tc>
        <w:tc>
          <w:tcPr>
            <w:tcW w:w="953" w:type="dxa"/>
            <w:tcBorders>
              <w:top w:val="nil"/>
              <w:left w:val="nil"/>
              <w:bottom w:val="nil"/>
              <w:right w:val="nil"/>
            </w:tcBorders>
            <w:shd w:val="clear" w:color="000000" w:fill="FFFFFF"/>
            <w:vAlign w:val="center"/>
            <w:hideMark/>
          </w:tcPr>
          <w:p w14:paraId="4664B821"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2.21E+07</w:t>
            </w:r>
          </w:p>
        </w:tc>
        <w:tc>
          <w:tcPr>
            <w:tcW w:w="960" w:type="dxa"/>
            <w:tcBorders>
              <w:top w:val="nil"/>
              <w:left w:val="nil"/>
              <w:bottom w:val="nil"/>
              <w:right w:val="nil"/>
            </w:tcBorders>
            <w:shd w:val="clear" w:color="000000" w:fill="FFFFFF"/>
            <w:vAlign w:val="center"/>
            <w:hideMark/>
          </w:tcPr>
          <w:p w14:paraId="20F8A21C"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21880060</w:t>
            </w:r>
          </w:p>
        </w:tc>
      </w:tr>
      <w:tr w:rsidR="00546981" w:rsidRPr="00546981" w14:paraId="3132A9B4" w14:textId="77777777" w:rsidTr="00546981">
        <w:trPr>
          <w:trHeight w:val="300"/>
        </w:trPr>
        <w:tc>
          <w:tcPr>
            <w:tcW w:w="932" w:type="dxa"/>
            <w:tcBorders>
              <w:top w:val="nil"/>
              <w:left w:val="nil"/>
              <w:bottom w:val="nil"/>
              <w:right w:val="nil"/>
            </w:tcBorders>
            <w:shd w:val="clear" w:color="000000" w:fill="F5F5F5"/>
            <w:vAlign w:val="center"/>
            <w:hideMark/>
          </w:tcPr>
          <w:p w14:paraId="444BA724"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24</w:t>
            </w:r>
          </w:p>
        </w:tc>
        <w:tc>
          <w:tcPr>
            <w:tcW w:w="1283" w:type="dxa"/>
            <w:tcBorders>
              <w:top w:val="nil"/>
              <w:left w:val="nil"/>
              <w:bottom w:val="nil"/>
              <w:right w:val="nil"/>
            </w:tcBorders>
            <w:shd w:val="clear" w:color="000000" w:fill="F5F5F5"/>
            <w:vAlign w:val="center"/>
            <w:hideMark/>
          </w:tcPr>
          <w:p w14:paraId="2557D696"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19/08/2022</w:t>
            </w:r>
          </w:p>
        </w:tc>
        <w:tc>
          <w:tcPr>
            <w:tcW w:w="971" w:type="dxa"/>
            <w:tcBorders>
              <w:top w:val="nil"/>
              <w:left w:val="nil"/>
              <w:bottom w:val="nil"/>
              <w:right w:val="nil"/>
            </w:tcBorders>
            <w:shd w:val="clear" w:color="000000" w:fill="F5F5F5"/>
            <w:vAlign w:val="center"/>
            <w:hideMark/>
          </w:tcPr>
          <w:p w14:paraId="35D00F69"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2.20E+07</w:t>
            </w:r>
          </w:p>
        </w:tc>
        <w:tc>
          <w:tcPr>
            <w:tcW w:w="1001" w:type="dxa"/>
            <w:tcBorders>
              <w:top w:val="nil"/>
              <w:left w:val="nil"/>
              <w:bottom w:val="nil"/>
              <w:right w:val="nil"/>
            </w:tcBorders>
            <w:shd w:val="clear" w:color="000000" w:fill="F5F5F5"/>
            <w:vAlign w:val="center"/>
            <w:hideMark/>
          </w:tcPr>
          <w:p w14:paraId="09EBFD99"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2.18E+07</w:t>
            </w:r>
          </w:p>
        </w:tc>
        <w:tc>
          <w:tcPr>
            <w:tcW w:w="953" w:type="dxa"/>
            <w:tcBorders>
              <w:top w:val="nil"/>
              <w:left w:val="nil"/>
              <w:bottom w:val="nil"/>
              <w:right w:val="nil"/>
            </w:tcBorders>
            <w:shd w:val="clear" w:color="000000" w:fill="F5F5F5"/>
            <w:vAlign w:val="center"/>
            <w:hideMark/>
          </w:tcPr>
          <w:p w14:paraId="3D6C90E0"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2.21E+07</w:t>
            </w:r>
          </w:p>
        </w:tc>
        <w:tc>
          <w:tcPr>
            <w:tcW w:w="960" w:type="dxa"/>
            <w:tcBorders>
              <w:top w:val="nil"/>
              <w:left w:val="nil"/>
              <w:bottom w:val="nil"/>
              <w:right w:val="nil"/>
            </w:tcBorders>
            <w:shd w:val="clear" w:color="000000" w:fill="F5F5F5"/>
            <w:vAlign w:val="center"/>
            <w:hideMark/>
          </w:tcPr>
          <w:p w14:paraId="08FEC75B"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21884016</w:t>
            </w:r>
          </w:p>
        </w:tc>
      </w:tr>
      <w:tr w:rsidR="00546981" w:rsidRPr="00546981" w14:paraId="3EAB5434" w14:textId="77777777" w:rsidTr="00546981">
        <w:trPr>
          <w:trHeight w:val="300"/>
        </w:trPr>
        <w:tc>
          <w:tcPr>
            <w:tcW w:w="932" w:type="dxa"/>
            <w:tcBorders>
              <w:top w:val="nil"/>
              <w:left w:val="nil"/>
              <w:bottom w:val="nil"/>
              <w:right w:val="nil"/>
            </w:tcBorders>
            <w:shd w:val="clear" w:color="000000" w:fill="FFFFFF"/>
            <w:vAlign w:val="center"/>
            <w:hideMark/>
          </w:tcPr>
          <w:p w14:paraId="7FA52857"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25</w:t>
            </w:r>
          </w:p>
        </w:tc>
        <w:tc>
          <w:tcPr>
            <w:tcW w:w="1283" w:type="dxa"/>
            <w:tcBorders>
              <w:top w:val="nil"/>
              <w:left w:val="nil"/>
              <w:bottom w:val="nil"/>
              <w:right w:val="nil"/>
            </w:tcBorders>
            <w:shd w:val="clear" w:color="000000" w:fill="FFFFFF"/>
            <w:vAlign w:val="center"/>
            <w:hideMark/>
          </w:tcPr>
          <w:p w14:paraId="7E099C85"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20/08/2022</w:t>
            </w:r>
          </w:p>
        </w:tc>
        <w:tc>
          <w:tcPr>
            <w:tcW w:w="971" w:type="dxa"/>
            <w:tcBorders>
              <w:top w:val="nil"/>
              <w:left w:val="nil"/>
              <w:bottom w:val="nil"/>
              <w:right w:val="nil"/>
            </w:tcBorders>
            <w:shd w:val="clear" w:color="000000" w:fill="FFFFFF"/>
            <w:vAlign w:val="center"/>
            <w:hideMark/>
          </w:tcPr>
          <w:p w14:paraId="51C69187"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2.20E+07</w:t>
            </w:r>
          </w:p>
        </w:tc>
        <w:tc>
          <w:tcPr>
            <w:tcW w:w="1001" w:type="dxa"/>
            <w:tcBorders>
              <w:top w:val="nil"/>
              <w:left w:val="nil"/>
              <w:bottom w:val="nil"/>
              <w:right w:val="nil"/>
            </w:tcBorders>
            <w:shd w:val="clear" w:color="000000" w:fill="FFFFFF"/>
            <w:vAlign w:val="center"/>
            <w:hideMark/>
          </w:tcPr>
          <w:p w14:paraId="49C9C195"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2.19E+07</w:t>
            </w:r>
          </w:p>
        </w:tc>
        <w:tc>
          <w:tcPr>
            <w:tcW w:w="953" w:type="dxa"/>
            <w:tcBorders>
              <w:top w:val="nil"/>
              <w:left w:val="nil"/>
              <w:bottom w:val="nil"/>
              <w:right w:val="nil"/>
            </w:tcBorders>
            <w:shd w:val="clear" w:color="000000" w:fill="FFFFFF"/>
            <w:vAlign w:val="center"/>
            <w:hideMark/>
          </w:tcPr>
          <w:p w14:paraId="5C144D4A"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2.21E+07</w:t>
            </w:r>
          </w:p>
        </w:tc>
        <w:tc>
          <w:tcPr>
            <w:tcW w:w="960" w:type="dxa"/>
            <w:tcBorders>
              <w:top w:val="nil"/>
              <w:left w:val="nil"/>
              <w:bottom w:val="nil"/>
              <w:right w:val="nil"/>
            </w:tcBorders>
            <w:shd w:val="clear" w:color="000000" w:fill="FFFFFF"/>
            <w:vAlign w:val="center"/>
            <w:hideMark/>
          </w:tcPr>
          <w:p w14:paraId="11E5F9C2"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21887489</w:t>
            </w:r>
          </w:p>
        </w:tc>
      </w:tr>
      <w:tr w:rsidR="00546981" w:rsidRPr="00546981" w14:paraId="32CFF2A9" w14:textId="77777777" w:rsidTr="00546981">
        <w:trPr>
          <w:trHeight w:val="300"/>
        </w:trPr>
        <w:tc>
          <w:tcPr>
            <w:tcW w:w="932" w:type="dxa"/>
            <w:tcBorders>
              <w:top w:val="nil"/>
              <w:left w:val="nil"/>
              <w:bottom w:val="nil"/>
              <w:right w:val="nil"/>
            </w:tcBorders>
            <w:shd w:val="clear" w:color="000000" w:fill="F5F5F5"/>
            <w:vAlign w:val="center"/>
            <w:hideMark/>
          </w:tcPr>
          <w:p w14:paraId="4DCA28BB"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26</w:t>
            </w:r>
          </w:p>
        </w:tc>
        <w:tc>
          <w:tcPr>
            <w:tcW w:w="1283" w:type="dxa"/>
            <w:tcBorders>
              <w:top w:val="nil"/>
              <w:left w:val="nil"/>
              <w:bottom w:val="nil"/>
              <w:right w:val="nil"/>
            </w:tcBorders>
            <w:shd w:val="clear" w:color="000000" w:fill="F5F5F5"/>
            <w:vAlign w:val="center"/>
            <w:hideMark/>
          </w:tcPr>
          <w:p w14:paraId="5F895F9B"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21/08/2022</w:t>
            </w:r>
          </w:p>
        </w:tc>
        <w:tc>
          <w:tcPr>
            <w:tcW w:w="971" w:type="dxa"/>
            <w:tcBorders>
              <w:top w:val="nil"/>
              <w:left w:val="nil"/>
              <w:bottom w:val="nil"/>
              <w:right w:val="nil"/>
            </w:tcBorders>
            <w:shd w:val="clear" w:color="000000" w:fill="F5F5F5"/>
            <w:vAlign w:val="center"/>
            <w:hideMark/>
          </w:tcPr>
          <w:p w14:paraId="342596B3"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2.20E+07</w:t>
            </w:r>
          </w:p>
        </w:tc>
        <w:tc>
          <w:tcPr>
            <w:tcW w:w="1001" w:type="dxa"/>
            <w:tcBorders>
              <w:top w:val="nil"/>
              <w:left w:val="nil"/>
              <w:bottom w:val="nil"/>
              <w:right w:val="nil"/>
            </w:tcBorders>
            <w:shd w:val="clear" w:color="000000" w:fill="F5F5F5"/>
            <w:vAlign w:val="center"/>
            <w:hideMark/>
          </w:tcPr>
          <w:p w14:paraId="21131F41"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2.19E+07</w:t>
            </w:r>
          </w:p>
        </w:tc>
        <w:tc>
          <w:tcPr>
            <w:tcW w:w="953" w:type="dxa"/>
            <w:tcBorders>
              <w:top w:val="nil"/>
              <w:left w:val="nil"/>
              <w:bottom w:val="nil"/>
              <w:right w:val="nil"/>
            </w:tcBorders>
            <w:shd w:val="clear" w:color="000000" w:fill="F5F5F5"/>
            <w:vAlign w:val="center"/>
            <w:hideMark/>
          </w:tcPr>
          <w:p w14:paraId="75A2CC5D"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2.21E+07</w:t>
            </w:r>
          </w:p>
        </w:tc>
        <w:tc>
          <w:tcPr>
            <w:tcW w:w="960" w:type="dxa"/>
            <w:tcBorders>
              <w:top w:val="nil"/>
              <w:left w:val="nil"/>
              <w:bottom w:val="nil"/>
              <w:right w:val="nil"/>
            </w:tcBorders>
            <w:shd w:val="clear" w:color="000000" w:fill="F5F5F5"/>
            <w:vAlign w:val="center"/>
            <w:hideMark/>
          </w:tcPr>
          <w:p w14:paraId="0186FE21"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21891529</w:t>
            </w:r>
          </w:p>
        </w:tc>
      </w:tr>
      <w:tr w:rsidR="00546981" w:rsidRPr="00546981" w14:paraId="124B70FB" w14:textId="77777777" w:rsidTr="00546981">
        <w:trPr>
          <w:trHeight w:val="300"/>
        </w:trPr>
        <w:tc>
          <w:tcPr>
            <w:tcW w:w="932" w:type="dxa"/>
            <w:tcBorders>
              <w:top w:val="nil"/>
              <w:left w:val="nil"/>
              <w:bottom w:val="nil"/>
              <w:right w:val="nil"/>
            </w:tcBorders>
            <w:shd w:val="clear" w:color="000000" w:fill="FFFFFF"/>
            <w:vAlign w:val="center"/>
            <w:hideMark/>
          </w:tcPr>
          <w:p w14:paraId="6E9CF97C"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27</w:t>
            </w:r>
          </w:p>
        </w:tc>
        <w:tc>
          <w:tcPr>
            <w:tcW w:w="1283" w:type="dxa"/>
            <w:tcBorders>
              <w:top w:val="nil"/>
              <w:left w:val="nil"/>
              <w:bottom w:val="nil"/>
              <w:right w:val="nil"/>
            </w:tcBorders>
            <w:shd w:val="clear" w:color="000000" w:fill="FFFFFF"/>
            <w:vAlign w:val="center"/>
            <w:hideMark/>
          </w:tcPr>
          <w:p w14:paraId="171C0951"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22/08/2022</w:t>
            </w:r>
          </w:p>
        </w:tc>
        <w:tc>
          <w:tcPr>
            <w:tcW w:w="971" w:type="dxa"/>
            <w:tcBorders>
              <w:top w:val="nil"/>
              <w:left w:val="nil"/>
              <w:bottom w:val="nil"/>
              <w:right w:val="nil"/>
            </w:tcBorders>
            <w:shd w:val="clear" w:color="000000" w:fill="FFFFFF"/>
            <w:vAlign w:val="center"/>
            <w:hideMark/>
          </w:tcPr>
          <w:p w14:paraId="299E1CA7"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2.20E+07</w:t>
            </w:r>
          </w:p>
        </w:tc>
        <w:tc>
          <w:tcPr>
            <w:tcW w:w="1001" w:type="dxa"/>
            <w:tcBorders>
              <w:top w:val="nil"/>
              <w:left w:val="nil"/>
              <w:bottom w:val="nil"/>
              <w:right w:val="nil"/>
            </w:tcBorders>
            <w:shd w:val="clear" w:color="000000" w:fill="FFFFFF"/>
            <w:vAlign w:val="center"/>
            <w:hideMark/>
          </w:tcPr>
          <w:p w14:paraId="31BDFD4C"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2.19E+07</w:t>
            </w:r>
          </w:p>
        </w:tc>
        <w:tc>
          <w:tcPr>
            <w:tcW w:w="953" w:type="dxa"/>
            <w:tcBorders>
              <w:top w:val="nil"/>
              <w:left w:val="nil"/>
              <w:bottom w:val="nil"/>
              <w:right w:val="nil"/>
            </w:tcBorders>
            <w:shd w:val="clear" w:color="000000" w:fill="FFFFFF"/>
            <w:vAlign w:val="center"/>
            <w:hideMark/>
          </w:tcPr>
          <w:p w14:paraId="60AB2326"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2.22E+07</w:t>
            </w:r>
          </w:p>
        </w:tc>
        <w:tc>
          <w:tcPr>
            <w:tcW w:w="960" w:type="dxa"/>
            <w:tcBorders>
              <w:top w:val="nil"/>
              <w:left w:val="nil"/>
              <w:bottom w:val="nil"/>
              <w:right w:val="nil"/>
            </w:tcBorders>
            <w:shd w:val="clear" w:color="000000" w:fill="FFFFFF"/>
            <w:vAlign w:val="center"/>
            <w:hideMark/>
          </w:tcPr>
          <w:p w14:paraId="20706124"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21896695</w:t>
            </w:r>
          </w:p>
        </w:tc>
      </w:tr>
      <w:tr w:rsidR="00546981" w:rsidRPr="00546981" w14:paraId="521BE90F" w14:textId="77777777" w:rsidTr="00546981">
        <w:trPr>
          <w:trHeight w:val="300"/>
        </w:trPr>
        <w:tc>
          <w:tcPr>
            <w:tcW w:w="932" w:type="dxa"/>
            <w:tcBorders>
              <w:top w:val="nil"/>
              <w:left w:val="nil"/>
              <w:bottom w:val="nil"/>
              <w:right w:val="nil"/>
            </w:tcBorders>
            <w:shd w:val="clear" w:color="000000" w:fill="F5F5F5"/>
            <w:vAlign w:val="center"/>
            <w:hideMark/>
          </w:tcPr>
          <w:p w14:paraId="733A0AEC"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28</w:t>
            </w:r>
          </w:p>
        </w:tc>
        <w:tc>
          <w:tcPr>
            <w:tcW w:w="1283" w:type="dxa"/>
            <w:tcBorders>
              <w:top w:val="nil"/>
              <w:left w:val="nil"/>
              <w:bottom w:val="nil"/>
              <w:right w:val="nil"/>
            </w:tcBorders>
            <w:shd w:val="clear" w:color="000000" w:fill="F5F5F5"/>
            <w:vAlign w:val="center"/>
            <w:hideMark/>
          </w:tcPr>
          <w:p w14:paraId="14C1F35A"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23/08/2022</w:t>
            </w:r>
          </w:p>
        </w:tc>
        <w:tc>
          <w:tcPr>
            <w:tcW w:w="971" w:type="dxa"/>
            <w:tcBorders>
              <w:top w:val="nil"/>
              <w:left w:val="nil"/>
              <w:bottom w:val="nil"/>
              <w:right w:val="nil"/>
            </w:tcBorders>
            <w:shd w:val="clear" w:color="000000" w:fill="F5F5F5"/>
            <w:vAlign w:val="center"/>
            <w:hideMark/>
          </w:tcPr>
          <w:p w14:paraId="6FA181A9"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2.20E+07</w:t>
            </w:r>
          </w:p>
        </w:tc>
        <w:tc>
          <w:tcPr>
            <w:tcW w:w="1001" w:type="dxa"/>
            <w:tcBorders>
              <w:top w:val="nil"/>
              <w:left w:val="nil"/>
              <w:bottom w:val="nil"/>
              <w:right w:val="nil"/>
            </w:tcBorders>
            <w:shd w:val="clear" w:color="000000" w:fill="F5F5F5"/>
            <w:vAlign w:val="center"/>
            <w:hideMark/>
          </w:tcPr>
          <w:p w14:paraId="21F8128E"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2.19E+07</w:t>
            </w:r>
          </w:p>
        </w:tc>
        <w:tc>
          <w:tcPr>
            <w:tcW w:w="953" w:type="dxa"/>
            <w:tcBorders>
              <w:top w:val="nil"/>
              <w:left w:val="nil"/>
              <w:bottom w:val="nil"/>
              <w:right w:val="nil"/>
            </w:tcBorders>
            <w:shd w:val="clear" w:color="000000" w:fill="F5F5F5"/>
            <w:vAlign w:val="center"/>
            <w:hideMark/>
          </w:tcPr>
          <w:p w14:paraId="44EC8343"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2.22E+07</w:t>
            </w:r>
          </w:p>
        </w:tc>
        <w:tc>
          <w:tcPr>
            <w:tcW w:w="960" w:type="dxa"/>
            <w:tcBorders>
              <w:top w:val="nil"/>
              <w:left w:val="nil"/>
              <w:bottom w:val="nil"/>
              <w:right w:val="nil"/>
            </w:tcBorders>
            <w:shd w:val="clear" w:color="000000" w:fill="F5F5F5"/>
            <w:vAlign w:val="center"/>
            <w:hideMark/>
          </w:tcPr>
          <w:p w14:paraId="40748B97"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21901421</w:t>
            </w:r>
          </w:p>
        </w:tc>
      </w:tr>
      <w:tr w:rsidR="00546981" w:rsidRPr="00546981" w14:paraId="7BB1A213" w14:textId="77777777" w:rsidTr="00546981">
        <w:trPr>
          <w:trHeight w:val="300"/>
        </w:trPr>
        <w:tc>
          <w:tcPr>
            <w:tcW w:w="932" w:type="dxa"/>
            <w:tcBorders>
              <w:top w:val="nil"/>
              <w:left w:val="nil"/>
              <w:bottom w:val="nil"/>
              <w:right w:val="nil"/>
            </w:tcBorders>
            <w:shd w:val="clear" w:color="000000" w:fill="FFFFFF"/>
            <w:vAlign w:val="center"/>
            <w:hideMark/>
          </w:tcPr>
          <w:p w14:paraId="13C8D00D"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29</w:t>
            </w:r>
          </w:p>
        </w:tc>
        <w:tc>
          <w:tcPr>
            <w:tcW w:w="1283" w:type="dxa"/>
            <w:tcBorders>
              <w:top w:val="nil"/>
              <w:left w:val="nil"/>
              <w:bottom w:val="nil"/>
              <w:right w:val="nil"/>
            </w:tcBorders>
            <w:shd w:val="clear" w:color="000000" w:fill="FFFFFF"/>
            <w:vAlign w:val="center"/>
            <w:hideMark/>
          </w:tcPr>
          <w:p w14:paraId="19E22FE8"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24/08/2022</w:t>
            </w:r>
          </w:p>
        </w:tc>
        <w:tc>
          <w:tcPr>
            <w:tcW w:w="971" w:type="dxa"/>
            <w:tcBorders>
              <w:top w:val="nil"/>
              <w:left w:val="nil"/>
              <w:bottom w:val="nil"/>
              <w:right w:val="nil"/>
            </w:tcBorders>
            <w:shd w:val="clear" w:color="000000" w:fill="FFFFFF"/>
            <w:vAlign w:val="center"/>
            <w:hideMark/>
          </w:tcPr>
          <w:p w14:paraId="15549F11"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2.20E+07</w:t>
            </w:r>
          </w:p>
        </w:tc>
        <w:tc>
          <w:tcPr>
            <w:tcW w:w="1001" w:type="dxa"/>
            <w:tcBorders>
              <w:top w:val="nil"/>
              <w:left w:val="nil"/>
              <w:bottom w:val="nil"/>
              <w:right w:val="nil"/>
            </w:tcBorders>
            <w:shd w:val="clear" w:color="000000" w:fill="FFFFFF"/>
            <w:vAlign w:val="center"/>
            <w:hideMark/>
          </w:tcPr>
          <w:p w14:paraId="6A670319"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2.19E+07</w:t>
            </w:r>
          </w:p>
        </w:tc>
        <w:tc>
          <w:tcPr>
            <w:tcW w:w="953" w:type="dxa"/>
            <w:tcBorders>
              <w:top w:val="nil"/>
              <w:left w:val="nil"/>
              <w:bottom w:val="nil"/>
              <w:right w:val="nil"/>
            </w:tcBorders>
            <w:shd w:val="clear" w:color="000000" w:fill="FFFFFF"/>
            <w:vAlign w:val="center"/>
            <w:hideMark/>
          </w:tcPr>
          <w:p w14:paraId="0CEED191"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2.22E+07</w:t>
            </w:r>
          </w:p>
        </w:tc>
        <w:tc>
          <w:tcPr>
            <w:tcW w:w="960" w:type="dxa"/>
            <w:tcBorders>
              <w:top w:val="nil"/>
              <w:left w:val="nil"/>
              <w:bottom w:val="nil"/>
              <w:right w:val="nil"/>
            </w:tcBorders>
            <w:shd w:val="clear" w:color="000000" w:fill="FFFFFF"/>
            <w:vAlign w:val="center"/>
            <w:hideMark/>
          </w:tcPr>
          <w:p w14:paraId="40EA6857"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21905925</w:t>
            </w:r>
          </w:p>
        </w:tc>
      </w:tr>
      <w:tr w:rsidR="00546981" w:rsidRPr="00546981" w14:paraId="702A3F59" w14:textId="77777777" w:rsidTr="00546981">
        <w:trPr>
          <w:trHeight w:val="300"/>
        </w:trPr>
        <w:tc>
          <w:tcPr>
            <w:tcW w:w="932" w:type="dxa"/>
            <w:tcBorders>
              <w:top w:val="nil"/>
              <w:left w:val="nil"/>
              <w:bottom w:val="nil"/>
              <w:right w:val="nil"/>
            </w:tcBorders>
            <w:shd w:val="clear" w:color="000000" w:fill="F5F5F5"/>
            <w:vAlign w:val="center"/>
            <w:hideMark/>
          </w:tcPr>
          <w:p w14:paraId="68A3B640"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30</w:t>
            </w:r>
          </w:p>
        </w:tc>
        <w:tc>
          <w:tcPr>
            <w:tcW w:w="1283" w:type="dxa"/>
            <w:tcBorders>
              <w:top w:val="nil"/>
              <w:left w:val="nil"/>
              <w:bottom w:val="nil"/>
              <w:right w:val="nil"/>
            </w:tcBorders>
            <w:shd w:val="clear" w:color="000000" w:fill="F5F5F5"/>
            <w:vAlign w:val="center"/>
            <w:hideMark/>
          </w:tcPr>
          <w:p w14:paraId="6B939F1F"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25/08/2022</w:t>
            </w:r>
          </w:p>
        </w:tc>
        <w:tc>
          <w:tcPr>
            <w:tcW w:w="971" w:type="dxa"/>
            <w:tcBorders>
              <w:top w:val="nil"/>
              <w:left w:val="nil"/>
              <w:bottom w:val="nil"/>
              <w:right w:val="nil"/>
            </w:tcBorders>
            <w:shd w:val="clear" w:color="000000" w:fill="F5F5F5"/>
            <w:vAlign w:val="center"/>
            <w:hideMark/>
          </w:tcPr>
          <w:p w14:paraId="194C5B5B"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2.20E+07</w:t>
            </w:r>
          </w:p>
        </w:tc>
        <w:tc>
          <w:tcPr>
            <w:tcW w:w="1001" w:type="dxa"/>
            <w:tcBorders>
              <w:top w:val="nil"/>
              <w:left w:val="nil"/>
              <w:bottom w:val="nil"/>
              <w:right w:val="nil"/>
            </w:tcBorders>
            <w:shd w:val="clear" w:color="000000" w:fill="F5F5F5"/>
            <w:vAlign w:val="center"/>
            <w:hideMark/>
          </w:tcPr>
          <w:p w14:paraId="21596589"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2.19E+07</w:t>
            </w:r>
          </w:p>
        </w:tc>
        <w:tc>
          <w:tcPr>
            <w:tcW w:w="953" w:type="dxa"/>
            <w:tcBorders>
              <w:top w:val="nil"/>
              <w:left w:val="nil"/>
              <w:bottom w:val="nil"/>
              <w:right w:val="nil"/>
            </w:tcBorders>
            <w:shd w:val="clear" w:color="000000" w:fill="F5F5F5"/>
            <w:vAlign w:val="center"/>
            <w:hideMark/>
          </w:tcPr>
          <w:p w14:paraId="7D990A70"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2.22E+07</w:t>
            </w:r>
          </w:p>
        </w:tc>
        <w:tc>
          <w:tcPr>
            <w:tcW w:w="960" w:type="dxa"/>
            <w:tcBorders>
              <w:top w:val="nil"/>
              <w:left w:val="nil"/>
              <w:bottom w:val="nil"/>
              <w:right w:val="nil"/>
            </w:tcBorders>
            <w:shd w:val="clear" w:color="000000" w:fill="F5F5F5"/>
            <w:vAlign w:val="center"/>
            <w:hideMark/>
          </w:tcPr>
          <w:p w14:paraId="73326A70"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21909679</w:t>
            </w:r>
          </w:p>
        </w:tc>
      </w:tr>
      <w:tr w:rsidR="00546981" w:rsidRPr="00546981" w14:paraId="1AD814E8" w14:textId="77777777" w:rsidTr="00546981">
        <w:trPr>
          <w:trHeight w:val="300"/>
        </w:trPr>
        <w:tc>
          <w:tcPr>
            <w:tcW w:w="932" w:type="dxa"/>
            <w:tcBorders>
              <w:top w:val="nil"/>
              <w:left w:val="nil"/>
              <w:bottom w:val="nil"/>
              <w:right w:val="nil"/>
            </w:tcBorders>
            <w:shd w:val="clear" w:color="000000" w:fill="FFFFFF"/>
            <w:vAlign w:val="center"/>
            <w:hideMark/>
          </w:tcPr>
          <w:p w14:paraId="1FCD327E"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31</w:t>
            </w:r>
          </w:p>
        </w:tc>
        <w:tc>
          <w:tcPr>
            <w:tcW w:w="1283" w:type="dxa"/>
            <w:tcBorders>
              <w:top w:val="nil"/>
              <w:left w:val="nil"/>
              <w:bottom w:val="nil"/>
              <w:right w:val="nil"/>
            </w:tcBorders>
            <w:shd w:val="clear" w:color="000000" w:fill="FFFFFF"/>
            <w:vAlign w:val="center"/>
            <w:hideMark/>
          </w:tcPr>
          <w:p w14:paraId="1E16DAAD"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26/08/2022</w:t>
            </w:r>
          </w:p>
        </w:tc>
        <w:tc>
          <w:tcPr>
            <w:tcW w:w="971" w:type="dxa"/>
            <w:tcBorders>
              <w:top w:val="nil"/>
              <w:left w:val="nil"/>
              <w:bottom w:val="nil"/>
              <w:right w:val="nil"/>
            </w:tcBorders>
            <w:shd w:val="clear" w:color="000000" w:fill="FFFFFF"/>
            <w:vAlign w:val="center"/>
            <w:hideMark/>
          </w:tcPr>
          <w:p w14:paraId="6DCFDC96"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2.21E+07</w:t>
            </w:r>
          </w:p>
        </w:tc>
        <w:tc>
          <w:tcPr>
            <w:tcW w:w="1001" w:type="dxa"/>
            <w:tcBorders>
              <w:top w:val="nil"/>
              <w:left w:val="nil"/>
              <w:bottom w:val="nil"/>
              <w:right w:val="nil"/>
            </w:tcBorders>
            <w:shd w:val="clear" w:color="000000" w:fill="FFFFFF"/>
            <w:vAlign w:val="center"/>
            <w:hideMark/>
          </w:tcPr>
          <w:p w14:paraId="5A4E5A1B"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2.19E+07</w:t>
            </w:r>
          </w:p>
        </w:tc>
        <w:tc>
          <w:tcPr>
            <w:tcW w:w="953" w:type="dxa"/>
            <w:tcBorders>
              <w:top w:val="nil"/>
              <w:left w:val="nil"/>
              <w:bottom w:val="nil"/>
              <w:right w:val="nil"/>
            </w:tcBorders>
            <w:shd w:val="clear" w:color="000000" w:fill="FFFFFF"/>
            <w:vAlign w:val="center"/>
            <w:hideMark/>
          </w:tcPr>
          <w:p w14:paraId="0AE3A224"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2.22E+07</w:t>
            </w:r>
          </w:p>
        </w:tc>
        <w:tc>
          <w:tcPr>
            <w:tcW w:w="960" w:type="dxa"/>
            <w:tcBorders>
              <w:top w:val="nil"/>
              <w:left w:val="nil"/>
              <w:bottom w:val="nil"/>
              <w:right w:val="nil"/>
            </w:tcBorders>
            <w:shd w:val="clear" w:color="000000" w:fill="FFFFFF"/>
            <w:vAlign w:val="center"/>
            <w:hideMark/>
          </w:tcPr>
          <w:p w14:paraId="59CFFADF"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21913099</w:t>
            </w:r>
          </w:p>
        </w:tc>
      </w:tr>
      <w:tr w:rsidR="00546981" w:rsidRPr="00546981" w14:paraId="7AC09AA7" w14:textId="77777777" w:rsidTr="00546981">
        <w:trPr>
          <w:trHeight w:val="300"/>
        </w:trPr>
        <w:tc>
          <w:tcPr>
            <w:tcW w:w="932" w:type="dxa"/>
            <w:tcBorders>
              <w:top w:val="nil"/>
              <w:left w:val="nil"/>
              <w:bottom w:val="nil"/>
              <w:right w:val="nil"/>
            </w:tcBorders>
            <w:shd w:val="clear" w:color="000000" w:fill="F5F5F5"/>
            <w:vAlign w:val="center"/>
            <w:hideMark/>
          </w:tcPr>
          <w:p w14:paraId="6EA6BE3A"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32</w:t>
            </w:r>
          </w:p>
        </w:tc>
        <w:tc>
          <w:tcPr>
            <w:tcW w:w="1283" w:type="dxa"/>
            <w:tcBorders>
              <w:top w:val="nil"/>
              <w:left w:val="nil"/>
              <w:bottom w:val="nil"/>
              <w:right w:val="nil"/>
            </w:tcBorders>
            <w:shd w:val="clear" w:color="000000" w:fill="F5F5F5"/>
            <w:vAlign w:val="center"/>
            <w:hideMark/>
          </w:tcPr>
          <w:p w14:paraId="0DDCAEE2"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27/08/2022</w:t>
            </w:r>
          </w:p>
        </w:tc>
        <w:tc>
          <w:tcPr>
            <w:tcW w:w="971" w:type="dxa"/>
            <w:tcBorders>
              <w:top w:val="nil"/>
              <w:left w:val="nil"/>
              <w:bottom w:val="nil"/>
              <w:right w:val="nil"/>
            </w:tcBorders>
            <w:shd w:val="clear" w:color="000000" w:fill="F5F5F5"/>
            <w:vAlign w:val="center"/>
            <w:hideMark/>
          </w:tcPr>
          <w:p w14:paraId="662DD8A9"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2.21E+07</w:t>
            </w:r>
          </w:p>
        </w:tc>
        <w:tc>
          <w:tcPr>
            <w:tcW w:w="1001" w:type="dxa"/>
            <w:tcBorders>
              <w:top w:val="nil"/>
              <w:left w:val="nil"/>
              <w:bottom w:val="nil"/>
              <w:right w:val="nil"/>
            </w:tcBorders>
            <w:shd w:val="clear" w:color="000000" w:fill="F5F5F5"/>
            <w:vAlign w:val="center"/>
            <w:hideMark/>
          </w:tcPr>
          <w:p w14:paraId="07DDACF4"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2.19E+07</w:t>
            </w:r>
          </w:p>
        </w:tc>
        <w:tc>
          <w:tcPr>
            <w:tcW w:w="953" w:type="dxa"/>
            <w:tcBorders>
              <w:top w:val="nil"/>
              <w:left w:val="nil"/>
              <w:bottom w:val="nil"/>
              <w:right w:val="nil"/>
            </w:tcBorders>
            <w:shd w:val="clear" w:color="000000" w:fill="F5F5F5"/>
            <w:vAlign w:val="center"/>
            <w:hideMark/>
          </w:tcPr>
          <w:p w14:paraId="5E40D326"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2.22E+07</w:t>
            </w:r>
          </w:p>
        </w:tc>
        <w:tc>
          <w:tcPr>
            <w:tcW w:w="960" w:type="dxa"/>
            <w:tcBorders>
              <w:top w:val="nil"/>
              <w:left w:val="nil"/>
              <w:bottom w:val="nil"/>
              <w:right w:val="nil"/>
            </w:tcBorders>
            <w:shd w:val="clear" w:color="000000" w:fill="F5F5F5"/>
            <w:vAlign w:val="center"/>
            <w:hideMark/>
          </w:tcPr>
          <w:p w14:paraId="77F12FB8"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21916177</w:t>
            </w:r>
          </w:p>
        </w:tc>
      </w:tr>
      <w:tr w:rsidR="00546981" w:rsidRPr="00546981" w14:paraId="0327D738" w14:textId="77777777" w:rsidTr="00546981">
        <w:trPr>
          <w:trHeight w:val="300"/>
        </w:trPr>
        <w:tc>
          <w:tcPr>
            <w:tcW w:w="932" w:type="dxa"/>
            <w:tcBorders>
              <w:top w:val="nil"/>
              <w:left w:val="nil"/>
              <w:bottom w:val="nil"/>
              <w:right w:val="nil"/>
            </w:tcBorders>
            <w:shd w:val="clear" w:color="000000" w:fill="FFFFFF"/>
            <w:vAlign w:val="center"/>
            <w:hideMark/>
          </w:tcPr>
          <w:p w14:paraId="49F9FFC3"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33</w:t>
            </w:r>
          </w:p>
        </w:tc>
        <w:tc>
          <w:tcPr>
            <w:tcW w:w="1283" w:type="dxa"/>
            <w:tcBorders>
              <w:top w:val="nil"/>
              <w:left w:val="nil"/>
              <w:bottom w:val="nil"/>
              <w:right w:val="nil"/>
            </w:tcBorders>
            <w:shd w:val="clear" w:color="000000" w:fill="FFFFFF"/>
            <w:vAlign w:val="center"/>
            <w:hideMark/>
          </w:tcPr>
          <w:p w14:paraId="16D5C8DD"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28/08/2022</w:t>
            </w:r>
          </w:p>
        </w:tc>
        <w:tc>
          <w:tcPr>
            <w:tcW w:w="971" w:type="dxa"/>
            <w:tcBorders>
              <w:top w:val="nil"/>
              <w:left w:val="nil"/>
              <w:bottom w:val="nil"/>
              <w:right w:val="nil"/>
            </w:tcBorders>
            <w:shd w:val="clear" w:color="000000" w:fill="FFFFFF"/>
            <w:vAlign w:val="center"/>
            <w:hideMark/>
          </w:tcPr>
          <w:p w14:paraId="228784C7"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2.21E+07</w:t>
            </w:r>
          </w:p>
        </w:tc>
        <w:tc>
          <w:tcPr>
            <w:tcW w:w="1001" w:type="dxa"/>
            <w:tcBorders>
              <w:top w:val="nil"/>
              <w:left w:val="nil"/>
              <w:bottom w:val="nil"/>
              <w:right w:val="nil"/>
            </w:tcBorders>
            <w:shd w:val="clear" w:color="000000" w:fill="FFFFFF"/>
            <w:vAlign w:val="center"/>
            <w:hideMark/>
          </w:tcPr>
          <w:p w14:paraId="43FD8C80"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2.19E+07</w:t>
            </w:r>
          </w:p>
        </w:tc>
        <w:tc>
          <w:tcPr>
            <w:tcW w:w="953" w:type="dxa"/>
            <w:tcBorders>
              <w:top w:val="nil"/>
              <w:left w:val="nil"/>
              <w:bottom w:val="nil"/>
              <w:right w:val="nil"/>
            </w:tcBorders>
            <w:shd w:val="clear" w:color="000000" w:fill="FFFFFF"/>
            <w:vAlign w:val="center"/>
            <w:hideMark/>
          </w:tcPr>
          <w:p w14:paraId="7103EBE7"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2.22E+07</w:t>
            </w:r>
          </w:p>
        </w:tc>
        <w:tc>
          <w:tcPr>
            <w:tcW w:w="960" w:type="dxa"/>
            <w:tcBorders>
              <w:top w:val="nil"/>
              <w:left w:val="nil"/>
              <w:bottom w:val="nil"/>
              <w:right w:val="nil"/>
            </w:tcBorders>
            <w:shd w:val="clear" w:color="000000" w:fill="FFFFFF"/>
            <w:vAlign w:val="center"/>
            <w:hideMark/>
          </w:tcPr>
          <w:p w14:paraId="3E7E0237"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21919586</w:t>
            </w:r>
          </w:p>
        </w:tc>
      </w:tr>
      <w:tr w:rsidR="00546981" w:rsidRPr="00546981" w14:paraId="0041FA41" w14:textId="77777777" w:rsidTr="00546981">
        <w:trPr>
          <w:trHeight w:val="300"/>
        </w:trPr>
        <w:tc>
          <w:tcPr>
            <w:tcW w:w="932" w:type="dxa"/>
            <w:tcBorders>
              <w:top w:val="nil"/>
              <w:left w:val="nil"/>
              <w:bottom w:val="nil"/>
              <w:right w:val="nil"/>
            </w:tcBorders>
            <w:shd w:val="clear" w:color="000000" w:fill="F5F5F5"/>
            <w:vAlign w:val="center"/>
            <w:hideMark/>
          </w:tcPr>
          <w:p w14:paraId="2A782DA7"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34</w:t>
            </w:r>
          </w:p>
        </w:tc>
        <w:tc>
          <w:tcPr>
            <w:tcW w:w="1283" w:type="dxa"/>
            <w:tcBorders>
              <w:top w:val="nil"/>
              <w:left w:val="nil"/>
              <w:bottom w:val="nil"/>
              <w:right w:val="nil"/>
            </w:tcBorders>
            <w:shd w:val="clear" w:color="000000" w:fill="F5F5F5"/>
            <w:vAlign w:val="center"/>
            <w:hideMark/>
          </w:tcPr>
          <w:p w14:paraId="5F7C1CE3"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29/08/2022</w:t>
            </w:r>
          </w:p>
        </w:tc>
        <w:tc>
          <w:tcPr>
            <w:tcW w:w="971" w:type="dxa"/>
            <w:tcBorders>
              <w:top w:val="nil"/>
              <w:left w:val="nil"/>
              <w:bottom w:val="nil"/>
              <w:right w:val="nil"/>
            </w:tcBorders>
            <w:shd w:val="clear" w:color="000000" w:fill="F5F5F5"/>
            <w:vAlign w:val="center"/>
            <w:hideMark/>
          </w:tcPr>
          <w:p w14:paraId="376D0A4E"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2.21E+07</w:t>
            </w:r>
          </w:p>
        </w:tc>
        <w:tc>
          <w:tcPr>
            <w:tcW w:w="1001" w:type="dxa"/>
            <w:tcBorders>
              <w:top w:val="nil"/>
              <w:left w:val="nil"/>
              <w:bottom w:val="nil"/>
              <w:right w:val="nil"/>
            </w:tcBorders>
            <w:shd w:val="clear" w:color="000000" w:fill="F5F5F5"/>
            <w:vAlign w:val="center"/>
            <w:hideMark/>
          </w:tcPr>
          <w:p w14:paraId="6D312401"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2.19E+07</w:t>
            </w:r>
          </w:p>
        </w:tc>
        <w:tc>
          <w:tcPr>
            <w:tcW w:w="953" w:type="dxa"/>
            <w:tcBorders>
              <w:top w:val="nil"/>
              <w:left w:val="nil"/>
              <w:bottom w:val="nil"/>
              <w:right w:val="nil"/>
            </w:tcBorders>
            <w:shd w:val="clear" w:color="000000" w:fill="F5F5F5"/>
            <w:vAlign w:val="center"/>
            <w:hideMark/>
          </w:tcPr>
          <w:p w14:paraId="113F3A1F"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2.22E+07</w:t>
            </w:r>
          </w:p>
        </w:tc>
        <w:tc>
          <w:tcPr>
            <w:tcW w:w="960" w:type="dxa"/>
            <w:tcBorders>
              <w:top w:val="nil"/>
              <w:left w:val="nil"/>
              <w:bottom w:val="nil"/>
              <w:right w:val="nil"/>
            </w:tcBorders>
            <w:shd w:val="clear" w:color="000000" w:fill="F5F5F5"/>
            <w:vAlign w:val="center"/>
            <w:hideMark/>
          </w:tcPr>
          <w:p w14:paraId="41A55F33"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21924217</w:t>
            </w:r>
          </w:p>
        </w:tc>
      </w:tr>
      <w:tr w:rsidR="00546981" w:rsidRPr="00546981" w14:paraId="1896A746" w14:textId="77777777" w:rsidTr="00546981">
        <w:trPr>
          <w:trHeight w:val="300"/>
        </w:trPr>
        <w:tc>
          <w:tcPr>
            <w:tcW w:w="932" w:type="dxa"/>
            <w:tcBorders>
              <w:top w:val="nil"/>
              <w:left w:val="nil"/>
              <w:bottom w:val="nil"/>
              <w:right w:val="nil"/>
            </w:tcBorders>
            <w:shd w:val="clear" w:color="000000" w:fill="FFFFFF"/>
            <w:vAlign w:val="center"/>
            <w:hideMark/>
          </w:tcPr>
          <w:p w14:paraId="7E2A311A"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35</w:t>
            </w:r>
          </w:p>
        </w:tc>
        <w:tc>
          <w:tcPr>
            <w:tcW w:w="1283" w:type="dxa"/>
            <w:tcBorders>
              <w:top w:val="nil"/>
              <w:left w:val="nil"/>
              <w:bottom w:val="nil"/>
              <w:right w:val="nil"/>
            </w:tcBorders>
            <w:shd w:val="clear" w:color="000000" w:fill="FFFFFF"/>
            <w:vAlign w:val="center"/>
            <w:hideMark/>
          </w:tcPr>
          <w:p w14:paraId="33AABA11"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30/08/2022</w:t>
            </w:r>
          </w:p>
        </w:tc>
        <w:tc>
          <w:tcPr>
            <w:tcW w:w="971" w:type="dxa"/>
            <w:tcBorders>
              <w:top w:val="nil"/>
              <w:left w:val="nil"/>
              <w:bottom w:val="nil"/>
              <w:right w:val="nil"/>
            </w:tcBorders>
            <w:shd w:val="clear" w:color="000000" w:fill="FFFFFF"/>
            <w:vAlign w:val="center"/>
            <w:hideMark/>
          </w:tcPr>
          <w:p w14:paraId="37B0FD8F"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2.21E+07</w:t>
            </w:r>
          </w:p>
        </w:tc>
        <w:tc>
          <w:tcPr>
            <w:tcW w:w="1001" w:type="dxa"/>
            <w:tcBorders>
              <w:top w:val="nil"/>
              <w:left w:val="nil"/>
              <w:bottom w:val="nil"/>
              <w:right w:val="nil"/>
            </w:tcBorders>
            <w:shd w:val="clear" w:color="000000" w:fill="FFFFFF"/>
            <w:vAlign w:val="center"/>
            <w:hideMark/>
          </w:tcPr>
          <w:p w14:paraId="1BFC398F"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2.20E+07</w:t>
            </w:r>
          </w:p>
        </w:tc>
        <w:tc>
          <w:tcPr>
            <w:tcW w:w="953" w:type="dxa"/>
            <w:tcBorders>
              <w:top w:val="nil"/>
              <w:left w:val="nil"/>
              <w:bottom w:val="nil"/>
              <w:right w:val="nil"/>
            </w:tcBorders>
            <w:shd w:val="clear" w:color="000000" w:fill="FFFFFF"/>
            <w:vAlign w:val="center"/>
            <w:hideMark/>
          </w:tcPr>
          <w:p w14:paraId="3638D7ED"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2.23E+07</w:t>
            </w:r>
          </w:p>
        </w:tc>
        <w:tc>
          <w:tcPr>
            <w:tcW w:w="960" w:type="dxa"/>
            <w:tcBorders>
              <w:top w:val="nil"/>
              <w:left w:val="nil"/>
              <w:bottom w:val="nil"/>
              <w:right w:val="nil"/>
            </w:tcBorders>
            <w:shd w:val="clear" w:color="000000" w:fill="FFFFFF"/>
            <w:vAlign w:val="center"/>
            <w:hideMark/>
          </w:tcPr>
          <w:p w14:paraId="3DC062AF"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21929383</w:t>
            </w:r>
          </w:p>
        </w:tc>
      </w:tr>
      <w:tr w:rsidR="00546981" w:rsidRPr="00546981" w14:paraId="01CAB969" w14:textId="77777777" w:rsidTr="00546981">
        <w:trPr>
          <w:trHeight w:val="300"/>
        </w:trPr>
        <w:tc>
          <w:tcPr>
            <w:tcW w:w="932" w:type="dxa"/>
            <w:tcBorders>
              <w:top w:val="nil"/>
              <w:left w:val="nil"/>
              <w:bottom w:val="nil"/>
              <w:right w:val="nil"/>
            </w:tcBorders>
            <w:shd w:val="clear" w:color="000000" w:fill="F5F5F5"/>
            <w:vAlign w:val="center"/>
            <w:hideMark/>
          </w:tcPr>
          <w:p w14:paraId="669BD7C8"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lastRenderedPageBreak/>
              <w:t>36</w:t>
            </w:r>
          </w:p>
        </w:tc>
        <w:tc>
          <w:tcPr>
            <w:tcW w:w="1283" w:type="dxa"/>
            <w:tcBorders>
              <w:top w:val="nil"/>
              <w:left w:val="nil"/>
              <w:bottom w:val="nil"/>
              <w:right w:val="nil"/>
            </w:tcBorders>
            <w:shd w:val="clear" w:color="000000" w:fill="F5F5F5"/>
            <w:vAlign w:val="center"/>
            <w:hideMark/>
          </w:tcPr>
          <w:p w14:paraId="03B20C12"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31/08/2022</w:t>
            </w:r>
          </w:p>
        </w:tc>
        <w:tc>
          <w:tcPr>
            <w:tcW w:w="971" w:type="dxa"/>
            <w:tcBorders>
              <w:top w:val="nil"/>
              <w:left w:val="nil"/>
              <w:bottom w:val="nil"/>
              <w:right w:val="nil"/>
            </w:tcBorders>
            <w:shd w:val="clear" w:color="000000" w:fill="F5F5F5"/>
            <w:vAlign w:val="center"/>
            <w:hideMark/>
          </w:tcPr>
          <w:p w14:paraId="6085BE0B"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2.21E+07</w:t>
            </w:r>
          </w:p>
        </w:tc>
        <w:tc>
          <w:tcPr>
            <w:tcW w:w="1001" w:type="dxa"/>
            <w:tcBorders>
              <w:top w:val="nil"/>
              <w:left w:val="nil"/>
              <w:bottom w:val="nil"/>
              <w:right w:val="nil"/>
            </w:tcBorders>
            <w:shd w:val="clear" w:color="000000" w:fill="F5F5F5"/>
            <w:vAlign w:val="center"/>
            <w:hideMark/>
          </w:tcPr>
          <w:p w14:paraId="05D88BFC"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2.20E+07</w:t>
            </w:r>
          </w:p>
        </w:tc>
        <w:tc>
          <w:tcPr>
            <w:tcW w:w="953" w:type="dxa"/>
            <w:tcBorders>
              <w:top w:val="nil"/>
              <w:left w:val="nil"/>
              <w:bottom w:val="nil"/>
              <w:right w:val="nil"/>
            </w:tcBorders>
            <w:shd w:val="clear" w:color="000000" w:fill="F5F5F5"/>
            <w:vAlign w:val="center"/>
            <w:hideMark/>
          </w:tcPr>
          <w:p w14:paraId="5F7EE9CF"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2.23E+07</w:t>
            </w:r>
          </w:p>
        </w:tc>
        <w:tc>
          <w:tcPr>
            <w:tcW w:w="960" w:type="dxa"/>
            <w:tcBorders>
              <w:top w:val="nil"/>
              <w:left w:val="nil"/>
              <w:bottom w:val="nil"/>
              <w:right w:val="nil"/>
            </w:tcBorders>
            <w:shd w:val="clear" w:color="000000" w:fill="F5F5F5"/>
            <w:vAlign w:val="center"/>
            <w:hideMark/>
          </w:tcPr>
          <w:p w14:paraId="22DC8AEF"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21933935</w:t>
            </w:r>
          </w:p>
        </w:tc>
      </w:tr>
      <w:tr w:rsidR="00546981" w:rsidRPr="00546981" w14:paraId="3BE11A65" w14:textId="77777777" w:rsidTr="00546981">
        <w:trPr>
          <w:trHeight w:val="300"/>
        </w:trPr>
        <w:tc>
          <w:tcPr>
            <w:tcW w:w="932" w:type="dxa"/>
            <w:tcBorders>
              <w:top w:val="nil"/>
              <w:left w:val="nil"/>
              <w:bottom w:val="nil"/>
              <w:right w:val="nil"/>
            </w:tcBorders>
            <w:shd w:val="clear" w:color="000000" w:fill="FFFFFF"/>
            <w:vAlign w:val="center"/>
            <w:hideMark/>
          </w:tcPr>
          <w:p w14:paraId="5937A8AA"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37</w:t>
            </w:r>
          </w:p>
        </w:tc>
        <w:tc>
          <w:tcPr>
            <w:tcW w:w="1283" w:type="dxa"/>
            <w:tcBorders>
              <w:top w:val="nil"/>
              <w:left w:val="nil"/>
              <w:bottom w:val="nil"/>
              <w:right w:val="nil"/>
            </w:tcBorders>
            <w:shd w:val="clear" w:color="000000" w:fill="FFFFFF"/>
            <w:vAlign w:val="center"/>
            <w:hideMark/>
          </w:tcPr>
          <w:p w14:paraId="474E7274"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01/09/2022</w:t>
            </w:r>
          </w:p>
        </w:tc>
        <w:tc>
          <w:tcPr>
            <w:tcW w:w="971" w:type="dxa"/>
            <w:tcBorders>
              <w:top w:val="nil"/>
              <w:left w:val="nil"/>
              <w:bottom w:val="nil"/>
              <w:right w:val="nil"/>
            </w:tcBorders>
            <w:shd w:val="clear" w:color="000000" w:fill="FFFFFF"/>
            <w:vAlign w:val="center"/>
            <w:hideMark/>
          </w:tcPr>
          <w:p w14:paraId="27899DD0"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2.21E+07</w:t>
            </w:r>
          </w:p>
        </w:tc>
        <w:tc>
          <w:tcPr>
            <w:tcW w:w="1001" w:type="dxa"/>
            <w:tcBorders>
              <w:top w:val="nil"/>
              <w:left w:val="nil"/>
              <w:bottom w:val="nil"/>
              <w:right w:val="nil"/>
            </w:tcBorders>
            <w:shd w:val="clear" w:color="000000" w:fill="FFFFFF"/>
            <w:vAlign w:val="center"/>
            <w:hideMark/>
          </w:tcPr>
          <w:p w14:paraId="65780DF3"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2.20E+07</w:t>
            </w:r>
          </w:p>
        </w:tc>
        <w:tc>
          <w:tcPr>
            <w:tcW w:w="953" w:type="dxa"/>
            <w:tcBorders>
              <w:top w:val="nil"/>
              <w:left w:val="nil"/>
              <w:bottom w:val="nil"/>
              <w:right w:val="nil"/>
            </w:tcBorders>
            <w:shd w:val="clear" w:color="000000" w:fill="FFFFFF"/>
            <w:vAlign w:val="center"/>
            <w:hideMark/>
          </w:tcPr>
          <w:p w14:paraId="49BC17DE"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2.23E+07</w:t>
            </w:r>
          </w:p>
        </w:tc>
        <w:tc>
          <w:tcPr>
            <w:tcW w:w="960" w:type="dxa"/>
            <w:tcBorders>
              <w:top w:val="nil"/>
              <w:left w:val="nil"/>
              <w:bottom w:val="nil"/>
              <w:right w:val="nil"/>
            </w:tcBorders>
            <w:shd w:val="clear" w:color="000000" w:fill="FFFFFF"/>
            <w:vAlign w:val="center"/>
            <w:hideMark/>
          </w:tcPr>
          <w:p w14:paraId="4FEC6B66"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21938232</w:t>
            </w:r>
          </w:p>
        </w:tc>
      </w:tr>
      <w:tr w:rsidR="00546981" w:rsidRPr="00546981" w14:paraId="3380E20C" w14:textId="77777777" w:rsidTr="00546981">
        <w:trPr>
          <w:trHeight w:val="300"/>
        </w:trPr>
        <w:tc>
          <w:tcPr>
            <w:tcW w:w="932" w:type="dxa"/>
            <w:tcBorders>
              <w:top w:val="nil"/>
              <w:left w:val="nil"/>
              <w:bottom w:val="nil"/>
              <w:right w:val="nil"/>
            </w:tcBorders>
            <w:shd w:val="clear" w:color="000000" w:fill="F5F5F5"/>
            <w:vAlign w:val="center"/>
            <w:hideMark/>
          </w:tcPr>
          <w:p w14:paraId="45BE7593"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38</w:t>
            </w:r>
          </w:p>
        </w:tc>
        <w:tc>
          <w:tcPr>
            <w:tcW w:w="1283" w:type="dxa"/>
            <w:tcBorders>
              <w:top w:val="nil"/>
              <w:left w:val="nil"/>
              <w:bottom w:val="nil"/>
              <w:right w:val="nil"/>
            </w:tcBorders>
            <w:shd w:val="clear" w:color="000000" w:fill="F5F5F5"/>
            <w:vAlign w:val="center"/>
            <w:hideMark/>
          </w:tcPr>
          <w:p w14:paraId="36B15CEC"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02/09/2022</w:t>
            </w:r>
          </w:p>
        </w:tc>
        <w:tc>
          <w:tcPr>
            <w:tcW w:w="971" w:type="dxa"/>
            <w:tcBorders>
              <w:top w:val="nil"/>
              <w:left w:val="nil"/>
              <w:bottom w:val="nil"/>
              <w:right w:val="nil"/>
            </w:tcBorders>
            <w:shd w:val="clear" w:color="000000" w:fill="F5F5F5"/>
            <w:vAlign w:val="center"/>
            <w:hideMark/>
          </w:tcPr>
          <w:p w14:paraId="4D469F60"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2.21E+07</w:t>
            </w:r>
          </w:p>
        </w:tc>
        <w:tc>
          <w:tcPr>
            <w:tcW w:w="1001" w:type="dxa"/>
            <w:tcBorders>
              <w:top w:val="nil"/>
              <w:left w:val="nil"/>
              <w:bottom w:val="nil"/>
              <w:right w:val="nil"/>
            </w:tcBorders>
            <w:shd w:val="clear" w:color="000000" w:fill="F5F5F5"/>
            <w:vAlign w:val="center"/>
            <w:hideMark/>
          </w:tcPr>
          <w:p w14:paraId="295D1751"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2.20E+07</w:t>
            </w:r>
          </w:p>
        </w:tc>
        <w:tc>
          <w:tcPr>
            <w:tcW w:w="953" w:type="dxa"/>
            <w:tcBorders>
              <w:top w:val="nil"/>
              <w:left w:val="nil"/>
              <w:bottom w:val="nil"/>
              <w:right w:val="nil"/>
            </w:tcBorders>
            <w:shd w:val="clear" w:color="000000" w:fill="F5F5F5"/>
            <w:vAlign w:val="center"/>
            <w:hideMark/>
          </w:tcPr>
          <w:p w14:paraId="73545869"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2.23E+07</w:t>
            </w:r>
          </w:p>
        </w:tc>
        <w:tc>
          <w:tcPr>
            <w:tcW w:w="960" w:type="dxa"/>
            <w:tcBorders>
              <w:top w:val="nil"/>
              <w:left w:val="nil"/>
              <w:bottom w:val="nil"/>
              <w:right w:val="nil"/>
            </w:tcBorders>
            <w:shd w:val="clear" w:color="000000" w:fill="F5F5F5"/>
            <w:vAlign w:val="center"/>
            <w:hideMark/>
          </w:tcPr>
          <w:p w14:paraId="05D0BA1F"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21941995</w:t>
            </w:r>
          </w:p>
        </w:tc>
      </w:tr>
      <w:tr w:rsidR="00546981" w:rsidRPr="00546981" w14:paraId="02FD1E13" w14:textId="77777777" w:rsidTr="00546981">
        <w:trPr>
          <w:trHeight w:val="300"/>
        </w:trPr>
        <w:tc>
          <w:tcPr>
            <w:tcW w:w="932" w:type="dxa"/>
            <w:tcBorders>
              <w:top w:val="nil"/>
              <w:left w:val="nil"/>
              <w:bottom w:val="nil"/>
              <w:right w:val="nil"/>
            </w:tcBorders>
            <w:shd w:val="clear" w:color="000000" w:fill="FFFFFF"/>
            <w:vAlign w:val="center"/>
            <w:hideMark/>
          </w:tcPr>
          <w:p w14:paraId="726CB555"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39</w:t>
            </w:r>
          </w:p>
        </w:tc>
        <w:tc>
          <w:tcPr>
            <w:tcW w:w="1283" w:type="dxa"/>
            <w:tcBorders>
              <w:top w:val="nil"/>
              <w:left w:val="nil"/>
              <w:bottom w:val="nil"/>
              <w:right w:val="nil"/>
            </w:tcBorders>
            <w:shd w:val="clear" w:color="000000" w:fill="FFFFFF"/>
            <w:vAlign w:val="center"/>
            <w:hideMark/>
          </w:tcPr>
          <w:p w14:paraId="4F7568F3"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03/09/2022</w:t>
            </w:r>
          </w:p>
        </w:tc>
        <w:tc>
          <w:tcPr>
            <w:tcW w:w="971" w:type="dxa"/>
            <w:tcBorders>
              <w:top w:val="nil"/>
              <w:left w:val="nil"/>
              <w:bottom w:val="nil"/>
              <w:right w:val="nil"/>
            </w:tcBorders>
            <w:shd w:val="clear" w:color="000000" w:fill="FFFFFF"/>
            <w:vAlign w:val="center"/>
            <w:hideMark/>
          </w:tcPr>
          <w:p w14:paraId="664821D8"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2.21E+07</w:t>
            </w:r>
          </w:p>
        </w:tc>
        <w:tc>
          <w:tcPr>
            <w:tcW w:w="1001" w:type="dxa"/>
            <w:tcBorders>
              <w:top w:val="nil"/>
              <w:left w:val="nil"/>
              <w:bottom w:val="nil"/>
              <w:right w:val="nil"/>
            </w:tcBorders>
            <w:shd w:val="clear" w:color="000000" w:fill="FFFFFF"/>
            <w:vAlign w:val="center"/>
            <w:hideMark/>
          </w:tcPr>
          <w:p w14:paraId="78474710"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2.20E+07</w:t>
            </w:r>
          </w:p>
        </w:tc>
        <w:tc>
          <w:tcPr>
            <w:tcW w:w="953" w:type="dxa"/>
            <w:tcBorders>
              <w:top w:val="nil"/>
              <w:left w:val="nil"/>
              <w:bottom w:val="nil"/>
              <w:right w:val="nil"/>
            </w:tcBorders>
            <w:shd w:val="clear" w:color="000000" w:fill="FFFFFF"/>
            <w:vAlign w:val="center"/>
            <w:hideMark/>
          </w:tcPr>
          <w:p w14:paraId="617E2AB8"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2.23E+07</w:t>
            </w:r>
          </w:p>
        </w:tc>
        <w:tc>
          <w:tcPr>
            <w:tcW w:w="960" w:type="dxa"/>
            <w:tcBorders>
              <w:top w:val="nil"/>
              <w:left w:val="nil"/>
              <w:bottom w:val="nil"/>
              <w:right w:val="nil"/>
            </w:tcBorders>
            <w:shd w:val="clear" w:color="000000" w:fill="FFFFFF"/>
            <w:vAlign w:val="center"/>
            <w:hideMark/>
          </w:tcPr>
          <w:p w14:paraId="4039C310"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21945364</w:t>
            </w:r>
          </w:p>
        </w:tc>
      </w:tr>
      <w:tr w:rsidR="00546981" w:rsidRPr="00546981" w14:paraId="3F22B7C6" w14:textId="77777777" w:rsidTr="00546981">
        <w:trPr>
          <w:trHeight w:val="300"/>
        </w:trPr>
        <w:tc>
          <w:tcPr>
            <w:tcW w:w="932" w:type="dxa"/>
            <w:tcBorders>
              <w:top w:val="nil"/>
              <w:left w:val="nil"/>
              <w:bottom w:val="nil"/>
              <w:right w:val="nil"/>
            </w:tcBorders>
            <w:shd w:val="clear" w:color="000000" w:fill="F5F5F5"/>
            <w:vAlign w:val="center"/>
            <w:hideMark/>
          </w:tcPr>
          <w:p w14:paraId="43776989"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40</w:t>
            </w:r>
          </w:p>
        </w:tc>
        <w:tc>
          <w:tcPr>
            <w:tcW w:w="1283" w:type="dxa"/>
            <w:tcBorders>
              <w:top w:val="nil"/>
              <w:left w:val="nil"/>
              <w:bottom w:val="nil"/>
              <w:right w:val="nil"/>
            </w:tcBorders>
            <w:shd w:val="clear" w:color="000000" w:fill="F5F5F5"/>
            <w:vAlign w:val="center"/>
            <w:hideMark/>
          </w:tcPr>
          <w:p w14:paraId="5718942C"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14/09/2022</w:t>
            </w:r>
          </w:p>
        </w:tc>
        <w:tc>
          <w:tcPr>
            <w:tcW w:w="971" w:type="dxa"/>
            <w:tcBorders>
              <w:top w:val="nil"/>
              <w:left w:val="nil"/>
              <w:bottom w:val="nil"/>
              <w:right w:val="nil"/>
            </w:tcBorders>
            <w:shd w:val="clear" w:color="000000" w:fill="F5F5F5"/>
            <w:vAlign w:val="center"/>
            <w:hideMark/>
          </w:tcPr>
          <w:p w14:paraId="64F93FF0"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2.21E+07</w:t>
            </w:r>
          </w:p>
        </w:tc>
        <w:tc>
          <w:tcPr>
            <w:tcW w:w="1001" w:type="dxa"/>
            <w:tcBorders>
              <w:top w:val="nil"/>
              <w:left w:val="nil"/>
              <w:bottom w:val="nil"/>
              <w:right w:val="nil"/>
            </w:tcBorders>
            <w:shd w:val="clear" w:color="000000" w:fill="F5F5F5"/>
            <w:vAlign w:val="center"/>
            <w:hideMark/>
          </w:tcPr>
          <w:p w14:paraId="4916BFDD"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2.19E+07</w:t>
            </w:r>
          </w:p>
        </w:tc>
        <w:tc>
          <w:tcPr>
            <w:tcW w:w="953" w:type="dxa"/>
            <w:tcBorders>
              <w:top w:val="nil"/>
              <w:left w:val="nil"/>
              <w:bottom w:val="nil"/>
              <w:right w:val="nil"/>
            </w:tcBorders>
            <w:shd w:val="clear" w:color="000000" w:fill="F5F5F5"/>
            <w:vAlign w:val="center"/>
            <w:hideMark/>
          </w:tcPr>
          <w:p w14:paraId="08CB6DC9"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2.22E+07</w:t>
            </w:r>
          </w:p>
        </w:tc>
        <w:tc>
          <w:tcPr>
            <w:tcW w:w="960" w:type="dxa"/>
            <w:tcBorders>
              <w:top w:val="nil"/>
              <w:left w:val="nil"/>
              <w:bottom w:val="nil"/>
              <w:right w:val="nil"/>
            </w:tcBorders>
            <w:shd w:val="clear" w:color="000000" w:fill="F5F5F5"/>
            <w:vAlign w:val="center"/>
            <w:hideMark/>
          </w:tcPr>
          <w:p w14:paraId="7F3F6C17"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21993451</w:t>
            </w:r>
          </w:p>
        </w:tc>
      </w:tr>
      <w:tr w:rsidR="00546981" w:rsidRPr="00546981" w14:paraId="70D835FC" w14:textId="77777777" w:rsidTr="00546981">
        <w:trPr>
          <w:trHeight w:val="300"/>
        </w:trPr>
        <w:tc>
          <w:tcPr>
            <w:tcW w:w="932" w:type="dxa"/>
            <w:tcBorders>
              <w:top w:val="nil"/>
              <w:left w:val="nil"/>
              <w:bottom w:val="nil"/>
              <w:right w:val="nil"/>
            </w:tcBorders>
            <w:shd w:val="clear" w:color="000000" w:fill="FFFFFF"/>
            <w:vAlign w:val="center"/>
            <w:hideMark/>
          </w:tcPr>
          <w:p w14:paraId="31F105DD"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41</w:t>
            </w:r>
          </w:p>
        </w:tc>
        <w:tc>
          <w:tcPr>
            <w:tcW w:w="1283" w:type="dxa"/>
            <w:tcBorders>
              <w:top w:val="nil"/>
              <w:left w:val="nil"/>
              <w:bottom w:val="nil"/>
              <w:right w:val="nil"/>
            </w:tcBorders>
            <w:shd w:val="clear" w:color="000000" w:fill="FFFFFF"/>
            <w:vAlign w:val="center"/>
            <w:hideMark/>
          </w:tcPr>
          <w:p w14:paraId="067ACE73"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15/09/2022</w:t>
            </w:r>
          </w:p>
        </w:tc>
        <w:tc>
          <w:tcPr>
            <w:tcW w:w="971" w:type="dxa"/>
            <w:tcBorders>
              <w:top w:val="nil"/>
              <w:left w:val="nil"/>
              <w:bottom w:val="nil"/>
              <w:right w:val="nil"/>
            </w:tcBorders>
            <w:shd w:val="clear" w:color="000000" w:fill="FFFFFF"/>
            <w:vAlign w:val="center"/>
            <w:hideMark/>
          </w:tcPr>
          <w:p w14:paraId="304EB91E"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2.21E+07</w:t>
            </w:r>
          </w:p>
        </w:tc>
        <w:tc>
          <w:tcPr>
            <w:tcW w:w="1001" w:type="dxa"/>
            <w:tcBorders>
              <w:top w:val="nil"/>
              <w:left w:val="nil"/>
              <w:bottom w:val="nil"/>
              <w:right w:val="nil"/>
            </w:tcBorders>
            <w:shd w:val="clear" w:color="000000" w:fill="FFFFFF"/>
            <w:vAlign w:val="center"/>
            <w:hideMark/>
          </w:tcPr>
          <w:p w14:paraId="5720753C"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2.19E+07</w:t>
            </w:r>
          </w:p>
        </w:tc>
        <w:tc>
          <w:tcPr>
            <w:tcW w:w="953" w:type="dxa"/>
            <w:tcBorders>
              <w:top w:val="nil"/>
              <w:left w:val="nil"/>
              <w:bottom w:val="nil"/>
              <w:right w:val="nil"/>
            </w:tcBorders>
            <w:shd w:val="clear" w:color="000000" w:fill="FFFFFF"/>
            <w:vAlign w:val="center"/>
            <w:hideMark/>
          </w:tcPr>
          <w:p w14:paraId="133E67A0"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2.22E+07</w:t>
            </w:r>
          </w:p>
        </w:tc>
        <w:tc>
          <w:tcPr>
            <w:tcW w:w="960" w:type="dxa"/>
            <w:tcBorders>
              <w:top w:val="nil"/>
              <w:left w:val="nil"/>
              <w:bottom w:val="nil"/>
              <w:right w:val="nil"/>
            </w:tcBorders>
            <w:shd w:val="clear" w:color="000000" w:fill="FFFFFF"/>
            <w:vAlign w:val="center"/>
            <w:hideMark/>
          </w:tcPr>
          <w:p w14:paraId="5C1A1D05"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21998043</w:t>
            </w:r>
          </w:p>
        </w:tc>
      </w:tr>
      <w:tr w:rsidR="00546981" w:rsidRPr="00546981" w14:paraId="30292359" w14:textId="77777777" w:rsidTr="00546981">
        <w:trPr>
          <w:trHeight w:val="300"/>
        </w:trPr>
        <w:tc>
          <w:tcPr>
            <w:tcW w:w="932" w:type="dxa"/>
            <w:tcBorders>
              <w:top w:val="nil"/>
              <w:left w:val="nil"/>
              <w:bottom w:val="nil"/>
              <w:right w:val="nil"/>
            </w:tcBorders>
            <w:shd w:val="clear" w:color="000000" w:fill="F5F5F5"/>
            <w:vAlign w:val="center"/>
            <w:hideMark/>
          </w:tcPr>
          <w:p w14:paraId="319BF757"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42</w:t>
            </w:r>
          </w:p>
        </w:tc>
        <w:tc>
          <w:tcPr>
            <w:tcW w:w="1283" w:type="dxa"/>
            <w:tcBorders>
              <w:top w:val="nil"/>
              <w:left w:val="nil"/>
              <w:bottom w:val="nil"/>
              <w:right w:val="nil"/>
            </w:tcBorders>
            <w:shd w:val="clear" w:color="000000" w:fill="F5F5F5"/>
            <w:vAlign w:val="center"/>
            <w:hideMark/>
          </w:tcPr>
          <w:p w14:paraId="476C8292"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16/09/2022</w:t>
            </w:r>
          </w:p>
        </w:tc>
        <w:tc>
          <w:tcPr>
            <w:tcW w:w="971" w:type="dxa"/>
            <w:tcBorders>
              <w:top w:val="nil"/>
              <w:left w:val="nil"/>
              <w:bottom w:val="nil"/>
              <w:right w:val="nil"/>
            </w:tcBorders>
            <w:shd w:val="clear" w:color="000000" w:fill="F5F5F5"/>
            <w:vAlign w:val="center"/>
            <w:hideMark/>
          </w:tcPr>
          <w:p w14:paraId="28D9FD32"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2.21E+07</w:t>
            </w:r>
          </w:p>
        </w:tc>
        <w:tc>
          <w:tcPr>
            <w:tcW w:w="1001" w:type="dxa"/>
            <w:tcBorders>
              <w:top w:val="nil"/>
              <w:left w:val="nil"/>
              <w:bottom w:val="nil"/>
              <w:right w:val="nil"/>
            </w:tcBorders>
            <w:shd w:val="clear" w:color="000000" w:fill="F5F5F5"/>
            <w:vAlign w:val="center"/>
            <w:hideMark/>
          </w:tcPr>
          <w:p w14:paraId="4DD33F0E"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2.19E+07</w:t>
            </w:r>
          </w:p>
        </w:tc>
        <w:tc>
          <w:tcPr>
            <w:tcW w:w="953" w:type="dxa"/>
            <w:tcBorders>
              <w:top w:val="nil"/>
              <w:left w:val="nil"/>
              <w:bottom w:val="nil"/>
              <w:right w:val="nil"/>
            </w:tcBorders>
            <w:shd w:val="clear" w:color="000000" w:fill="F5F5F5"/>
            <w:vAlign w:val="center"/>
            <w:hideMark/>
          </w:tcPr>
          <w:p w14:paraId="3C26D866"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2.22E+07</w:t>
            </w:r>
          </w:p>
        </w:tc>
        <w:tc>
          <w:tcPr>
            <w:tcW w:w="960" w:type="dxa"/>
            <w:tcBorders>
              <w:top w:val="nil"/>
              <w:left w:val="nil"/>
              <w:bottom w:val="nil"/>
              <w:right w:val="nil"/>
            </w:tcBorders>
            <w:shd w:val="clear" w:color="000000" w:fill="F5F5F5"/>
            <w:vAlign w:val="center"/>
            <w:hideMark/>
          </w:tcPr>
          <w:p w14:paraId="39489281"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22002138</w:t>
            </w:r>
          </w:p>
        </w:tc>
      </w:tr>
      <w:tr w:rsidR="00546981" w:rsidRPr="00546981" w14:paraId="7FED90BC" w14:textId="77777777" w:rsidTr="00546981">
        <w:trPr>
          <w:trHeight w:val="300"/>
        </w:trPr>
        <w:tc>
          <w:tcPr>
            <w:tcW w:w="932" w:type="dxa"/>
            <w:tcBorders>
              <w:top w:val="nil"/>
              <w:left w:val="nil"/>
              <w:bottom w:val="nil"/>
              <w:right w:val="nil"/>
            </w:tcBorders>
            <w:shd w:val="clear" w:color="000000" w:fill="FFFFFF"/>
            <w:vAlign w:val="center"/>
            <w:hideMark/>
          </w:tcPr>
          <w:p w14:paraId="353DE7EC"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43</w:t>
            </w:r>
          </w:p>
        </w:tc>
        <w:tc>
          <w:tcPr>
            <w:tcW w:w="1283" w:type="dxa"/>
            <w:tcBorders>
              <w:top w:val="nil"/>
              <w:left w:val="nil"/>
              <w:bottom w:val="nil"/>
              <w:right w:val="nil"/>
            </w:tcBorders>
            <w:shd w:val="clear" w:color="000000" w:fill="FFFFFF"/>
            <w:vAlign w:val="center"/>
            <w:hideMark/>
          </w:tcPr>
          <w:p w14:paraId="22F7135D"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17/09/2022</w:t>
            </w:r>
          </w:p>
        </w:tc>
        <w:tc>
          <w:tcPr>
            <w:tcW w:w="971" w:type="dxa"/>
            <w:tcBorders>
              <w:top w:val="nil"/>
              <w:left w:val="nil"/>
              <w:bottom w:val="nil"/>
              <w:right w:val="nil"/>
            </w:tcBorders>
            <w:shd w:val="clear" w:color="000000" w:fill="FFFFFF"/>
            <w:vAlign w:val="center"/>
            <w:hideMark/>
          </w:tcPr>
          <w:p w14:paraId="7BAEAD53"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2.21E+07</w:t>
            </w:r>
          </w:p>
        </w:tc>
        <w:tc>
          <w:tcPr>
            <w:tcW w:w="1001" w:type="dxa"/>
            <w:tcBorders>
              <w:top w:val="nil"/>
              <w:left w:val="nil"/>
              <w:bottom w:val="nil"/>
              <w:right w:val="nil"/>
            </w:tcBorders>
            <w:shd w:val="clear" w:color="000000" w:fill="FFFFFF"/>
            <w:vAlign w:val="center"/>
            <w:hideMark/>
          </w:tcPr>
          <w:p w14:paraId="773C417C"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2.19E+07</w:t>
            </w:r>
          </w:p>
        </w:tc>
        <w:tc>
          <w:tcPr>
            <w:tcW w:w="953" w:type="dxa"/>
            <w:tcBorders>
              <w:top w:val="nil"/>
              <w:left w:val="nil"/>
              <w:bottom w:val="nil"/>
              <w:right w:val="nil"/>
            </w:tcBorders>
            <w:shd w:val="clear" w:color="000000" w:fill="FFFFFF"/>
            <w:vAlign w:val="center"/>
            <w:hideMark/>
          </w:tcPr>
          <w:p w14:paraId="5DA92775"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2.22E+07</w:t>
            </w:r>
          </w:p>
        </w:tc>
        <w:tc>
          <w:tcPr>
            <w:tcW w:w="960" w:type="dxa"/>
            <w:tcBorders>
              <w:top w:val="nil"/>
              <w:left w:val="nil"/>
              <w:bottom w:val="nil"/>
              <w:right w:val="nil"/>
            </w:tcBorders>
            <w:shd w:val="clear" w:color="000000" w:fill="FFFFFF"/>
            <w:vAlign w:val="center"/>
            <w:hideMark/>
          </w:tcPr>
          <w:p w14:paraId="3D5BA59F"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22005631</w:t>
            </w:r>
          </w:p>
        </w:tc>
      </w:tr>
      <w:tr w:rsidR="00546981" w:rsidRPr="00546981" w14:paraId="2D72022C" w14:textId="77777777" w:rsidTr="00546981">
        <w:trPr>
          <w:trHeight w:val="300"/>
        </w:trPr>
        <w:tc>
          <w:tcPr>
            <w:tcW w:w="932" w:type="dxa"/>
            <w:tcBorders>
              <w:top w:val="nil"/>
              <w:left w:val="nil"/>
              <w:bottom w:val="nil"/>
              <w:right w:val="nil"/>
            </w:tcBorders>
            <w:shd w:val="clear" w:color="000000" w:fill="F5F5F5"/>
            <w:vAlign w:val="center"/>
            <w:hideMark/>
          </w:tcPr>
          <w:p w14:paraId="57D6838B"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44</w:t>
            </w:r>
          </w:p>
        </w:tc>
        <w:tc>
          <w:tcPr>
            <w:tcW w:w="1283" w:type="dxa"/>
            <w:tcBorders>
              <w:top w:val="nil"/>
              <w:left w:val="nil"/>
              <w:bottom w:val="nil"/>
              <w:right w:val="nil"/>
            </w:tcBorders>
            <w:shd w:val="clear" w:color="000000" w:fill="F5F5F5"/>
            <w:vAlign w:val="center"/>
            <w:hideMark/>
          </w:tcPr>
          <w:p w14:paraId="5B814017"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18/09/2022</w:t>
            </w:r>
          </w:p>
        </w:tc>
        <w:tc>
          <w:tcPr>
            <w:tcW w:w="971" w:type="dxa"/>
            <w:tcBorders>
              <w:top w:val="nil"/>
              <w:left w:val="nil"/>
              <w:bottom w:val="nil"/>
              <w:right w:val="nil"/>
            </w:tcBorders>
            <w:shd w:val="clear" w:color="000000" w:fill="F5F5F5"/>
            <w:vAlign w:val="center"/>
            <w:hideMark/>
          </w:tcPr>
          <w:p w14:paraId="08848EF8"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2.21E+07</w:t>
            </w:r>
          </w:p>
        </w:tc>
        <w:tc>
          <w:tcPr>
            <w:tcW w:w="1001" w:type="dxa"/>
            <w:tcBorders>
              <w:top w:val="nil"/>
              <w:left w:val="nil"/>
              <w:bottom w:val="nil"/>
              <w:right w:val="nil"/>
            </w:tcBorders>
            <w:shd w:val="clear" w:color="000000" w:fill="F5F5F5"/>
            <w:vAlign w:val="center"/>
            <w:hideMark/>
          </w:tcPr>
          <w:p w14:paraId="606D870D"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2.19E+07</w:t>
            </w:r>
          </w:p>
        </w:tc>
        <w:tc>
          <w:tcPr>
            <w:tcW w:w="953" w:type="dxa"/>
            <w:tcBorders>
              <w:top w:val="nil"/>
              <w:left w:val="nil"/>
              <w:bottom w:val="nil"/>
              <w:right w:val="nil"/>
            </w:tcBorders>
            <w:shd w:val="clear" w:color="000000" w:fill="F5F5F5"/>
            <w:vAlign w:val="center"/>
            <w:hideMark/>
          </w:tcPr>
          <w:p w14:paraId="64E2D816"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2.22E+07</w:t>
            </w:r>
          </w:p>
        </w:tc>
        <w:tc>
          <w:tcPr>
            <w:tcW w:w="960" w:type="dxa"/>
            <w:tcBorders>
              <w:top w:val="nil"/>
              <w:left w:val="nil"/>
              <w:bottom w:val="nil"/>
              <w:right w:val="nil"/>
            </w:tcBorders>
            <w:shd w:val="clear" w:color="000000" w:fill="F5F5F5"/>
            <w:vAlign w:val="center"/>
            <w:hideMark/>
          </w:tcPr>
          <w:p w14:paraId="6D88A014"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22009932</w:t>
            </w:r>
          </w:p>
        </w:tc>
      </w:tr>
      <w:tr w:rsidR="00546981" w:rsidRPr="00546981" w14:paraId="1B148D30" w14:textId="77777777" w:rsidTr="00546981">
        <w:trPr>
          <w:trHeight w:val="300"/>
        </w:trPr>
        <w:tc>
          <w:tcPr>
            <w:tcW w:w="932" w:type="dxa"/>
            <w:tcBorders>
              <w:top w:val="nil"/>
              <w:left w:val="nil"/>
              <w:bottom w:val="nil"/>
              <w:right w:val="nil"/>
            </w:tcBorders>
            <w:shd w:val="clear" w:color="000000" w:fill="FFFFFF"/>
            <w:vAlign w:val="center"/>
            <w:hideMark/>
          </w:tcPr>
          <w:p w14:paraId="09CA22D6"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45</w:t>
            </w:r>
          </w:p>
        </w:tc>
        <w:tc>
          <w:tcPr>
            <w:tcW w:w="1283" w:type="dxa"/>
            <w:tcBorders>
              <w:top w:val="nil"/>
              <w:left w:val="nil"/>
              <w:bottom w:val="nil"/>
              <w:right w:val="nil"/>
            </w:tcBorders>
            <w:shd w:val="clear" w:color="000000" w:fill="FFFFFF"/>
            <w:vAlign w:val="center"/>
            <w:hideMark/>
          </w:tcPr>
          <w:p w14:paraId="2AA71ED8"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19/09/2022</w:t>
            </w:r>
          </w:p>
        </w:tc>
        <w:tc>
          <w:tcPr>
            <w:tcW w:w="971" w:type="dxa"/>
            <w:tcBorders>
              <w:top w:val="nil"/>
              <w:left w:val="nil"/>
              <w:bottom w:val="nil"/>
              <w:right w:val="nil"/>
            </w:tcBorders>
            <w:shd w:val="clear" w:color="000000" w:fill="FFFFFF"/>
            <w:vAlign w:val="center"/>
            <w:hideMark/>
          </w:tcPr>
          <w:p w14:paraId="685719A9"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2.21E+07</w:t>
            </w:r>
          </w:p>
        </w:tc>
        <w:tc>
          <w:tcPr>
            <w:tcW w:w="1001" w:type="dxa"/>
            <w:tcBorders>
              <w:top w:val="nil"/>
              <w:left w:val="nil"/>
              <w:bottom w:val="nil"/>
              <w:right w:val="nil"/>
            </w:tcBorders>
            <w:shd w:val="clear" w:color="000000" w:fill="FFFFFF"/>
            <w:vAlign w:val="center"/>
            <w:hideMark/>
          </w:tcPr>
          <w:p w14:paraId="70805663"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2.19E+07</w:t>
            </w:r>
          </w:p>
        </w:tc>
        <w:tc>
          <w:tcPr>
            <w:tcW w:w="953" w:type="dxa"/>
            <w:tcBorders>
              <w:top w:val="nil"/>
              <w:left w:val="nil"/>
              <w:bottom w:val="nil"/>
              <w:right w:val="nil"/>
            </w:tcBorders>
            <w:shd w:val="clear" w:color="000000" w:fill="FFFFFF"/>
            <w:vAlign w:val="center"/>
            <w:hideMark/>
          </w:tcPr>
          <w:p w14:paraId="067F06AF"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2.22E+07</w:t>
            </w:r>
          </w:p>
        </w:tc>
        <w:tc>
          <w:tcPr>
            <w:tcW w:w="960" w:type="dxa"/>
            <w:tcBorders>
              <w:top w:val="nil"/>
              <w:left w:val="nil"/>
              <w:bottom w:val="nil"/>
              <w:right w:val="nil"/>
            </w:tcBorders>
            <w:shd w:val="clear" w:color="000000" w:fill="FFFFFF"/>
            <w:vAlign w:val="center"/>
            <w:hideMark/>
          </w:tcPr>
          <w:p w14:paraId="52301EA5"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22016044</w:t>
            </w:r>
          </w:p>
        </w:tc>
      </w:tr>
      <w:tr w:rsidR="00546981" w:rsidRPr="00546981" w14:paraId="1D9BA9AE" w14:textId="77777777" w:rsidTr="00546981">
        <w:trPr>
          <w:trHeight w:val="300"/>
        </w:trPr>
        <w:tc>
          <w:tcPr>
            <w:tcW w:w="932" w:type="dxa"/>
            <w:tcBorders>
              <w:top w:val="nil"/>
              <w:left w:val="nil"/>
              <w:bottom w:val="nil"/>
              <w:right w:val="nil"/>
            </w:tcBorders>
            <w:shd w:val="clear" w:color="000000" w:fill="F5F5F5"/>
            <w:vAlign w:val="center"/>
            <w:hideMark/>
          </w:tcPr>
          <w:p w14:paraId="7E793DD4"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46</w:t>
            </w:r>
          </w:p>
        </w:tc>
        <w:tc>
          <w:tcPr>
            <w:tcW w:w="1283" w:type="dxa"/>
            <w:tcBorders>
              <w:top w:val="nil"/>
              <w:left w:val="nil"/>
              <w:bottom w:val="nil"/>
              <w:right w:val="nil"/>
            </w:tcBorders>
            <w:shd w:val="clear" w:color="000000" w:fill="F5F5F5"/>
            <w:vAlign w:val="center"/>
            <w:hideMark/>
          </w:tcPr>
          <w:p w14:paraId="0C45F497"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20/09/2022</w:t>
            </w:r>
          </w:p>
        </w:tc>
        <w:tc>
          <w:tcPr>
            <w:tcW w:w="971" w:type="dxa"/>
            <w:tcBorders>
              <w:top w:val="nil"/>
              <w:left w:val="nil"/>
              <w:bottom w:val="nil"/>
              <w:right w:val="nil"/>
            </w:tcBorders>
            <w:shd w:val="clear" w:color="000000" w:fill="F5F5F5"/>
            <w:vAlign w:val="center"/>
            <w:hideMark/>
          </w:tcPr>
          <w:p w14:paraId="72C50105"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2.21E+07</w:t>
            </w:r>
          </w:p>
        </w:tc>
        <w:tc>
          <w:tcPr>
            <w:tcW w:w="1001" w:type="dxa"/>
            <w:tcBorders>
              <w:top w:val="nil"/>
              <w:left w:val="nil"/>
              <w:bottom w:val="nil"/>
              <w:right w:val="nil"/>
            </w:tcBorders>
            <w:shd w:val="clear" w:color="000000" w:fill="F5F5F5"/>
            <w:vAlign w:val="center"/>
            <w:hideMark/>
          </w:tcPr>
          <w:p w14:paraId="0AC5178D"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2.19E+07</w:t>
            </w:r>
          </w:p>
        </w:tc>
        <w:tc>
          <w:tcPr>
            <w:tcW w:w="953" w:type="dxa"/>
            <w:tcBorders>
              <w:top w:val="nil"/>
              <w:left w:val="nil"/>
              <w:bottom w:val="nil"/>
              <w:right w:val="nil"/>
            </w:tcBorders>
            <w:shd w:val="clear" w:color="000000" w:fill="F5F5F5"/>
            <w:vAlign w:val="center"/>
            <w:hideMark/>
          </w:tcPr>
          <w:p w14:paraId="46254414"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2.22E+07</w:t>
            </w:r>
          </w:p>
        </w:tc>
        <w:tc>
          <w:tcPr>
            <w:tcW w:w="960" w:type="dxa"/>
            <w:tcBorders>
              <w:top w:val="nil"/>
              <w:left w:val="nil"/>
              <w:bottom w:val="nil"/>
              <w:right w:val="nil"/>
            </w:tcBorders>
            <w:shd w:val="clear" w:color="000000" w:fill="F5F5F5"/>
            <w:vAlign w:val="center"/>
            <w:hideMark/>
          </w:tcPr>
          <w:p w14:paraId="1EB19486"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22023780</w:t>
            </w:r>
          </w:p>
        </w:tc>
      </w:tr>
      <w:tr w:rsidR="00546981" w:rsidRPr="00546981" w14:paraId="54060FB4" w14:textId="77777777" w:rsidTr="00546981">
        <w:trPr>
          <w:trHeight w:val="300"/>
        </w:trPr>
        <w:tc>
          <w:tcPr>
            <w:tcW w:w="932" w:type="dxa"/>
            <w:tcBorders>
              <w:top w:val="nil"/>
              <w:left w:val="nil"/>
              <w:bottom w:val="nil"/>
              <w:right w:val="nil"/>
            </w:tcBorders>
            <w:shd w:val="clear" w:color="000000" w:fill="FFFFFF"/>
            <w:vAlign w:val="center"/>
            <w:hideMark/>
          </w:tcPr>
          <w:p w14:paraId="77C9393F"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47</w:t>
            </w:r>
          </w:p>
        </w:tc>
        <w:tc>
          <w:tcPr>
            <w:tcW w:w="1283" w:type="dxa"/>
            <w:tcBorders>
              <w:top w:val="nil"/>
              <w:left w:val="nil"/>
              <w:bottom w:val="nil"/>
              <w:right w:val="nil"/>
            </w:tcBorders>
            <w:shd w:val="clear" w:color="000000" w:fill="FFFFFF"/>
            <w:vAlign w:val="center"/>
            <w:hideMark/>
          </w:tcPr>
          <w:p w14:paraId="7DA61933"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21/09/2022</w:t>
            </w:r>
          </w:p>
        </w:tc>
        <w:tc>
          <w:tcPr>
            <w:tcW w:w="971" w:type="dxa"/>
            <w:tcBorders>
              <w:top w:val="nil"/>
              <w:left w:val="nil"/>
              <w:bottom w:val="nil"/>
              <w:right w:val="nil"/>
            </w:tcBorders>
            <w:shd w:val="clear" w:color="000000" w:fill="FFFFFF"/>
            <w:vAlign w:val="center"/>
            <w:hideMark/>
          </w:tcPr>
          <w:p w14:paraId="6821A858"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2.21E+07</w:t>
            </w:r>
          </w:p>
        </w:tc>
        <w:tc>
          <w:tcPr>
            <w:tcW w:w="1001" w:type="dxa"/>
            <w:tcBorders>
              <w:top w:val="nil"/>
              <w:left w:val="nil"/>
              <w:bottom w:val="nil"/>
              <w:right w:val="nil"/>
            </w:tcBorders>
            <w:shd w:val="clear" w:color="000000" w:fill="FFFFFF"/>
            <w:vAlign w:val="center"/>
            <w:hideMark/>
          </w:tcPr>
          <w:p w14:paraId="6E442AAE"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2.19E+07</w:t>
            </w:r>
          </w:p>
        </w:tc>
        <w:tc>
          <w:tcPr>
            <w:tcW w:w="953" w:type="dxa"/>
            <w:tcBorders>
              <w:top w:val="nil"/>
              <w:left w:val="nil"/>
              <w:bottom w:val="nil"/>
              <w:right w:val="nil"/>
            </w:tcBorders>
            <w:shd w:val="clear" w:color="000000" w:fill="FFFFFF"/>
            <w:vAlign w:val="center"/>
            <w:hideMark/>
          </w:tcPr>
          <w:p w14:paraId="482658EF"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2.22E+07</w:t>
            </w:r>
          </w:p>
        </w:tc>
        <w:tc>
          <w:tcPr>
            <w:tcW w:w="960" w:type="dxa"/>
            <w:tcBorders>
              <w:top w:val="nil"/>
              <w:left w:val="nil"/>
              <w:bottom w:val="nil"/>
              <w:right w:val="nil"/>
            </w:tcBorders>
            <w:shd w:val="clear" w:color="000000" w:fill="FFFFFF"/>
            <w:vAlign w:val="center"/>
            <w:hideMark/>
          </w:tcPr>
          <w:p w14:paraId="022EAF41"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22031251</w:t>
            </w:r>
          </w:p>
        </w:tc>
      </w:tr>
      <w:tr w:rsidR="00546981" w:rsidRPr="00546981" w14:paraId="19518BBA" w14:textId="77777777" w:rsidTr="00546981">
        <w:trPr>
          <w:trHeight w:val="300"/>
        </w:trPr>
        <w:tc>
          <w:tcPr>
            <w:tcW w:w="932" w:type="dxa"/>
            <w:tcBorders>
              <w:top w:val="nil"/>
              <w:left w:val="nil"/>
              <w:bottom w:val="nil"/>
              <w:right w:val="nil"/>
            </w:tcBorders>
            <w:shd w:val="clear" w:color="000000" w:fill="F5F5F5"/>
            <w:vAlign w:val="center"/>
            <w:hideMark/>
          </w:tcPr>
          <w:p w14:paraId="079543FD"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48</w:t>
            </w:r>
          </w:p>
        </w:tc>
        <w:tc>
          <w:tcPr>
            <w:tcW w:w="1283" w:type="dxa"/>
            <w:tcBorders>
              <w:top w:val="nil"/>
              <w:left w:val="nil"/>
              <w:bottom w:val="nil"/>
              <w:right w:val="nil"/>
            </w:tcBorders>
            <w:shd w:val="clear" w:color="000000" w:fill="F5F5F5"/>
            <w:vAlign w:val="center"/>
            <w:hideMark/>
          </w:tcPr>
          <w:p w14:paraId="045DF1FE"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22/09/2022</w:t>
            </w:r>
          </w:p>
        </w:tc>
        <w:tc>
          <w:tcPr>
            <w:tcW w:w="971" w:type="dxa"/>
            <w:tcBorders>
              <w:top w:val="nil"/>
              <w:left w:val="nil"/>
              <w:bottom w:val="nil"/>
              <w:right w:val="nil"/>
            </w:tcBorders>
            <w:shd w:val="clear" w:color="000000" w:fill="F5F5F5"/>
            <w:vAlign w:val="center"/>
            <w:hideMark/>
          </w:tcPr>
          <w:p w14:paraId="23194FC7"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2.21E+07</w:t>
            </w:r>
          </w:p>
        </w:tc>
        <w:tc>
          <w:tcPr>
            <w:tcW w:w="1001" w:type="dxa"/>
            <w:tcBorders>
              <w:top w:val="nil"/>
              <w:left w:val="nil"/>
              <w:bottom w:val="nil"/>
              <w:right w:val="nil"/>
            </w:tcBorders>
            <w:shd w:val="clear" w:color="000000" w:fill="F5F5F5"/>
            <w:vAlign w:val="center"/>
            <w:hideMark/>
          </w:tcPr>
          <w:p w14:paraId="1D16491B"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2.19E+07</w:t>
            </w:r>
          </w:p>
        </w:tc>
        <w:tc>
          <w:tcPr>
            <w:tcW w:w="953" w:type="dxa"/>
            <w:tcBorders>
              <w:top w:val="nil"/>
              <w:left w:val="nil"/>
              <w:bottom w:val="nil"/>
              <w:right w:val="nil"/>
            </w:tcBorders>
            <w:shd w:val="clear" w:color="000000" w:fill="F5F5F5"/>
            <w:vAlign w:val="center"/>
            <w:hideMark/>
          </w:tcPr>
          <w:p w14:paraId="7AFF530B"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2.22E+07</w:t>
            </w:r>
          </w:p>
        </w:tc>
        <w:tc>
          <w:tcPr>
            <w:tcW w:w="960" w:type="dxa"/>
            <w:tcBorders>
              <w:top w:val="nil"/>
              <w:left w:val="nil"/>
              <w:bottom w:val="nil"/>
              <w:right w:val="nil"/>
            </w:tcBorders>
            <w:shd w:val="clear" w:color="000000" w:fill="F5F5F5"/>
            <w:vAlign w:val="center"/>
            <w:hideMark/>
          </w:tcPr>
          <w:p w14:paraId="3021BCB7"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22037990</w:t>
            </w:r>
          </w:p>
        </w:tc>
      </w:tr>
      <w:tr w:rsidR="00546981" w:rsidRPr="00546981" w14:paraId="176ACAA5" w14:textId="77777777" w:rsidTr="00546981">
        <w:trPr>
          <w:trHeight w:val="300"/>
        </w:trPr>
        <w:tc>
          <w:tcPr>
            <w:tcW w:w="932" w:type="dxa"/>
            <w:tcBorders>
              <w:top w:val="nil"/>
              <w:left w:val="nil"/>
              <w:bottom w:val="nil"/>
              <w:right w:val="nil"/>
            </w:tcBorders>
            <w:shd w:val="clear" w:color="000000" w:fill="FFFFFF"/>
            <w:vAlign w:val="center"/>
            <w:hideMark/>
          </w:tcPr>
          <w:p w14:paraId="686A30D7"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49</w:t>
            </w:r>
          </w:p>
        </w:tc>
        <w:tc>
          <w:tcPr>
            <w:tcW w:w="1283" w:type="dxa"/>
            <w:tcBorders>
              <w:top w:val="nil"/>
              <w:left w:val="nil"/>
              <w:bottom w:val="nil"/>
              <w:right w:val="nil"/>
            </w:tcBorders>
            <w:shd w:val="clear" w:color="000000" w:fill="FFFFFF"/>
            <w:vAlign w:val="center"/>
            <w:hideMark/>
          </w:tcPr>
          <w:p w14:paraId="4CE092E1"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23/09/2022</w:t>
            </w:r>
          </w:p>
        </w:tc>
        <w:tc>
          <w:tcPr>
            <w:tcW w:w="971" w:type="dxa"/>
            <w:tcBorders>
              <w:top w:val="nil"/>
              <w:left w:val="nil"/>
              <w:bottom w:val="nil"/>
              <w:right w:val="nil"/>
            </w:tcBorders>
            <w:shd w:val="clear" w:color="000000" w:fill="FFFFFF"/>
            <w:vAlign w:val="center"/>
            <w:hideMark/>
          </w:tcPr>
          <w:p w14:paraId="5E6F955B"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2.21E+07</w:t>
            </w:r>
          </w:p>
        </w:tc>
        <w:tc>
          <w:tcPr>
            <w:tcW w:w="1001" w:type="dxa"/>
            <w:tcBorders>
              <w:top w:val="nil"/>
              <w:left w:val="nil"/>
              <w:bottom w:val="nil"/>
              <w:right w:val="nil"/>
            </w:tcBorders>
            <w:shd w:val="clear" w:color="000000" w:fill="FFFFFF"/>
            <w:vAlign w:val="center"/>
            <w:hideMark/>
          </w:tcPr>
          <w:p w14:paraId="79C1B92B"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2.19E+07</w:t>
            </w:r>
          </w:p>
        </w:tc>
        <w:tc>
          <w:tcPr>
            <w:tcW w:w="953" w:type="dxa"/>
            <w:tcBorders>
              <w:top w:val="nil"/>
              <w:left w:val="nil"/>
              <w:bottom w:val="nil"/>
              <w:right w:val="nil"/>
            </w:tcBorders>
            <w:shd w:val="clear" w:color="000000" w:fill="FFFFFF"/>
            <w:vAlign w:val="center"/>
            <w:hideMark/>
          </w:tcPr>
          <w:p w14:paraId="17E9A328"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2.22E+07</w:t>
            </w:r>
          </w:p>
        </w:tc>
        <w:tc>
          <w:tcPr>
            <w:tcW w:w="960" w:type="dxa"/>
            <w:tcBorders>
              <w:top w:val="nil"/>
              <w:left w:val="nil"/>
              <w:bottom w:val="nil"/>
              <w:right w:val="nil"/>
            </w:tcBorders>
            <w:shd w:val="clear" w:color="000000" w:fill="FFFFFF"/>
            <w:vAlign w:val="center"/>
            <w:hideMark/>
          </w:tcPr>
          <w:p w14:paraId="7924E4CF"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22044397</w:t>
            </w:r>
          </w:p>
        </w:tc>
      </w:tr>
      <w:tr w:rsidR="00546981" w:rsidRPr="00546981" w14:paraId="34F23941" w14:textId="77777777" w:rsidTr="00546981">
        <w:trPr>
          <w:trHeight w:val="300"/>
        </w:trPr>
        <w:tc>
          <w:tcPr>
            <w:tcW w:w="932" w:type="dxa"/>
            <w:tcBorders>
              <w:top w:val="nil"/>
              <w:left w:val="nil"/>
              <w:bottom w:val="nil"/>
              <w:right w:val="nil"/>
            </w:tcBorders>
            <w:shd w:val="clear" w:color="000000" w:fill="F5F5F5"/>
            <w:vAlign w:val="center"/>
            <w:hideMark/>
          </w:tcPr>
          <w:p w14:paraId="76ECCFB7"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50</w:t>
            </w:r>
          </w:p>
        </w:tc>
        <w:tc>
          <w:tcPr>
            <w:tcW w:w="1283" w:type="dxa"/>
            <w:tcBorders>
              <w:top w:val="nil"/>
              <w:left w:val="nil"/>
              <w:bottom w:val="nil"/>
              <w:right w:val="nil"/>
            </w:tcBorders>
            <w:shd w:val="clear" w:color="000000" w:fill="F5F5F5"/>
            <w:vAlign w:val="center"/>
            <w:hideMark/>
          </w:tcPr>
          <w:p w14:paraId="75E98D06"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24/09/2022</w:t>
            </w:r>
          </w:p>
        </w:tc>
        <w:tc>
          <w:tcPr>
            <w:tcW w:w="971" w:type="dxa"/>
            <w:tcBorders>
              <w:top w:val="nil"/>
              <w:left w:val="nil"/>
              <w:bottom w:val="nil"/>
              <w:right w:val="nil"/>
            </w:tcBorders>
            <w:shd w:val="clear" w:color="000000" w:fill="F5F5F5"/>
            <w:vAlign w:val="center"/>
            <w:hideMark/>
          </w:tcPr>
          <w:p w14:paraId="1BD40E9A"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2.21E+07</w:t>
            </w:r>
          </w:p>
        </w:tc>
        <w:tc>
          <w:tcPr>
            <w:tcW w:w="1001" w:type="dxa"/>
            <w:tcBorders>
              <w:top w:val="nil"/>
              <w:left w:val="nil"/>
              <w:bottom w:val="nil"/>
              <w:right w:val="nil"/>
            </w:tcBorders>
            <w:shd w:val="clear" w:color="000000" w:fill="F5F5F5"/>
            <w:vAlign w:val="center"/>
            <w:hideMark/>
          </w:tcPr>
          <w:p w14:paraId="3140E152"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2.19E+07</w:t>
            </w:r>
          </w:p>
        </w:tc>
        <w:tc>
          <w:tcPr>
            <w:tcW w:w="953" w:type="dxa"/>
            <w:tcBorders>
              <w:top w:val="nil"/>
              <w:left w:val="nil"/>
              <w:bottom w:val="nil"/>
              <w:right w:val="nil"/>
            </w:tcBorders>
            <w:shd w:val="clear" w:color="000000" w:fill="F5F5F5"/>
            <w:vAlign w:val="center"/>
            <w:hideMark/>
          </w:tcPr>
          <w:p w14:paraId="2110C32F"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2.22E+07</w:t>
            </w:r>
          </w:p>
        </w:tc>
        <w:tc>
          <w:tcPr>
            <w:tcW w:w="960" w:type="dxa"/>
            <w:tcBorders>
              <w:top w:val="nil"/>
              <w:left w:val="nil"/>
              <w:bottom w:val="nil"/>
              <w:right w:val="nil"/>
            </w:tcBorders>
            <w:shd w:val="clear" w:color="000000" w:fill="F5F5F5"/>
            <w:vAlign w:val="center"/>
            <w:hideMark/>
          </w:tcPr>
          <w:p w14:paraId="1B1CA4FD"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22050045</w:t>
            </w:r>
          </w:p>
        </w:tc>
      </w:tr>
      <w:tr w:rsidR="00546981" w:rsidRPr="00546981" w14:paraId="44F9B474" w14:textId="77777777" w:rsidTr="00546981">
        <w:trPr>
          <w:trHeight w:val="300"/>
        </w:trPr>
        <w:tc>
          <w:tcPr>
            <w:tcW w:w="932" w:type="dxa"/>
            <w:tcBorders>
              <w:top w:val="nil"/>
              <w:left w:val="nil"/>
              <w:bottom w:val="nil"/>
              <w:right w:val="nil"/>
            </w:tcBorders>
            <w:shd w:val="clear" w:color="000000" w:fill="FFFFFF"/>
            <w:vAlign w:val="center"/>
            <w:hideMark/>
          </w:tcPr>
          <w:p w14:paraId="4B8B470F"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51</w:t>
            </w:r>
          </w:p>
        </w:tc>
        <w:tc>
          <w:tcPr>
            <w:tcW w:w="1283" w:type="dxa"/>
            <w:tcBorders>
              <w:top w:val="nil"/>
              <w:left w:val="nil"/>
              <w:bottom w:val="nil"/>
              <w:right w:val="nil"/>
            </w:tcBorders>
            <w:shd w:val="clear" w:color="000000" w:fill="FFFFFF"/>
            <w:vAlign w:val="center"/>
            <w:hideMark/>
          </w:tcPr>
          <w:p w14:paraId="3931D920"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25/09/2022</w:t>
            </w:r>
          </w:p>
        </w:tc>
        <w:tc>
          <w:tcPr>
            <w:tcW w:w="971" w:type="dxa"/>
            <w:tcBorders>
              <w:top w:val="nil"/>
              <w:left w:val="nil"/>
              <w:bottom w:val="nil"/>
              <w:right w:val="nil"/>
            </w:tcBorders>
            <w:shd w:val="clear" w:color="000000" w:fill="FFFFFF"/>
            <w:vAlign w:val="center"/>
            <w:hideMark/>
          </w:tcPr>
          <w:p w14:paraId="48636FD3"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2.21E+07</w:t>
            </w:r>
          </w:p>
        </w:tc>
        <w:tc>
          <w:tcPr>
            <w:tcW w:w="1001" w:type="dxa"/>
            <w:tcBorders>
              <w:top w:val="nil"/>
              <w:left w:val="nil"/>
              <w:bottom w:val="nil"/>
              <w:right w:val="nil"/>
            </w:tcBorders>
            <w:shd w:val="clear" w:color="000000" w:fill="FFFFFF"/>
            <w:vAlign w:val="center"/>
            <w:hideMark/>
          </w:tcPr>
          <w:p w14:paraId="29C5CB45"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2.19E+07</w:t>
            </w:r>
          </w:p>
        </w:tc>
        <w:tc>
          <w:tcPr>
            <w:tcW w:w="953" w:type="dxa"/>
            <w:tcBorders>
              <w:top w:val="nil"/>
              <w:left w:val="nil"/>
              <w:bottom w:val="nil"/>
              <w:right w:val="nil"/>
            </w:tcBorders>
            <w:shd w:val="clear" w:color="000000" w:fill="FFFFFF"/>
            <w:vAlign w:val="center"/>
            <w:hideMark/>
          </w:tcPr>
          <w:p w14:paraId="2413D2D6"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2.22E+07</w:t>
            </w:r>
          </w:p>
        </w:tc>
        <w:tc>
          <w:tcPr>
            <w:tcW w:w="960" w:type="dxa"/>
            <w:tcBorders>
              <w:top w:val="nil"/>
              <w:left w:val="nil"/>
              <w:bottom w:val="nil"/>
              <w:right w:val="nil"/>
            </w:tcBorders>
            <w:shd w:val="clear" w:color="000000" w:fill="FFFFFF"/>
            <w:vAlign w:val="center"/>
            <w:hideMark/>
          </w:tcPr>
          <w:p w14:paraId="278C1B22"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22057218</w:t>
            </w:r>
          </w:p>
        </w:tc>
      </w:tr>
      <w:tr w:rsidR="00546981" w:rsidRPr="00546981" w14:paraId="2E225080" w14:textId="77777777" w:rsidTr="00546981">
        <w:trPr>
          <w:trHeight w:val="300"/>
        </w:trPr>
        <w:tc>
          <w:tcPr>
            <w:tcW w:w="932" w:type="dxa"/>
            <w:tcBorders>
              <w:top w:val="nil"/>
              <w:left w:val="nil"/>
              <w:bottom w:val="nil"/>
              <w:right w:val="nil"/>
            </w:tcBorders>
            <w:shd w:val="clear" w:color="000000" w:fill="F5F5F5"/>
            <w:vAlign w:val="center"/>
            <w:hideMark/>
          </w:tcPr>
          <w:p w14:paraId="3A8C9C75"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52</w:t>
            </w:r>
          </w:p>
        </w:tc>
        <w:tc>
          <w:tcPr>
            <w:tcW w:w="1283" w:type="dxa"/>
            <w:tcBorders>
              <w:top w:val="nil"/>
              <w:left w:val="nil"/>
              <w:bottom w:val="nil"/>
              <w:right w:val="nil"/>
            </w:tcBorders>
            <w:shd w:val="clear" w:color="000000" w:fill="F5F5F5"/>
            <w:vAlign w:val="center"/>
            <w:hideMark/>
          </w:tcPr>
          <w:p w14:paraId="3F5B17EF"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26/09/2022</w:t>
            </w:r>
          </w:p>
        </w:tc>
        <w:tc>
          <w:tcPr>
            <w:tcW w:w="971" w:type="dxa"/>
            <w:tcBorders>
              <w:top w:val="nil"/>
              <w:left w:val="nil"/>
              <w:bottom w:val="nil"/>
              <w:right w:val="nil"/>
            </w:tcBorders>
            <w:shd w:val="clear" w:color="000000" w:fill="F5F5F5"/>
            <w:vAlign w:val="center"/>
            <w:hideMark/>
          </w:tcPr>
          <w:p w14:paraId="24B20717"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2.21E+07</w:t>
            </w:r>
          </w:p>
        </w:tc>
        <w:tc>
          <w:tcPr>
            <w:tcW w:w="1001" w:type="dxa"/>
            <w:tcBorders>
              <w:top w:val="nil"/>
              <w:left w:val="nil"/>
              <w:bottom w:val="nil"/>
              <w:right w:val="nil"/>
            </w:tcBorders>
            <w:shd w:val="clear" w:color="000000" w:fill="F5F5F5"/>
            <w:vAlign w:val="center"/>
            <w:hideMark/>
          </w:tcPr>
          <w:p w14:paraId="5CC6B9F9"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2.20E+07</w:t>
            </w:r>
          </w:p>
        </w:tc>
        <w:tc>
          <w:tcPr>
            <w:tcW w:w="953" w:type="dxa"/>
            <w:tcBorders>
              <w:top w:val="nil"/>
              <w:left w:val="nil"/>
              <w:bottom w:val="nil"/>
              <w:right w:val="nil"/>
            </w:tcBorders>
            <w:shd w:val="clear" w:color="000000" w:fill="F5F5F5"/>
            <w:vAlign w:val="center"/>
            <w:hideMark/>
          </w:tcPr>
          <w:p w14:paraId="4ED95D46"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2.23E+07</w:t>
            </w:r>
          </w:p>
        </w:tc>
        <w:tc>
          <w:tcPr>
            <w:tcW w:w="960" w:type="dxa"/>
            <w:tcBorders>
              <w:top w:val="nil"/>
              <w:left w:val="nil"/>
              <w:bottom w:val="nil"/>
              <w:right w:val="nil"/>
            </w:tcBorders>
            <w:shd w:val="clear" w:color="000000" w:fill="F5F5F5"/>
            <w:vAlign w:val="center"/>
            <w:hideMark/>
          </w:tcPr>
          <w:p w14:paraId="03DC1BC7"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22065745</w:t>
            </w:r>
          </w:p>
        </w:tc>
      </w:tr>
      <w:tr w:rsidR="00546981" w:rsidRPr="00546981" w14:paraId="657F260A" w14:textId="77777777" w:rsidTr="00546981">
        <w:trPr>
          <w:trHeight w:val="300"/>
        </w:trPr>
        <w:tc>
          <w:tcPr>
            <w:tcW w:w="932" w:type="dxa"/>
            <w:tcBorders>
              <w:top w:val="nil"/>
              <w:left w:val="nil"/>
              <w:bottom w:val="nil"/>
              <w:right w:val="nil"/>
            </w:tcBorders>
            <w:shd w:val="clear" w:color="000000" w:fill="FFFFFF"/>
            <w:vAlign w:val="center"/>
            <w:hideMark/>
          </w:tcPr>
          <w:p w14:paraId="7577029B"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53</w:t>
            </w:r>
          </w:p>
        </w:tc>
        <w:tc>
          <w:tcPr>
            <w:tcW w:w="1283" w:type="dxa"/>
            <w:tcBorders>
              <w:top w:val="nil"/>
              <w:left w:val="nil"/>
              <w:bottom w:val="nil"/>
              <w:right w:val="nil"/>
            </w:tcBorders>
            <w:shd w:val="clear" w:color="000000" w:fill="FFFFFF"/>
            <w:vAlign w:val="center"/>
            <w:hideMark/>
          </w:tcPr>
          <w:p w14:paraId="71ABF8C7"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27/09/2022</w:t>
            </w:r>
          </w:p>
        </w:tc>
        <w:tc>
          <w:tcPr>
            <w:tcW w:w="971" w:type="dxa"/>
            <w:tcBorders>
              <w:top w:val="nil"/>
              <w:left w:val="nil"/>
              <w:bottom w:val="nil"/>
              <w:right w:val="nil"/>
            </w:tcBorders>
            <w:shd w:val="clear" w:color="000000" w:fill="FFFFFF"/>
            <w:vAlign w:val="center"/>
            <w:hideMark/>
          </w:tcPr>
          <w:p w14:paraId="6D73EFE3"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2.21E+07</w:t>
            </w:r>
          </w:p>
        </w:tc>
        <w:tc>
          <w:tcPr>
            <w:tcW w:w="1001" w:type="dxa"/>
            <w:tcBorders>
              <w:top w:val="nil"/>
              <w:left w:val="nil"/>
              <w:bottom w:val="nil"/>
              <w:right w:val="nil"/>
            </w:tcBorders>
            <w:shd w:val="clear" w:color="000000" w:fill="FFFFFF"/>
            <w:vAlign w:val="center"/>
            <w:hideMark/>
          </w:tcPr>
          <w:p w14:paraId="13C6D293"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2.20E+07</w:t>
            </w:r>
          </w:p>
        </w:tc>
        <w:tc>
          <w:tcPr>
            <w:tcW w:w="953" w:type="dxa"/>
            <w:tcBorders>
              <w:top w:val="nil"/>
              <w:left w:val="nil"/>
              <w:bottom w:val="nil"/>
              <w:right w:val="nil"/>
            </w:tcBorders>
            <w:shd w:val="clear" w:color="000000" w:fill="FFFFFF"/>
            <w:vAlign w:val="center"/>
            <w:hideMark/>
          </w:tcPr>
          <w:p w14:paraId="4D8915A9"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2.23E+07</w:t>
            </w:r>
          </w:p>
        </w:tc>
        <w:tc>
          <w:tcPr>
            <w:tcW w:w="960" w:type="dxa"/>
            <w:tcBorders>
              <w:top w:val="nil"/>
              <w:left w:val="nil"/>
              <w:bottom w:val="nil"/>
              <w:right w:val="nil"/>
            </w:tcBorders>
            <w:shd w:val="clear" w:color="000000" w:fill="FFFFFF"/>
            <w:vAlign w:val="center"/>
            <w:hideMark/>
          </w:tcPr>
          <w:p w14:paraId="1F10E072"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22073886</w:t>
            </w:r>
          </w:p>
        </w:tc>
      </w:tr>
      <w:tr w:rsidR="00546981" w:rsidRPr="00546981" w14:paraId="4341D970" w14:textId="77777777" w:rsidTr="00546981">
        <w:trPr>
          <w:trHeight w:val="300"/>
        </w:trPr>
        <w:tc>
          <w:tcPr>
            <w:tcW w:w="932" w:type="dxa"/>
            <w:tcBorders>
              <w:top w:val="nil"/>
              <w:left w:val="nil"/>
              <w:bottom w:val="nil"/>
              <w:right w:val="nil"/>
            </w:tcBorders>
            <w:shd w:val="clear" w:color="000000" w:fill="F5F5F5"/>
            <w:vAlign w:val="center"/>
            <w:hideMark/>
          </w:tcPr>
          <w:p w14:paraId="59E3496A"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54</w:t>
            </w:r>
          </w:p>
        </w:tc>
        <w:tc>
          <w:tcPr>
            <w:tcW w:w="1283" w:type="dxa"/>
            <w:tcBorders>
              <w:top w:val="nil"/>
              <w:left w:val="nil"/>
              <w:bottom w:val="nil"/>
              <w:right w:val="nil"/>
            </w:tcBorders>
            <w:shd w:val="clear" w:color="000000" w:fill="F5F5F5"/>
            <w:vAlign w:val="center"/>
            <w:hideMark/>
          </w:tcPr>
          <w:p w14:paraId="7F84440A"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28/09/2022</w:t>
            </w:r>
          </w:p>
        </w:tc>
        <w:tc>
          <w:tcPr>
            <w:tcW w:w="971" w:type="dxa"/>
            <w:tcBorders>
              <w:top w:val="nil"/>
              <w:left w:val="nil"/>
              <w:bottom w:val="nil"/>
              <w:right w:val="nil"/>
            </w:tcBorders>
            <w:shd w:val="clear" w:color="000000" w:fill="F5F5F5"/>
            <w:vAlign w:val="center"/>
            <w:hideMark/>
          </w:tcPr>
          <w:p w14:paraId="1033405A"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2.21E+07</w:t>
            </w:r>
          </w:p>
        </w:tc>
        <w:tc>
          <w:tcPr>
            <w:tcW w:w="1001" w:type="dxa"/>
            <w:tcBorders>
              <w:top w:val="nil"/>
              <w:left w:val="nil"/>
              <w:bottom w:val="nil"/>
              <w:right w:val="nil"/>
            </w:tcBorders>
            <w:shd w:val="clear" w:color="000000" w:fill="F5F5F5"/>
            <w:vAlign w:val="center"/>
            <w:hideMark/>
          </w:tcPr>
          <w:p w14:paraId="193874F8"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2.20E+07</w:t>
            </w:r>
          </w:p>
        </w:tc>
        <w:tc>
          <w:tcPr>
            <w:tcW w:w="953" w:type="dxa"/>
            <w:tcBorders>
              <w:top w:val="nil"/>
              <w:left w:val="nil"/>
              <w:bottom w:val="nil"/>
              <w:right w:val="nil"/>
            </w:tcBorders>
            <w:shd w:val="clear" w:color="000000" w:fill="F5F5F5"/>
            <w:vAlign w:val="center"/>
            <w:hideMark/>
          </w:tcPr>
          <w:p w14:paraId="25EC1162"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2.23E+07</w:t>
            </w:r>
          </w:p>
        </w:tc>
        <w:tc>
          <w:tcPr>
            <w:tcW w:w="960" w:type="dxa"/>
            <w:tcBorders>
              <w:top w:val="nil"/>
              <w:left w:val="nil"/>
              <w:bottom w:val="nil"/>
              <w:right w:val="nil"/>
            </w:tcBorders>
            <w:shd w:val="clear" w:color="000000" w:fill="F5F5F5"/>
            <w:vAlign w:val="center"/>
            <w:hideMark/>
          </w:tcPr>
          <w:p w14:paraId="6C63946C"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22082183</w:t>
            </w:r>
          </w:p>
        </w:tc>
      </w:tr>
      <w:tr w:rsidR="00546981" w:rsidRPr="00546981" w14:paraId="22395147" w14:textId="77777777" w:rsidTr="00546981">
        <w:trPr>
          <w:trHeight w:val="300"/>
        </w:trPr>
        <w:tc>
          <w:tcPr>
            <w:tcW w:w="932" w:type="dxa"/>
            <w:tcBorders>
              <w:top w:val="nil"/>
              <w:left w:val="nil"/>
              <w:bottom w:val="nil"/>
              <w:right w:val="nil"/>
            </w:tcBorders>
            <w:shd w:val="clear" w:color="000000" w:fill="FFFFFF"/>
            <w:vAlign w:val="center"/>
            <w:hideMark/>
          </w:tcPr>
          <w:p w14:paraId="503F6E3C"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55</w:t>
            </w:r>
          </w:p>
        </w:tc>
        <w:tc>
          <w:tcPr>
            <w:tcW w:w="1283" w:type="dxa"/>
            <w:tcBorders>
              <w:top w:val="nil"/>
              <w:left w:val="nil"/>
              <w:bottom w:val="nil"/>
              <w:right w:val="nil"/>
            </w:tcBorders>
            <w:shd w:val="clear" w:color="000000" w:fill="FFFFFF"/>
            <w:vAlign w:val="center"/>
            <w:hideMark/>
          </w:tcPr>
          <w:p w14:paraId="2C74D7C1"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29/09/2022</w:t>
            </w:r>
          </w:p>
        </w:tc>
        <w:tc>
          <w:tcPr>
            <w:tcW w:w="971" w:type="dxa"/>
            <w:tcBorders>
              <w:top w:val="nil"/>
              <w:left w:val="nil"/>
              <w:bottom w:val="nil"/>
              <w:right w:val="nil"/>
            </w:tcBorders>
            <w:shd w:val="clear" w:color="000000" w:fill="FFFFFF"/>
            <w:vAlign w:val="center"/>
            <w:hideMark/>
          </w:tcPr>
          <w:p w14:paraId="1985C66E"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2.22E+07</w:t>
            </w:r>
          </w:p>
        </w:tc>
        <w:tc>
          <w:tcPr>
            <w:tcW w:w="1001" w:type="dxa"/>
            <w:tcBorders>
              <w:top w:val="nil"/>
              <w:left w:val="nil"/>
              <w:bottom w:val="nil"/>
              <w:right w:val="nil"/>
            </w:tcBorders>
            <w:shd w:val="clear" w:color="000000" w:fill="FFFFFF"/>
            <w:vAlign w:val="center"/>
            <w:hideMark/>
          </w:tcPr>
          <w:p w14:paraId="3C1A3018"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2.20E+07</w:t>
            </w:r>
          </w:p>
        </w:tc>
        <w:tc>
          <w:tcPr>
            <w:tcW w:w="953" w:type="dxa"/>
            <w:tcBorders>
              <w:top w:val="nil"/>
              <w:left w:val="nil"/>
              <w:bottom w:val="nil"/>
              <w:right w:val="nil"/>
            </w:tcBorders>
            <w:shd w:val="clear" w:color="000000" w:fill="FFFFFF"/>
            <w:vAlign w:val="center"/>
            <w:hideMark/>
          </w:tcPr>
          <w:p w14:paraId="53B3E328"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2.23E+07</w:t>
            </w:r>
          </w:p>
        </w:tc>
        <w:tc>
          <w:tcPr>
            <w:tcW w:w="960" w:type="dxa"/>
            <w:tcBorders>
              <w:top w:val="nil"/>
              <w:left w:val="nil"/>
              <w:bottom w:val="nil"/>
              <w:right w:val="nil"/>
            </w:tcBorders>
            <w:shd w:val="clear" w:color="000000" w:fill="FFFFFF"/>
            <w:vAlign w:val="center"/>
            <w:hideMark/>
          </w:tcPr>
          <w:p w14:paraId="371E5896"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22089983</w:t>
            </w:r>
          </w:p>
        </w:tc>
      </w:tr>
      <w:tr w:rsidR="00546981" w:rsidRPr="00546981" w14:paraId="78BC4BC4" w14:textId="77777777" w:rsidTr="00546981">
        <w:trPr>
          <w:trHeight w:val="300"/>
        </w:trPr>
        <w:tc>
          <w:tcPr>
            <w:tcW w:w="932" w:type="dxa"/>
            <w:tcBorders>
              <w:top w:val="nil"/>
              <w:left w:val="nil"/>
              <w:bottom w:val="nil"/>
              <w:right w:val="nil"/>
            </w:tcBorders>
            <w:shd w:val="clear" w:color="000000" w:fill="F5F5F5"/>
            <w:vAlign w:val="center"/>
            <w:hideMark/>
          </w:tcPr>
          <w:p w14:paraId="0BEFE205"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56</w:t>
            </w:r>
          </w:p>
        </w:tc>
        <w:tc>
          <w:tcPr>
            <w:tcW w:w="1283" w:type="dxa"/>
            <w:tcBorders>
              <w:top w:val="nil"/>
              <w:left w:val="nil"/>
              <w:bottom w:val="nil"/>
              <w:right w:val="nil"/>
            </w:tcBorders>
            <w:shd w:val="clear" w:color="000000" w:fill="F5F5F5"/>
            <w:vAlign w:val="center"/>
            <w:hideMark/>
          </w:tcPr>
          <w:p w14:paraId="0CBE8966"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30/09/2022</w:t>
            </w:r>
          </w:p>
        </w:tc>
        <w:tc>
          <w:tcPr>
            <w:tcW w:w="971" w:type="dxa"/>
            <w:tcBorders>
              <w:top w:val="nil"/>
              <w:left w:val="nil"/>
              <w:bottom w:val="nil"/>
              <w:right w:val="nil"/>
            </w:tcBorders>
            <w:shd w:val="clear" w:color="000000" w:fill="F5F5F5"/>
            <w:vAlign w:val="center"/>
            <w:hideMark/>
          </w:tcPr>
          <w:p w14:paraId="04A9CEA6"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2.22E+07</w:t>
            </w:r>
          </w:p>
        </w:tc>
        <w:tc>
          <w:tcPr>
            <w:tcW w:w="1001" w:type="dxa"/>
            <w:tcBorders>
              <w:top w:val="nil"/>
              <w:left w:val="nil"/>
              <w:bottom w:val="nil"/>
              <w:right w:val="nil"/>
            </w:tcBorders>
            <w:shd w:val="clear" w:color="000000" w:fill="F5F5F5"/>
            <w:vAlign w:val="center"/>
            <w:hideMark/>
          </w:tcPr>
          <w:p w14:paraId="01695973"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2.20E+07</w:t>
            </w:r>
          </w:p>
        </w:tc>
        <w:tc>
          <w:tcPr>
            <w:tcW w:w="953" w:type="dxa"/>
            <w:tcBorders>
              <w:top w:val="nil"/>
              <w:left w:val="nil"/>
              <w:bottom w:val="nil"/>
              <w:right w:val="nil"/>
            </w:tcBorders>
            <w:shd w:val="clear" w:color="000000" w:fill="F5F5F5"/>
            <w:vAlign w:val="center"/>
            <w:hideMark/>
          </w:tcPr>
          <w:p w14:paraId="41994B85"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2.23E+07</w:t>
            </w:r>
          </w:p>
        </w:tc>
        <w:tc>
          <w:tcPr>
            <w:tcW w:w="960" w:type="dxa"/>
            <w:tcBorders>
              <w:top w:val="nil"/>
              <w:left w:val="nil"/>
              <w:bottom w:val="nil"/>
              <w:right w:val="nil"/>
            </w:tcBorders>
            <w:shd w:val="clear" w:color="000000" w:fill="F5F5F5"/>
            <w:vAlign w:val="center"/>
            <w:hideMark/>
          </w:tcPr>
          <w:p w14:paraId="30F316BE"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22097487</w:t>
            </w:r>
          </w:p>
        </w:tc>
      </w:tr>
      <w:tr w:rsidR="00546981" w:rsidRPr="00546981" w14:paraId="40C00378" w14:textId="77777777" w:rsidTr="00546981">
        <w:trPr>
          <w:trHeight w:val="300"/>
        </w:trPr>
        <w:tc>
          <w:tcPr>
            <w:tcW w:w="932" w:type="dxa"/>
            <w:tcBorders>
              <w:top w:val="nil"/>
              <w:left w:val="nil"/>
              <w:bottom w:val="nil"/>
              <w:right w:val="nil"/>
            </w:tcBorders>
            <w:shd w:val="clear" w:color="000000" w:fill="FFFFFF"/>
            <w:vAlign w:val="center"/>
            <w:hideMark/>
          </w:tcPr>
          <w:p w14:paraId="6AB388C0"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57</w:t>
            </w:r>
          </w:p>
        </w:tc>
        <w:tc>
          <w:tcPr>
            <w:tcW w:w="1283" w:type="dxa"/>
            <w:tcBorders>
              <w:top w:val="nil"/>
              <w:left w:val="nil"/>
              <w:bottom w:val="nil"/>
              <w:right w:val="nil"/>
            </w:tcBorders>
            <w:shd w:val="clear" w:color="000000" w:fill="FFFFFF"/>
            <w:vAlign w:val="center"/>
            <w:hideMark/>
          </w:tcPr>
          <w:p w14:paraId="049212FB"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01/10/2022</w:t>
            </w:r>
          </w:p>
        </w:tc>
        <w:tc>
          <w:tcPr>
            <w:tcW w:w="971" w:type="dxa"/>
            <w:tcBorders>
              <w:top w:val="nil"/>
              <w:left w:val="nil"/>
              <w:bottom w:val="nil"/>
              <w:right w:val="nil"/>
            </w:tcBorders>
            <w:shd w:val="clear" w:color="000000" w:fill="FFFFFF"/>
            <w:vAlign w:val="center"/>
            <w:hideMark/>
          </w:tcPr>
          <w:p w14:paraId="72EEE9DE"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2.22E+07</w:t>
            </w:r>
          </w:p>
        </w:tc>
        <w:tc>
          <w:tcPr>
            <w:tcW w:w="1001" w:type="dxa"/>
            <w:tcBorders>
              <w:top w:val="nil"/>
              <w:left w:val="nil"/>
              <w:bottom w:val="nil"/>
              <w:right w:val="nil"/>
            </w:tcBorders>
            <w:shd w:val="clear" w:color="000000" w:fill="FFFFFF"/>
            <w:vAlign w:val="center"/>
            <w:hideMark/>
          </w:tcPr>
          <w:p w14:paraId="528EDCD0"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2.20E+07</w:t>
            </w:r>
          </w:p>
        </w:tc>
        <w:tc>
          <w:tcPr>
            <w:tcW w:w="953" w:type="dxa"/>
            <w:tcBorders>
              <w:top w:val="nil"/>
              <w:left w:val="nil"/>
              <w:bottom w:val="nil"/>
              <w:right w:val="nil"/>
            </w:tcBorders>
            <w:shd w:val="clear" w:color="000000" w:fill="FFFFFF"/>
            <w:vAlign w:val="center"/>
            <w:hideMark/>
          </w:tcPr>
          <w:p w14:paraId="4DB9F872"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2.23E+07</w:t>
            </w:r>
          </w:p>
        </w:tc>
        <w:tc>
          <w:tcPr>
            <w:tcW w:w="960" w:type="dxa"/>
            <w:tcBorders>
              <w:top w:val="nil"/>
              <w:left w:val="nil"/>
              <w:bottom w:val="nil"/>
              <w:right w:val="nil"/>
            </w:tcBorders>
            <w:shd w:val="clear" w:color="000000" w:fill="FFFFFF"/>
            <w:vAlign w:val="center"/>
            <w:hideMark/>
          </w:tcPr>
          <w:p w14:paraId="727D01EE"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22104476</w:t>
            </w:r>
          </w:p>
        </w:tc>
      </w:tr>
      <w:tr w:rsidR="00546981" w:rsidRPr="00546981" w14:paraId="0AB530D1" w14:textId="77777777" w:rsidTr="00546981">
        <w:trPr>
          <w:trHeight w:val="300"/>
        </w:trPr>
        <w:tc>
          <w:tcPr>
            <w:tcW w:w="932" w:type="dxa"/>
            <w:tcBorders>
              <w:top w:val="nil"/>
              <w:left w:val="nil"/>
              <w:bottom w:val="nil"/>
              <w:right w:val="nil"/>
            </w:tcBorders>
            <w:shd w:val="clear" w:color="000000" w:fill="F5F5F5"/>
            <w:vAlign w:val="center"/>
            <w:hideMark/>
          </w:tcPr>
          <w:p w14:paraId="2151DDC0"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58</w:t>
            </w:r>
          </w:p>
        </w:tc>
        <w:tc>
          <w:tcPr>
            <w:tcW w:w="1283" w:type="dxa"/>
            <w:tcBorders>
              <w:top w:val="nil"/>
              <w:left w:val="nil"/>
              <w:bottom w:val="nil"/>
              <w:right w:val="nil"/>
            </w:tcBorders>
            <w:shd w:val="clear" w:color="000000" w:fill="F5F5F5"/>
            <w:vAlign w:val="center"/>
            <w:hideMark/>
          </w:tcPr>
          <w:p w14:paraId="5CB4C958"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02/10/2022</w:t>
            </w:r>
          </w:p>
        </w:tc>
        <w:tc>
          <w:tcPr>
            <w:tcW w:w="971" w:type="dxa"/>
            <w:tcBorders>
              <w:top w:val="nil"/>
              <w:left w:val="nil"/>
              <w:bottom w:val="nil"/>
              <w:right w:val="nil"/>
            </w:tcBorders>
            <w:shd w:val="clear" w:color="000000" w:fill="F5F5F5"/>
            <w:vAlign w:val="center"/>
            <w:hideMark/>
          </w:tcPr>
          <w:p w14:paraId="1E9D1075"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2.22E+07</w:t>
            </w:r>
          </w:p>
        </w:tc>
        <w:tc>
          <w:tcPr>
            <w:tcW w:w="1001" w:type="dxa"/>
            <w:tcBorders>
              <w:top w:val="nil"/>
              <w:left w:val="nil"/>
              <w:bottom w:val="nil"/>
              <w:right w:val="nil"/>
            </w:tcBorders>
            <w:shd w:val="clear" w:color="000000" w:fill="F5F5F5"/>
            <w:vAlign w:val="center"/>
            <w:hideMark/>
          </w:tcPr>
          <w:p w14:paraId="0A8D2A08"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2.20E+07</w:t>
            </w:r>
          </w:p>
        </w:tc>
        <w:tc>
          <w:tcPr>
            <w:tcW w:w="953" w:type="dxa"/>
            <w:tcBorders>
              <w:top w:val="nil"/>
              <w:left w:val="nil"/>
              <w:bottom w:val="nil"/>
              <w:right w:val="nil"/>
            </w:tcBorders>
            <w:shd w:val="clear" w:color="000000" w:fill="F5F5F5"/>
            <w:vAlign w:val="center"/>
            <w:hideMark/>
          </w:tcPr>
          <w:p w14:paraId="649219FE"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2.23E+07</w:t>
            </w:r>
          </w:p>
        </w:tc>
        <w:tc>
          <w:tcPr>
            <w:tcW w:w="960" w:type="dxa"/>
            <w:tcBorders>
              <w:top w:val="nil"/>
              <w:left w:val="nil"/>
              <w:bottom w:val="nil"/>
              <w:right w:val="nil"/>
            </w:tcBorders>
            <w:shd w:val="clear" w:color="000000" w:fill="F5F5F5"/>
            <w:vAlign w:val="center"/>
            <w:hideMark/>
          </w:tcPr>
          <w:p w14:paraId="53FC221A"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22113584</w:t>
            </w:r>
          </w:p>
        </w:tc>
      </w:tr>
      <w:tr w:rsidR="00546981" w:rsidRPr="00546981" w14:paraId="0AEB98A9" w14:textId="77777777" w:rsidTr="00546981">
        <w:trPr>
          <w:trHeight w:val="300"/>
        </w:trPr>
        <w:tc>
          <w:tcPr>
            <w:tcW w:w="932" w:type="dxa"/>
            <w:tcBorders>
              <w:top w:val="nil"/>
              <w:left w:val="nil"/>
              <w:bottom w:val="nil"/>
              <w:right w:val="nil"/>
            </w:tcBorders>
            <w:shd w:val="clear" w:color="000000" w:fill="FFFFFF"/>
            <w:vAlign w:val="center"/>
            <w:hideMark/>
          </w:tcPr>
          <w:p w14:paraId="641E6E95"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59</w:t>
            </w:r>
          </w:p>
        </w:tc>
        <w:tc>
          <w:tcPr>
            <w:tcW w:w="1283" w:type="dxa"/>
            <w:tcBorders>
              <w:top w:val="nil"/>
              <w:left w:val="nil"/>
              <w:bottom w:val="nil"/>
              <w:right w:val="nil"/>
            </w:tcBorders>
            <w:shd w:val="clear" w:color="000000" w:fill="FFFFFF"/>
            <w:vAlign w:val="center"/>
            <w:hideMark/>
          </w:tcPr>
          <w:p w14:paraId="7E852DDB"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03/10/2022</w:t>
            </w:r>
          </w:p>
        </w:tc>
        <w:tc>
          <w:tcPr>
            <w:tcW w:w="971" w:type="dxa"/>
            <w:tcBorders>
              <w:top w:val="nil"/>
              <w:left w:val="nil"/>
              <w:bottom w:val="nil"/>
              <w:right w:val="nil"/>
            </w:tcBorders>
            <w:shd w:val="clear" w:color="000000" w:fill="FFFFFF"/>
            <w:vAlign w:val="center"/>
            <w:hideMark/>
          </w:tcPr>
          <w:p w14:paraId="563D21B2"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2.22E+07</w:t>
            </w:r>
          </w:p>
        </w:tc>
        <w:tc>
          <w:tcPr>
            <w:tcW w:w="1001" w:type="dxa"/>
            <w:tcBorders>
              <w:top w:val="nil"/>
              <w:left w:val="nil"/>
              <w:bottom w:val="nil"/>
              <w:right w:val="nil"/>
            </w:tcBorders>
            <w:shd w:val="clear" w:color="000000" w:fill="FFFFFF"/>
            <w:vAlign w:val="center"/>
            <w:hideMark/>
          </w:tcPr>
          <w:p w14:paraId="02427C50"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2.21E+07</w:t>
            </w:r>
          </w:p>
        </w:tc>
        <w:tc>
          <w:tcPr>
            <w:tcW w:w="953" w:type="dxa"/>
            <w:tcBorders>
              <w:top w:val="nil"/>
              <w:left w:val="nil"/>
              <w:bottom w:val="nil"/>
              <w:right w:val="nil"/>
            </w:tcBorders>
            <w:shd w:val="clear" w:color="000000" w:fill="FFFFFF"/>
            <w:vAlign w:val="center"/>
            <w:hideMark/>
          </w:tcPr>
          <w:p w14:paraId="4BA7C9F3"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2.24E+07</w:t>
            </w:r>
          </w:p>
        </w:tc>
        <w:tc>
          <w:tcPr>
            <w:tcW w:w="960" w:type="dxa"/>
            <w:tcBorders>
              <w:top w:val="nil"/>
              <w:left w:val="nil"/>
              <w:bottom w:val="nil"/>
              <w:right w:val="nil"/>
            </w:tcBorders>
            <w:shd w:val="clear" w:color="000000" w:fill="FFFFFF"/>
            <w:vAlign w:val="center"/>
            <w:hideMark/>
          </w:tcPr>
          <w:p w14:paraId="7EFB54A7"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22125130</w:t>
            </w:r>
          </w:p>
        </w:tc>
      </w:tr>
      <w:tr w:rsidR="00546981" w:rsidRPr="00546981" w14:paraId="03F66CB5" w14:textId="77777777" w:rsidTr="00546981">
        <w:trPr>
          <w:trHeight w:val="300"/>
        </w:trPr>
        <w:tc>
          <w:tcPr>
            <w:tcW w:w="932" w:type="dxa"/>
            <w:tcBorders>
              <w:top w:val="nil"/>
              <w:left w:val="nil"/>
              <w:bottom w:val="nil"/>
              <w:right w:val="nil"/>
            </w:tcBorders>
            <w:shd w:val="clear" w:color="000000" w:fill="F5F5F5"/>
            <w:vAlign w:val="center"/>
            <w:hideMark/>
          </w:tcPr>
          <w:p w14:paraId="0B4C46F7"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60</w:t>
            </w:r>
          </w:p>
        </w:tc>
        <w:tc>
          <w:tcPr>
            <w:tcW w:w="1283" w:type="dxa"/>
            <w:tcBorders>
              <w:top w:val="nil"/>
              <w:left w:val="nil"/>
              <w:bottom w:val="nil"/>
              <w:right w:val="nil"/>
            </w:tcBorders>
            <w:shd w:val="clear" w:color="000000" w:fill="F5F5F5"/>
            <w:vAlign w:val="center"/>
            <w:hideMark/>
          </w:tcPr>
          <w:p w14:paraId="084B34B8"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14/10/2022</w:t>
            </w:r>
          </w:p>
        </w:tc>
        <w:tc>
          <w:tcPr>
            <w:tcW w:w="971" w:type="dxa"/>
            <w:tcBorders>
              <w:top w:val="nil"/>
              <w:left w:val="nil"/>
              <w:bottom w:val="nil"/>
              <w:right w:val="nil"/>
            </w:tcBorders>
            <w:shd w:val="clear" w:color="000000" w:fill="F5F5F5"/>
            <w:vAlign w:val="center"/>
            <w:hideMark/>
          </w:tcPr>
          <w:p w14:paraId="48323928"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2.22E+07</w:t>
            </w:r>
          </w:p>
        </w:tc>
        <w:tc>
          <w:tcPr>
            <w:tcW w:w="1001" w:type="dxa"/>
            <w:tcBorders>
              <w:top w:val="nil"/>
              <w:left w:val="nil"/>
              <w:bottom w:val="nil"/>
              <w:right w:val="nil"/>
            </w:tcBorders>
            <w:shd w:val="clear" w:color="000000" w:fill="F5F5F5"/>
            <w:vAlign w:val="center"/>
            <w:hideMark/>
          </w:tcPr>
          <w:p w14:paraId="49C783DB"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2.21E+07</w:t>
            </w:r>
          </w:p>
        </w:tc>
        <w:tc>
          <w:tcPr>
            <w:tcW w:w="953" w:type="dxa"/>
            <w:tcBorders>
              <w:top w:val="nil"/>
              <w:left w:val="nil"/>
              <w:bottom w:val="nil"/>
              <w:right w:val="nil"/>
            </w:tcBorders>
            <w:shd w:val="clear" w:color="000000" w:fill="F5F5F5"/>
            <w:vAlign w:val="center"/>
            <w:hideMark/>
          </w:tcPr>
          <w:p w14:paraId="061A379D"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2.24E+07</w:t>
            </w:r>
          </w:p>
        </w:tc>
        <w:tc>
          <w:tcPr>
            <w:tcW w:w="960" w:type="dxa"/>
            <w:tcBorders>
              <w:top w:val="nil"/>
              <w:left w:val="nil"/>
              <w:bottom w:val="nil"/>
              <w:right w:val="nil"/>
            </w:tcBorders>
            <w:shd w:val="clear" w:color="000000" w:fill="F5F5F5"/>
            <w:vAlign w:val="center"/>
            <w:hideMark/>
          </w:tcPr>
          <w:p w14:paraId="36D4275A"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22223867</w:t>
            </w:r>
          </w:p>
        </w:tc>
      </w:tr>
      <w:tr w:rsidR="00546981" w:rsidRPr="00546981" w14:paraId="300D4875" w14:textId="77777777" w:rsidTr="00546981">
        <w:trPr>
          <w:trHeight w:val="300"/>
        </w:trPr>
        <w:tc>
          <w:tcPr>
            <w:tcW w:w="932" w:type="dxa"/>
            <w:tcBorders>
              <w:top w:val="nil"/>
              <w:left w:val="nil"/>
              <w:bottom w:val="nil"/>
              <w:right w:val="nil"/>
            </w:tcBorders>
            <w:shd w:val="clear" w:color="000000" w:fill="FFFFFF"/>
            <w:vAlign w:val="center"/>
            <w:hideMark/>
          </w:tcPr>
          <w:p w14:paraId="1FB51A65"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61</w:t>
            </w:r>
          </w:p>
        </w:tc>
        <w:tc>
          <w:tcPr>
            <w:tcW w:w="1283" w:type="dxa"/>
            <w:tcBorders>
              <w:top w:val="nil"/>
              <w:left w:val="nil"/>
              <w:bottom w:val="nil"/>
              <w:right w:val="nil"/>
            </w:tcBorders>
            <w:shd w:val="clear" w:color="000000" w:fill="FFFFFF"/>
            <w:vAlign w:val="center"/>
            <w:hideMark/>
          </w:tcPr>
          <w:p w14:paraId="01C268D7"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15/10/2022</w:t>
            </w:r>
          </w:p>
        </w:tc>
        <w:tc>
          <w:tcPr>
            <w:tcW w:w="971" w:type="dxa"/>
            <w:tcBorders>
              <w:top w:val="nil"/>
              <w:left w:val="nil"/>
              <w:bottom w:val="nil"/>
              <w:right w:val="nil"/>
            </w:tcBorders>
            <w:shd w:val="clear" w:color="000000" w:fill="FFFFFF"/>
            <w:vAlign w:val="center"/>
            <w:hideMark/>
          </w:tcPr>
          <w:p w14:paraId="1A3CB2E9"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2.23E+07</w:t>
            </w:r>
          </w:p>
        </w:tc>
        <w:tc>
          <w:tcPr>
            <w:tcW w:w="1001" w:type="dxa"/>
            <w:tcBorders>
              <w:top w:val="nil"/>
              <w:left w:val="nil"/>
              <w:bottom w:val="nil"/>
              <w:right w:val="nil"/>
            </w:tcBorders>
            <w:shd w:val="clear" w:color="000000" w:fill="FFFFFF"/>
            <w:vAlign w:val="center"/>
            <w:hideMark/>
          </w:tcPr>
          <w:p w14:paraId="25A84DF8"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2.21E+07</w:t>
            </w:r>
          </w:p>
        </w:tc>
        <w:tc>
          <w:tcPr>
            <w:tcW w:w="953" w:type="dxa"/>
            <w:tcBorders>
              <w:top w:val="nil"/>
              <w:left w:val="nil"/>
              <w:bottom w:val="nil"/>
              <w:right w:val="nil"/>
            </w:tcBorders>
            <w:shd w:val="clear" w:color="000000" w:fill="FFFFFF"/>
            <w:vAlign w:val="center"/>
            <w:hideMark/>
          </w:tcPr>
          <w:p w14:paraId="44C3EBD9"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2.24E+07</w:t>
            </w:r>
          </w:p>
        </w:tc>
        <w:tc>
          <w:tcPr>
            <w:tcW w:w="960" w:type="dxa"/>
            <w:tcBorders>
              <w:top w:val="nil"/>
              <w:left w:val="nil"/>
              <w:bottom w:val="nil"/>
              <w:right w:val="nil"/>
            </w:tcBorders>
            <w:shd w:val="clear" w:color="000000" w:fill="FFFFFF"/>
            <w:vAlign w:val="center"/>
            <w:hideMark/>
          </w:tcPr>
          <w:p w14:paraId="2B3BCBFC"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22230211</w:t>
            </w:r>
          </w:p>
        </w:tc>
      </w:tr>
      <w:tr w:rsidR="00546981" w:rsidRPr="00546981" w14:paraId="78C1A0FA" w14:textId="77777777" w:rsidTr="00546981">
        <w:trPr>
          <w:trHeight w:val="300"/>
        </w:trPr>
        <w:tc>
          <w:tcPr>
            <w:tcW w:w="932" w:type="dxa"/>
            <w:tcBorders>
              <w:top w:val="nil"/>
              <w:left w:val="nil"/>
              <w:bottom w:val="nil"/>
              <w:right w:val="nil"/>
            </w:tcBorders>
            <w:shd w:val="clear" w:color="000000" w:fill="F5F5F5"/>
            <w:vAlign w:val="center"/>
            <w:hideMark/>
          </w:tcPr>
          <w:p w14:paraId="08A1760B"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62</w:t>
            </w:r>
          </w:p>
        </w:tc>
        <w:tc>
          <w:tcPr>
            <w:tcW w:w="1283" w:type="dxa"/>
            <w:tcBorders>
              <w:top w:val="nil"/>
              <w:left w:val="nil"/>
              <w:bottom w:val="nil"/>
              <w:right w:val="nil"/>
            </w:tcBorders>
            <w:shd w:val="clear" w:color="000000" w:fill="F5F5F5"/>
            <w:vAlign w:val="center"/>
            <w:hideMark/>
          </w:tcPr>
          <w:p w14:paraId="353A26B0"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16/10/2022</w:t>
            </w:r>
          </w:p>
        </w:tc>
        <w:tc>
          <w:tcPr>
            <w:tcW w:w="971" w:type="dxa"/>
            <w:tcBorders>
              <w:top w:val="nil"/>
              <w:left w:val="nil"/>
              <w:bottom w:val="nil"/>
              <w:right w:val="nil"/>
            </w:tcBorders>
            <w:shd w:val="clear" w:color="000000" w:fill="F5F5F5"/>
            <w:vAlign w:val="center"/>
            <w:hideMark/>
          </w:tcPr>
          <w:p w14:paraId="12EB0B9A"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2.23E+07</w:t>
            </w:r>
          </w:p>
        </w:tc>
        <w:tc>
          <w:tcPr>
            <w:tcW w:w="1001" w:type="dxa"/>
            <w:tcBorders>
              <w:top w:val="nil"/>
              <w:left w:val="nil"/>
              <w:bottom w:val="nil"/>
              <w:right w:val="nil"/>
            </w:tcBorders>
            <w:shd w:val="clear" w:color="000000" w:fill="F5F5F5"/>
            <w:vAlign w:val="center"/>
            <w:hideMark/>
          </w:tcPr>
          <w:p w14:paraId="5E28C85E"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2.21E+07</w:t>
            </w:r>
          </w:p>
        </w:tc>
        <w:tc>
          <w:tcPr>
            <w:tcW w:w="953" w:type="dxa"/>
            <w:tcBorders>
              <w:top w:val="nil"/>
              <w:left w:val="nil"/>
              <w:bottom w:val="nil"/>
              <w:right w:val="nil"/>
            </w:tcBorders>
            <w:shd w:val="clear" w:color="000000" w:fill="F5F5F5"/>
            <w:vAlign w:val="center"/>
            <w:hideMark/>
          </w:tcPr>
          <w:p w14:paraId="5D9BAB8B"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2.24E+07</w:t>
            </w:r>
          </w:p>
        </w:tc>
        <w:tc>
          <w:tcPr>
            <w:tcW w:w="960" w:type="dxa"/>
            <w:tcBorders>
              <w:top w:val="nil"/>
              <w:left w:val="nil"/>
              <w:bottom w:val="nil"/>
              <w:right w:val="nil"/>
            </w:tcBorders>
            <w:shd w:val="clear" w:color="000000" w:fill="F5F5F5"/>
            <w:vAlign w:val="center"/>
            <w:hideMark/>
          </w:tcPr>
          <w:p w14:paraId="3810D4D4"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22237917</w:t>
            </w:r>
          </w:p>
        </w:tc>
      </w:tr>
      <w:tr w:rsidR="00546981" w:rsidRPr="00546981" w14:paraId="77727E32" w14:textId="77777777" w:rsidTr="00546981">
        <w:trPr>
          <w:trHeight w:val="300"/>
        </w:trPr>
        <w:tc>
          <w:tcPr>
            <w:tcW w:w="932" w:type="dxa"/>
            <w:tcBorders>
              <w:top w:val="nil"/>
              <w:left w:val="nil"/>
              <w:bottom w:val="nil"/>
              <w:right w:val="nil"/>
            </w:tcBorders>
            <w:shd w:val="clear" w:color="000000" w:fill="FFFFFF"/>
            <w:vAlign w:val="center"/>
            <w:hideMark/>
          </w:tcPr>
          <w:p w14:paraId="3749A077"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63</w:t>
            </w:r>
          </w:p>
        </w:tc>
        <w:tc>
          <w:tcPr>
            <w:tcW w:w="1283" w:type="dxa"/>
            <w:tcBorders>
              <w:top w:val="nil"/>
              <w:left w:val="nil"/>
              <w:bottom w:val="nil"/>
              <w:right w:val="nil"/>
            </w:tcBorders>
            <w:shd w:val="clear" w:color="000000" w:fill="FFFFFF"/>
            <w:vAlign w:val="center"/>
            <w:hideMark/>
          </w:tcPr>
          <w:p w14:paraId="1E9DC2A2"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17/10/2022</w:t>
            </w:r>
          </w:p>
        </w:tc>
        <w:tc>
          <w:tcPr>
            <w:tcW w:w="971" w:type="dxa"/>
            <w:tcBorders>
              <w:top w:val="nil"/>
              <w:left w:val="nil"/>
              <w:bottom w:val="nil"/>
              <w:right w:val="nil"/>
            </w:tcBorders>
            <w:shd w:val="clear" w:color="000000" w:fill="FFFFFF"/>
            <w:vAlign w:val="center"/>
            <w:hideMark/>
          </w:tcPr>
          <w:p w14:paraId="25408CAE"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2.23E+07</w:t>
            </w:r>
          </w:p>
        </w:tc>
        <w:tc>
          <w:tcPr>
            <w:tcW w:w="1001" w:type="dxa"/>
            <w:tcBorders>
              <w:top w:val="nil"/>
              <w:left w:val="nil"/>
              <w:bottom w:val="nil"/>
              <w:right w:val="nil"/>
            </w:tcBorders>
            <w:shd w:val="clear" w:color="000000" w:fill="FFFFFF"/>
            <w:vAlign w:val="center"/>
            <w:hideMark/>
          </w:tcPr>
          <w:p w14:paraId="3861C228"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2.22E+07</w:t>
            </w:r>
          </w:p>
        </w:tc>
        <w:tc>
          <w:tcPr>
            <w:tcW w:w="953" w:type="dxa"/>
            <w:tcBorders>
              <w:top w:val="nil"/>
              <w:left w:val="nil"/>
              <w:bottom w:val="nil"/>
              <w:right w:val="nil"/>
            </w:tcBorders>
            <w:shd w:val="clear" w:color="000000" w:fill="FFFFFF"/>
            <w:vAlign w:val="center"/>
            <w:hideMark/>
          </w:tcPr>
          <w:p w14:paraId="1962554C"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2.24E+07</w:t>
            </w:r>
          </w:p>
        </w:tc>
        <w:tc>
          <w:tcPr>
            <w:tcW w:w="960" w:type="dxa"/>
            <w:tcBorders>
              <w:top w:val="nil"/>
              <w:left w:val="nil"/>
              <w:bottom w:val="nil"/>
              <w:right w:val="nil"/>
            </w:tcBorders>
            <w:shd w:val="clear" w:color="000000" w:fill="FFFFFF"/>
            <w:vAlign w:val="center"/>
            <w:hideMark/>
          </w:tcPr>
          <w:p w14:paraId="6C6EF323"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22247797</w:t>
            </w:r>
          </w:p>
        </w:tc>
      </w:tr>
      <w:tr w:rsidR="00546981" w:rsidRPr="00546981" w14:paraId="31E135E1" w14:textId="77777777" w:rsidTr="00546981">
        <w:trPr>
          <w:trHeight w:val="300"/>
        </w:trPr>
        <w:tc>
          <w:tcPr>
            <w:tcW w:w="932" w:type="dxa"/>
            <w:tcBorders>
              <w:top w:val="nil"/>
              <w:left w:val="nil"/>
              <w:bottom w:val="nil"/>
              <w:right w:val="nil"/>
            </w:tcBorders>
            <w:shd w:val="clear" w:color="000000" w:fill="F5F5F5"/>
            <w:vAlign w:val="center"/>
            <w:hideMark/>
          </w:tcPr>
          <w:p w14:paraId="7E60475C"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64</w:t>
            </w:r>
          </w:p>
        </w:tc>
        <w:tc>
          <w:tcPr>
            <w:tcW w:w="1283" w:type="dxa"/>
            <w:tcBorders>
              <w:top w:val="nil"/>
              <w:left w:val="nil"/>
              <w:bottom w:val="nil"/>
              <w:right w:val="nil"/>
            </w:tcBorders>
            <w:shd w:val="clear" w:color="000000" w:fill="F5F5F5"/>
            <w:vAlign w:val="center"/>
            <w:hideMark/>
          </w:tcPr>
          <w:p w14:paraId="4E9E96B9"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18/10/2022</w:t>
            </w:r>
          </w:p>
        </w:tc>
        <w:tc>
          <w:tcPr>
            <w:tcW w:w="971" w:type="dxa"/>
            <w:tcBorders>
              <w:top w:val="nil"/>
              <w:left w:val="nil"/>
              <w:bottom w:val="nil"/>
              <w:right w:val="nil"/>
            </w:tcBorders>
            <w:shd w:val="clear" w:color="000000" w:fill="F5F5F5"/>
            <w:vAlign w:val="center"/>
            <w:hideMark/>
          </w:tcPr>
          <w:p w14:paraId="35090C40"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2.23E+07</w:t>
            </w:r>
          </w:p>
        </w:tc>
        <w:tc>
          <w:tcPr>
            <w:tcW w:w="1001" w:type="dxa"/>
            <w:tcBorders>
              <w:top w:val="nil"/>
              <w:left w:val="nil"/>
              <w:bottom w:val="nil"/>
              <w:right w:val="nil"/>
            </w:tcBorders>
            <w:shd w:val="clear" w:color="000000" w:fill="F5F5F5"/>
            <w:vAlign w:val="center"/>
            <w:hideMark/>
          </w:tcPr>
          <w:p w14:paraId="3727D34F"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2.22E+07</w:t>
            </w:r>
          </w:p>
        </w:tc>
        <w:tc>
          <w:tcPr>
            <w:tcW w:w="953" w:type="dxa"/>
            <w:tcBorders>
              <w:top w:val="nil"/>
              <w:left w:val="nil"/>
              <w:bottom w:val="nil"/>
              <w:right w:val="nil"/>
            </w:tcBorders>
            <w:shd w:val="clear" w:color="000000" w:fill="F5F5F5"/>
            <w:vAlign w:val="center"/>
            <w:hideMark/>
          </w:tcPr>
          <w:p w14:paraId="0DE2524C"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2.24E+07</w:t>
            </w:r>
          </w:p>
        </w:tc>
        <w:tc>
          <w:tcPr>
            <w:tcW w:w="960" w:type="dxa"/>
            <w:tcBorders>
              <w:top w:val="nil"/>
              <w:left w:val="nil"/>
              <w:bottom w:val="nil"/>
              <w:right w:val="nil"/>
            </w:tcBorders>
            <w:shd w:val="clear" w:color="000000" w:fill="F5F5F5"/>
            <w:vAlign w:val="center"/>
            <w:hideMark/>
          </w:tcPr>
          <w:p w14:paraId="3E7BE3DC"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22255938</w:t>
            </w:r>
          </w:p>
        </w:tc>
      </w:tr>
      <w:tr w:rsidR="00546981" w:rsidRPr="00546981" w14:paraId="2FF119C8" w14:textId="77777777" w:rsidTr="00546981">
        <w:trPr>
          <w:trHeight w:val="300"/>
        </w:trPr>
        <w:tc>
          <w:tcPr>
            <w:tcW w:w="932" w:type="dxa"/>
            <w:tcBorders>
              <w:top w:val="nil"/>
              <w:left w:val="nil"/>
              <w:bottom w:val="nil"/>
              <w:right w:val="nil"/>
            </w:tcBorders>
            <w:shd w:val="clear" w:color="000000" w:fill="FFFFFF"/>
            <w:vAlign w:val="center"/>
            <w:hideMark/>
          </w:tcPr>
          <w:p w14:paraId="27DCD31B"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65</w:t>
            </w:r>
          </w:p>
        </w:tc>
        <w:tc>
          <w:tcPr>
            <w:tcW w:w="1283" w:type="dxa"/>
            <w:tcBorders>
              <w:top w:val="nil"/>
              <w:left w:val="nil"/>
              <w:bottom w:val="nil"/>
              <w:right w:val="nil"/>
            </w:tcBorders>
            <w:shd w:val="clear" w:color="000000" w:fill="FFFFFF"/>
            <w:vAlign w:val="center"/>
            <w:hideMark/>
          </w:tcPr>
          <w:p w14:paraId="5D9B6888"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19/10/2022</w:t>
            </w:r>
          </w:p>
        </w:tc>
        <w:tc>
          <w:tcPr>
            <w:tcW w:w="971" w:type="dxa"/>
            <w:tcBorders>
              <w:top w:val="nil"/>
              <w:left w:val="nil"/>
              <w:bottom w:val="nil"/>
              <w:right w:val="nil"/>
            </w:tcBorders>
            <w:shd w:val="clear" w:color="000000" w:fill="FFFFFF"/>
            <w:vAlign w:val="center"/>
            <w:hideMark/>
          </w:tcPr>
          <w:p w14:paraId="2E060C50"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2.23E+07</w:t>
            </w:r>
          </w:p>
        </w:tc>
        <w:tc>
          <w:tcPr>
            <w:tcW w:w="1001" w:type="dxa"/>
            <w:tcBorders>
              <w:top w:val="nil"/>
              <w:left w:val="nil"/>
              <w:bottom w:val="nil"/>
              <w:right w:val="nil"/>
            </w:tcBorders>
            <w:shd w:val="clear" w:color="000000" w:fill="FFFFFF"/>
            <w:vAlign w:val="center"/>
            <w:hideMark/>
          </w:tcPr>
          <w:p w14:paraId="391329E9"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2.22E+07</w:t>
            </w:r>
          </w:p>
        </w:tc>
        <w:tc>
          <w:tcPr>
            <w:tcW w:w="953" w:type="dxa"/>
            <w:tcBorders>
              <w:top w:val="nil"/>
              <w:left w:val="nil"/>
              <w:bottom w:val="nil"/>
              <w:right w:val="nil"/>
            </w:tcBorders>
            <w:shd w:val="clear" w:color="000000" w:fill="FFFFFF"/>
            <w:vAlign w:val="center"/>
            <w:hideMark/>
          </w:tcPr>
          <w:p w14:paraId="2F3BA91C"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2.24E+07</w:t>
            </w:r>
          </w:p>
        </w:tc>
        <w:tc>
          <w:tcPr>
            <w:tcW w:w="960" w:type="dxa"/>
            <w:tcBorders>
              <w:top w:val="nil"/>
              <w:left w:val="nil"/>
              <w:bottom w:val="nil"/>
              <w:right w:val="nil"/>
            </w:tcBorders>
            <w:shd w:val="clear" w:color="000000" w:fill="FFFFFF"/>
            <w:vAlign w:val="center"/>
            <w:hideMark/>
          </w:tcPr>
          <w:p w14:paraId="1ED36C5E"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22263426</w:t>
            </w:r>
          </w:p>
        </w:tc>
      </w:tr>
      <w:tr w:rsidR="00546981" w:rsidRPr="00546981" w14:paraId="78EAB7D8" w14:textId="77777777" w:rsidTr="00546981">
        <w:trPr>
          <w:trHeight w:val="300"/>
        </w:trPr>
        <w:tc>
          <w:tcPr>
            <w:tcW w:w="932" w:type="dxa"/>
            <w:tcBorders>
              <w:top w:val="nil"/>
              <w:left w:val="nil"/>
              <w:bottom w:val="nil"/>
              <w:right w:val="nil"/>
            </w:tcBorders>
            <w:shd w:val="clear" w:color="000000" w:fill="F5F5F5"/>
            <w:vAlign w:val="center"/>
            <w:hideMark/>
          </w:tcPr>
          <w:p w14:paraId="4F76DA02"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66</w:t>
            </w:r>
          </w:p>
        </w:tc>
        <w:tc>
          <w:tcPr>
            <w:tcW w:w="1283" w:type="dxa"/>
            <w:tcBorders>
              <w:top w:val="nil"/>
              <w:left w:val="nil"/>
              <w:bottom w:val="nil"/>
              <w:right w:val="nil"/>
            </w:tcBorders>
            <w:shd w:val="clear" w:color="000000" w:fill="F5F5F5"/>
            <w:vAlign w:val="center"/>
            <w:hideMark/>
          </w:tcPr>
          <w:p w14:paraId="1D965C17"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20/10/2022</w:t>
            </w:r>
          </w:p>
        </w:tc>
        <w:tc>
          <w:tcPr>
            <w:tcW w:w="971" w:type="dxa"/>
            <w:tcBorders>
              <w:top w:val="nil"/>
              <w:left w:val="nil"/>
              <w:bottom w:val="nil"/>
              <w:right w:val="nil"/>
            </w:tcBorders>
            <w:shd w:val="clear" w:color="000000" w:fill="F5F5F5"/>
            <w:vAlign w:val="center"/>
            <w:hideMark/>
          </w:tcPr>
          <w:p w14:paraId="2C579E45"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2.23E+07</w:t>
            </w:r>
          </w:p>
        </w:tc>
        <w:tc>
          <w:tcPr>
            <w:tcW w:w="1001" w:type="dxa"/>
            <w:tcBorders>
              <w:top w:val="nil"/>
              <w:left w:val="nil"/>
              <w:bottom w:val="nil"/>
              <w:right w:val="nil"/>
            </w:tcBorders>
            <w:shd w:val="clear" w:color="000000" w:fill="F5F5F5"/>
            <w:vAlign w:val="center"/>
            <w:hideMark/>
          </w:tcPr>
          <w:p w14:paraId="385F9495"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2.22E+07</w:t>
            </w:r>
          </w:p>
        </w:tc>
        <w:tc>
          <w:tcPr>
            <w:tcW w:w="953" w:type="dxa"/>
            <w:tcBorders>
              <w:top w:val="nil"/>
              <w:left w:val="nil"/>
              <w:bottom w:val="nil"/>
              <w:right w:val="nil"/>
            </w:tcBorders>
            <w:shd w:val="clear" w:color="000000" w:fill="F5F5F5"/>
            <w:vAlign w:val="center"/>
            <w:hideMark/>
          </w:tcPr>
          <w:p w14:paraId="45D3F7F6"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2.24E+07</w:t>
            </w:r>
          </w:p>
        </w:tc>
        <w:tc>
          <w:tcPr>
            <w:tcW w:w="960" w:type="dxa"/>
            <w:tcBorders>
              <w:top w:val="nil"/>
              <w:left w:val="nil"/>
              <w:bottom w:val="nil"/>
              <w:right w:val="nil"/>
            </w:tcBorders>
            <w:shd w:val="clear" w:color="000000" w:fill="F5F5F5"/>
            <w:vAlign w:val="center"/>
            <w:hideMark/>
          </w:tcPr>
          <w:p w14:paraId="6FDC7E6B"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22269906</w:t>
            </w:r>
          </w:p>
        </w:tc>
      </w:tr>
      <w:tr w:rsidR="00546981" w:rsidRPr="00546981" w14:paraId="2E1F639B" w14:textId="77777777" w:rsidTr="00546981">
        <w:trPr>
          <w:trHeight w:val="300"/>
        </w:trPr>
        <w:tc>
          <w:tcPr>
            <w:tcW w:w="932" w:type="dxa"/>
            <w:tcBorders>
              <w:top w:val="nil"/>
              <w:left w:val="nil"/>
              <w:bottom w:val="nil"/>
              <w:right w:val="nil"/>
            </w:tcBorders>
            <w:shd w:val="clear" w:color="000000" w:fill="FFFFFF"/>
            <w:vAlign w:val="center"/>
            <w:hideMark/>
          </w:tcPr>
          <w:p w14:paraId="5F9BC5BD"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67</w:t>
            </w:r>
          </w:p>
        </w:tc>
        <w:tc>
          <w:tcPr>
            <w:tcW w:w="1283" w:type="dxa"/>
            <w:tcBorders>
              <w:top w:val="nil"/>
              <w:left w:val="nil"/>
              <w:bottom w:val="nil"/>
              <w:right w:val="nil"/>
            </w:tcBorders>
            <w:shd w:val="clear" w:color="000000" w:fill="FFFFFF"/>
            <w:vAlign w:val="center"/>
            <w:hideMark/>
          </w:tcPr>
          <w:p w14:paraId="75FDCFA1"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21/10/2022</w:t>
            </w:r>
          </w:p>
        </w:tc>
        <w:tc>
          <w:tcPr>
            <w:tcW w:w="971" w:type="dxa"/>
            <w:tcBorders>
              <w:top w:val="nil"/>
              <w:left w:val="nil"/>
              <w:bottom w:val="nil"/>
              <w:right w:val="nil"/>
            </w:tcBorders>
            <w:shd w:val="clear" w:color="000000" w:fill="FFFFFF"/>
            <w:vAlign w:val="center"/>
            <w:hideMark/>
          </w:tcPr>
          <w:p w14:paraId="251349E0"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2.23E+07</w:t>
            </w:r>
          </w:p>
        </w:tc>
        <w:tc>
          <w:tcPr>
            <w:tcW w:w="1001" w:type="dxa"/>
            <w:tcBorders>
              <w:top w:val="nil"/>
              <w:left w:val="nil"/>
              <w:bottom w:val="nil"/>
              <w:right w:val="nil"/>
            </w:tcBorders>
            <w:shd w:val="clear" w:color="000000" w:fill="FFFFFF"/>
            <w:vAlign w:val="center"/>
            <w:hideMark/>
          </w:tcPr>
          <w:p w14:paraId="7005EFE9"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2.22E+07</w:t>
            </w:r>
          </w:p>
        </w:tc>
        <w:tc>
          <w:tcPr>
            <w:tcW w:w="953" w:type="dxa"/>
            <w:tcBorders>
              <w:top w:val="nil"/>
              <w:left w:val="nil"/>
              <w:bottom w:val="nil"/>
              <w:right w:val="nil"/>
            </w:tcBorders>
            <w:shd w:val="clear" w:color="000000" w:fill="FFFFFF"/>
            <w:vAlign w:val="center"/>
            <w:hideMark/>
          </w:tcPr>
          <w:p w14:paraId="2ED1C02C"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2.25E+07</w:t>
            </w:r>
          </w:p>
        </w:tc>
        <w:tc>
          <w:tcPr>
            <w:tcW w:w="960" w:type="dxa"/>
            <w:tcBorders>
              <w:top w:val="nil"/>
              <w:left w:val="nil"/>
              <w:bottom w:val="nil"/>
              <w:right w:val="nil"/>
            </w:tcBorders>
            <w:shd w:val="clear" w:color="000000" w:fill="FFFFFF"/>
            <w:vAlign w:val="center"/>
            <w:hideMark/>
          </w:tcPr>
          <w:p w14:paraId="3FC61BA5"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22276118</w:t>
            </w:r>
          </w:p>
        </w:tc>
      </w:tr>
      <w:tr w:rsidR="00546981" w:rsidRPr="00546981" w14:paraId="77AB6DF7" w14:textId="77777777" w:rsidTr="00546981">
        <w:trPr>
          <w:trHeight w:val="300"/>
        </w:trPr>
        <w:tc>
          <w:tcPr>
            <w:tcW w:w="932" w:type="dxa"/>
            <w:tcBorders>
              <w:top w:val="nil"/>
              <w:left w:val="nil"/>
              <w:bottom w:val="nil"/>
              <w:right w:val="nil"/>
            </w:tcBorders>
            <w:shd w:val="clear" w:color="000000" w:fill="F5F5F5"/>
            <w:vAlign w:val="center"/>
            <w:hideMark/>
          </w:tcPr>
          <w:p w14:paraId="053D02E9"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68</w:t>
            </w:r>
          </w:p>
        </w:tc>
        <w:tc>
          <w:tcPr>
            <w:tcW w:w="1283" w:type="dxa"/>
            <w:tcBorders>
              <w:top w:val="nil"/>
              <w:left w:val="nil"/>
              <w:bottom w:val="nil"/>
              <w:right w:val="nil"/>
            </w:tcBorders>
            <w:shd w:val="clear" w:color="000000" w:fill="F5F5F5"/>
            <w:vAlign w:val="center"/>
            <w:hideMark/>
          </w:tcPr>
          <w:p w14:paraId="10A550B5"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22/10/2022</w:t>
            </w:r>
          </w:p>
        </w:tc>
        <w:tc>
          <w:tcPr>
            <w:tcW w:w="971" w:type="dxa"/>
            <w:tcBorders>
              <w:top w:val="nil"/>
              <w:left w:val="nil"/>
              <w:bottom w:val="nil"/>
              <w:right w:val="nil"/>
            </w:tcBorders>
            <w:shd w:val="clear" w:color="000000" w:fill="F5F5F5"/>
            <w:vAlign w:val="center"/>
            <w:hideMark/>
          </w:tcPr>
          <w:p w14:paraId="3115DBBD"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2.24E+07</w:t>
            </w:r>
          </w:p>
        </w:tc>
        <w:tc>
          <w:tcPr>
            <w:tcW w:w="1001" w:type="dxa"/>
            <w:tcBorders>
              <w:top w:val="nil"/>
              <w:left w:val="nil"/>
              <w:bottom w:val="nil"/>
              <w:right w:val="nil"/>
            </w:tcBorders>
            <w:shd w:val="clear" w:color="000000" w:fill="F5F5F5"/>
            <w:vAlign w:val="center"/>
            <w:hideMark/>
          </w:tcPr>
          <w:p w14:paraId="2E9BAD0A"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2.22E+07</w:t>
            </w:r>
          </w:p>
        </w:tc>
        <w:tc>
          <w:tcPr>
            <w:tcW w:w="953" w:type="dxa"/>
            <w:tcBorders>
              <w:top w:val="nil"/>
              <w:left w:val="nil"/>
              <w:bottom w:val="nil"/>
              <w:right w:val="nil"/>
            </w:tcBorders>
            <w:shd w:val="clear" w:color="000000" w:fill="F5F5F5"/>
            <w:vAlign w:val="center"/>
            <w:hideMark/>
          </w:tcPr>
          <w:p w14:paraId="254A2822"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2.25E+07</w:t>
            </w:r>
          </w:p>
        </w:tc>
        <w:tc>
          <w:tcPr>
            <w:tcW w:w="960" w:type="dxa"/>
            <w:tcBorders>
              <w:top w:val="nil"/>
              <w:left w:val="nil"/>
              <w:bottom w:val="nil"/>
              <w:right w:val="nil"/>
            </w:tcBorders>
            <w:shd w:val="clear" w:color="000000" w:fill="F5F5F5"/>
            <w:vAlign w:val="center"/>
            <w:hideMark/>
          </w:tcPr>
          <w:p w14:paraId="28F26F7A"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22281026</w:t>
            </w:r>
          </w:p>
        </w:tc>
      </w:tr>
      <w:tr w:rsidR="00546981" w:rsidRPr="00546981" w14:paraId="24941E0A" w14:textId="77777777" w:rsidTr="00546981">
        <w:trPr>
          <w:trHeight w:val="300"/>
        </w:trPr>
        <w:tc>
          <w:tcPr>
            <w:tcW w:w="932" w:type="dxa"/>
            <w:tcBorders>
              <w:top w:val="nil"/>
              <w:left w:val="nil"/>
              <w:bottom w:val="nil"/>
              <w:right w:val="nil"/>
            </w:tcBorders>
            <w:shd w:val="clear" w:color="000000" w:fill="FFFFFF"/>
            <w:vAlign w:val="center"/>
            <w:hideMark/>
          </w:tcPr>
          <w:p w14:paraId="06A683FC"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69</w:t>
            </w:r>
          </w:p>
        </w:tc>
        <w:tc>
          <w:tcPr>
            <w:tcW w:w="1283" w:type="dxa"/>
            <w:tcBorders>
              <w:top w:val="nil"/>
              <w:left w:val="nil"/>
              <w:bottom w:val="nil"/>
              <w:right w:val="nil"/>
            </w:tcBorders>
            <w:shd w:val="clear" w:color="000000" w:fill="FFFFFF"/>
            <w:vAlign w:val="center"/>
            <w:hideMark/>
          </w:tcPr>
          <w:p w14:paraId="3D2219B6"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23/10/2022</w:t>
            </w:r>
          </w:p>
        </w:tc>
        <w:tc>
          <w:tcPr>
            <w:tcW w:w="971" w:type="dxa"/>
            <w:tcBorders>
              <w:top w:val="nil"/>
              <w:left w:val="nil"/>
              <w:bottom w:val="nil"/>
              <w:right w:val="nil"/>
            </w:tcBorders>
            <w:shd w:val="clear" w:color="000000" w:fill="FFFFFF"/>
            <w:vAlign w:val="center"/>
            <w:hideMark/>
          </w:tcPr>
          <w:p w14:paraId="604139AD"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2.24E+07</w:t>
            </w:r>
          </w:p>
        </w:tc>
        <w:tc>
          <w:tcPr>
            <w:tcW w:w="1001" w:type="dxa"/>
            <w:tcBorders>
              <w:top w:val="nil"/>
              <w:left w:val="nil"/>
              <w:bottom w:val="nil"/>
              <w:right w:val="nil"/>
            </w:tcBorders>
            <w:shd w:val="clear" w:color="000000" w:fill="FFFFFF"/>
            <w:vAlign w:val="center"/>
            <w:hideMark/>
          </w:tcPr>
          <w:p w14:paraId="414E8487"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2.22E+07</w:t>
            </w:r>
          </w:p>
        </w:tc>
        <w:tc>
          <w:tcPr>
            <w:tcW w:w="953" w:type="dxa"/>
            <w:tcBorders>
              <w:top w:val="nil"/>
              <w:left w:val="nil"/>
              <w:bottom w:val="nil"/>
              <w:right w:val="nil"/>
            </w:tcBorders>
            <w:shd w:val="clear" w:color="000000" w:fill="FFFFFF"/>
            <w:vAlign w:val="center"/>
            <w:hideMark/>
          </w:tcPr>
          <w:p w14:paraId="7C3F1158"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2.25E+07</w:t>
            </w:r>
          </w:p>
        </w:tc>
        <w:tc>
          <w:tcPr>
            <w:tcW w:w="960" w:type="dxa"/>
            <w:tcBorders>
              <w:top w:val="nil"/>
              <w:left w:val="nil"/>
              <w:bottom w:val="nil"/>
              <w:right w:val="nil"/>
            </w:tcBorders>
            <w:shd w:val="clear" w:color="000000" w:fill="FFFFFF"/>
            <w:vAlign w:val="center"/>
            <w:hideMark/>
          </w:tcPr>
          <w:p w14:paraId="1A89692A"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22286495</w:t>
            </w:r>
          </w:p>
        </w:tc>
      </w:tr>
      <w:tr w:rsidR="00546981" w:rsidRPr="00546981" w14:paraId="4276C9AC" w14:textId="77777777" w:rsidTr="00546981">
        <w:trPr>
          <w:trHeight w:val="300"/>
        </w:trPr>
        <w:tc>
          <w:tcPr>
            <w:tcW w:w="932" w:type="dxa"/>
            <w:tcBorders>
              <w:top w:val="nil"/>
              <w:left w:val="nil"/>
              <w:bottom w:val="nil"/>
              <w:right w:val="nil"/>
            </w:tcBorders>
            <w:shd w:val="clear" w:color="000000" w:fill="F5F5F5"/>
            <w:vAlign w:val="center"/>
            <w:hideMark/>
          </w:tcPr>
          <w:p w14:paraId="61513ECC"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70</w:t>
            </w:r>
          </w:p>
        </w:tc>
        <w:tc>
          <w:tcPr>
            <w:tcW w:w="1283" w:type="dxa"/>
            <w:tcBorders>
              <w:top w:val="nil"/>
              <w:left w:val="nil"/>
              <w:bottom w:val="nil"/>
              <w:right w:val="nil"/>
            </w:tcBorders>
            <w:shd w:val="clear" w:color="000000" w:fill="F5F5F5"/>
            <w:vAlign w:val="center"/>
            <w:hideMark/>
          </w:tcPr>
          <w:p w14:paraId="04E2F7CC"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24/10/2022</w:t>
            </w:r>
          </w:p>
        </w:tc>
        <w:tc>
          <w:tcPr>
            <w:tcW w:w="971" w:type="dxa"/>
            <w:tcBorders>
              <w:top w:val="nil"/>
              <w:left w:val="nil"/>
              <w:bottom w:val="nil"/>
              <w:right w:val="nil"/>
            </w:tcBorders>
            <w:shd w:val="clear" w:color="000000" w:fill="F5F5F5"/>
            <w:vAlign w:val="center"/>
            <w:hideMark/>
          </w:tcPr>
          <w:p w14:paraId="1248FEDD"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2.24E+07</w:t>
            </w:r>
          </w:p>
        </w:tc>
        <w:tc>
          <w:tcPr>
            <w:tcW w:w="1001" w:type="dxa"/>
            <w:tcBorders>
              <w:top w:val="nil"/>
              <w:left w:val="nil"/>
              <w:bottom w:val="nil"/>
              <w:right w:val="nil"/>
            </w:tcBorders>
            <w:shd w:val="clear" w:color="000000" w:fill="F5F5F5"/>
            <w:vAlign w:val="center"/>
            <w:hideMark/>
          </w:tcPr>
          <w:p w14:paraId="15662F24"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2.23E+07</w:t>
            </w:r>
          </w:p>
        </w:tc>
        <w:tc>
          <w:tcPr>
            <w:tcW w:w="953" w:type="dxa"/>
            <w:tcBorders>
              <w:top w:val="nil"/>
              <w:left w:val="nil"/>
              <w:bottom w:val="nil"/>
              <w:right w:val="nil"/>
            </w:tcBorders>
            <w:shd w:val="clear" w:color="000000" w:fill="F5F5F5"/>
            <w:vAlign w:val="center"/>
            <w:hideMark/>
          </w:tcPr>
          <w:p w14:paraId="0C2B3D2A"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2.25E+07</w:t>
            </w:r>
          </w:p>
        </w:tc>
        <w:tc>
          <w:tcPr>
            <w:tcW w:w="960" w:type="dxa"/>
            <w:tcBorders>
              <w:top w:val="nil"/>
              <w:left w:val="nil"/>
              <w:bottom w:val="nil"/>
              <w:right w:val="nil"/>
            </w:tcBorders>
            <w:shd w:val="clear" w:color="000000" w:fill="F5F5F5"/>
            <w:vAlign w:val="center"/>
            <w:hideMark/>
          </w:tcPr>
          <w:p w14:paraId="71D639DD"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22293202</w:t>
            </w:r>
          </w:p>
        </w:tc>
      </w:tr>
      <w:tr w:rsidR="00546981" w:rsidRPr="00546981" w14:paraId="536D9CBB" w14:textId="77777777" w:rsidTr="00546981">
        <w:trPr>
          <w:trHeight w:val="300"/>
        </w:trPr>
        <w:tc>
          <w:tcPr>
            <w:tcW w:w="932" w:type="dxa"/>
            <w:tcBorders>
              <w:top w:val="nil"/>
              <w:left w:val="nil"/>
              <w:bottom w:val="nil"/>
              <w:right w:val="nil"/>
            </w:tcBorders>
            <w:shd w:val="clear" w:color="000000" w:fill="FFFFFF"/>
            <w:vAlign w:val="center"/>
            <w:hideMark/>
          </w:tcPr>
          <w:p w14:paraId="6223A506"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71</w:t>
            </w:r>
          </w:p>
        </w:tc>
        <w:tc>
          <w:tcPr>
            <w:tcW w:w="1283" w:type="dxa"/>
            <w:tcBorders>
              <w:top w:val="nil"/>
              <w:left w:val="nil"/>
              <w:bottom w:val="nil"/>
              <w:right w:val="nil"/>
            </w:tcBorders>
            <w:shd w:val="clear" w:color="000000" w:fill="FFFFFF"/>
            <w:vAlign w:val="center"/>
            <w:hideMark/>
          </w:tcPr>
          <w:p w14:paraId="0C7EB358"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25/10/2022</w:t>
            </w:r>
          </w:p>
        </w:tc>
        <w:tc>
          <w:tcPr>
            <w:tcW w:w="971" w:type="dxa"/>
            <w:tcBorders>
              <w:top w:val="nil"/>
              <w:left w:val="nil"/>
              <w:bottom w:val="nil"/>
              <w:right w:val="nil"/>
            </w:tcBorders>
            <w:shd w:val="clear" w:color="000000" w:fill="FFFFFF"/>
            <w:vAlign w:val="center"/>
            <w:hideMark/>
          </w:tcPr>
          <w:p w14:paraId="73B2FA7A"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2.24E+07</w:t>
            </w:r>
          </w:p>
        </w:tc>
        <w:tc>
          <w:tcPr>
            <w:tcW w:w="1001" w:type="dxa"/>
            <w:tcBorders>
              <w:top w:val="nil"/>
              <w:left w:val="nil"/>
              <w:bottom w:val="nil"/>
              <w:right w:val="nil"/>
            </w:tcBorders>
            <w:shd w:val="clear" w:color="000000" w:fill="FFFFFF"/>
            <w:vAlign w:val="center"/>
            <w:hideMark/>
          </w:tcPr>
          <w:p w14:paraId="34400D69"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2.23E+07</w:t>
            </w:r>
          </w:p>
        </w:tc>
        <w:tc>
          <w:tcPr>
            <w:tcW w:w="953" w:type="dxa"/>
            <w:tcBorders>
              <w:top w:val="nil"/>
              <w:left w:val="nil"/>
              <w:bottom w:val="nil"/>
              <w:right w:val="nil"/>
            </w:tcBorders>
            <w:shd w:val="clear" w:color="000000" w:fill="FFFFFF"/>
            <w:vAlign w:val="center"/>
            <w:hideMark/>
          </w:tcPr>
          <w:p w14:paraId="184F4EFC"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2.25E+07</w:t>
            </w:r>
          </w:p>
        </w:tc>
        <w:tc>
          <w:tcPr>
            <w:tcW w:w="960" w:type="dxa"/>
            <w:tcBorders>
              <w:top w:val="nil"/>
              <w:left w:val="nil"/>
              <w:bottom w:val="nil"/>
              <w:right w:val="nil"/>
            </w:tcBorders>
            <w:shd w:val="clear" w:color="000000" w:fill="FFFFFF"/>
            <w:vAlign w:val="center"/>
            <w:hideMark/>
          </w:tcPr>
          <w:p w14:paraId="3595EB38"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22298791</w:t>
            </w:r>
          </w:p>
        </w:tc>
      </w:tr>
      <w:tr w:rsidR="00546981" w:rsidRPr="00546981" w14:paraId="619185B9" w14:textId="77777777" w:rsidTr="00546981">
        <w:trPr>
          <w:trHeight w:val="300"/>
        </w:trPr>
        <w:tc>
          <w:tcPr>
            <w:tcW w:w="932" w:type="dxa"/>
            <w:tcBorders>
              <w:top w:val="nil"/>
              <w:left w:val="nil"/>
              <w:bottom w:val="nil"/>
              <w:right w:val="nil"/>
            </w:tcBorders>
            <w:shd w:val="clear" w:color="000000" w:fill="F5F5F5"/>
            <w:vAlign w:val="center"/>
            <w:hideMark/>
          </w:tcPr>
          <w:p w14:paraId="2F22A686"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72</w:t>
            </w:r>
          </w:p>
        </w:tc>
        <w:tc>
          <w:tcPr>
            <w:tcW w:w="1283" w:type="dxa"/>
            <w:tcBorders>
              <w:top w:val="nil"/>
              <w:left w:val="nil"/>
              <w:bottom w:val="nil"/>
              <w:right w:val="nil"/>
            </w:tcBorders>
            <w:shd w:val="clear" w:color="000000" w:fill="F5F5F5"/>
            <w:vAlign w:val="center"/>
            <w:hideMark/>
          </w:tcPr>
          <w:p w14:paraId="5F5B2E6E"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26/10/2022</w:t>
            </w:r>
          </w:p>
        </w:tc>
        <w:tc>
          <w:tcPr>
            <w:tcW w:w="971" w:type="dxa"/>
            <w:tcBorders>
              <w:top w:val="nil"/>
              <w:left w:val="nil"/>
              <w:bottom w:val="nil"/>
              <w:right w:val="nil"/>
            </w:tcBorders>
            <w:shd w:val="clear" w:color="000000" w:fill="F5F5F5"/>
            <w:vAlign w:val="center"/>
            <w:hideMark/>
          </w:tcPr>
          <w:p w14:paraId="4811244D"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2.24E+07</w:t>
            </w:r>
          </w:p>
        </w:tc>
        <w:tc>
          <w:tcPr>
            <w:tcW w:w="1001" w:type="dxa"/>
            <w:tcBorders>
              <w:top w:val="nil"/>
              <w:left w:val="nil"/>
              <w:bottom w:val="nil"/>
              <w:right w:val="nil"/>
            </w:tcBorders>
            <w:shd w:val="clear" w:color="000000" w:fill="F5F5F5"/>
            <w:vAlign w:val="center"/>
            <w:hideMark/>
          </w:tcPr>
          <w:p w14:paraId="54AA7EDB"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2.23E+07</w:t>
            </w:r>
          </w:p>
        </w:tc>
        <w:tc>
          <w:tcPr>
            <w:tcW w:w="953" w:type="dxa"/>
            <w:tcBorders>
              <w:top w:val="nil"/>
              <w:left w:val="nil"/>
              <w:bottom w:val="nil"/>
              <w:right w:val="nil"/>
            </w:tcBorders>
            <w:shd w:val="clear" w:color="000000" w:fill="F5F5F5"/>
            <w:vAlign w:val="center"/>
            <w:hideMark/>
          </w:tcPr>
          <w:p w14:paraId="2BD16C14"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2.25E+07</w:t>
            </w:r>
          </w:p>
        </w:tc>
        <w:tc>
          <w:tcPr>
            <w:tcW w:w="960" w:type="dxa"/>
            <w:tcBorders>
              <w:top w:val="nil"/>
              <w:left w:val="nil"/>
              <w:bottom w:val="nil"/>
              <w:right w:val="nil"/>
            </w:tcBorders>
            <w:shd w:val="clear" w:color="000000" w:fill="F5F5F5"/>
            <w:vAlign w:val="center"/>
            <w:hideMark/>
          </w:tcPr>
          <w:p w14:paraId="1C2C10E9"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22304157</w:t>
            </w:r>
          </w:p>
        </w:tc>
      </w:tr>
      <w:tr w:rsidR="00546981" w:rsidRPr="00546981" w14:paraId="1EA38DBB" w14:textId="77777777" w:rsidTr="00546981">
        <w:trPr>
          <w:trHeight w:val="300"/>
        </w:trPr>
        <w:tc>
          <w:tcPr>
            <w:tcW w:w="932" w:type="dxa"/>
            <w:tcBorders>
              <w:top w:val="nil"/>
              <w:left w:val="nil"/>
              <w:bottom w:val="nil"/>
              <w:right w:val="nil"/>
            </w:tcBorders>
            <w:shd w:val="clear" w:color="000000" w:fill="FFFFFF"/>
            <w:vAlign w:val="center"/>
            <w:hideMark/>
          </w:tcPr>
          <w:p w14:paraId="26C3E433"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73</w:t>
            </w:r>
          </w:p>
        </w:tc>
        <w:tc>
          <w:tcPr>
            <w:tcW w:w="1283" w:type="dxa"/>
            <w:tcBorders>
              <w:top w:val="nil"/>
              <w:left w:val="nil"/>
              <w:bottom w:val="nil"/>
              <w:right w:val="nil"/>
            </w:tcBorders>
            <w:shd w:val="clear" w:color="000000" w:fill="FFFFFF"/>
            <w:vAlign w:val="center"/>
            <w:hideMark/>
          </w:tcPr>
          <w:p w14:paraId="441631C6"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27/10/2022</w:t>
            </w:r>
          </w:p>
        </w:tc>
        <w:tc>
          <w:tcPr>
            <w:tcW w:w="971" w:type="dxa"/>
            <w:tcBorders>
              <w:top w:val="nil"/>
              <w:left w:val="nil"/>
              <w:bottom w:val="nil"/>
              <w:right w:val="nil"/>
            </w:tcBorders>
            <w:shd w:val="clear" w:color="000000" w:fill="FFFFFF"/>
            <w:vAlign w:val="center"/>
            <w:hideMark/>
          </w:tcPr>
          <w:p w14:paraId="22804A14"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2.24E+07</w:t>
            </w:r>
          </w:p>
        </w:tc>
        <w:tc>
          <w:tcPr>
            <w:tcW w:w="1001" w:type="dxa"/>
            <w:tcBorders>
              <w:top w:val="nil"/>
              <w:left w:val="nil"/>
              <w:bottom w:val="nil"/>
              <w:right w:val="nil"/>
            </w:tcBorders>
            <w:shd w:val="clear" w:color="000000" w:fill="FFFFFF"/>
            <w:vAlign w:val="center"/>
            <w:hideMark/>
          </w:tcPr>
          <w:p w14:paraId="2EA6B03E"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2.23E+07</w:t>
            </w:r>
          </w:p>
        </w:tc>
        <w:tc>
          <w:tcPr>
            <w:tcW w:w="953" w:type="dxa"/>
            <w:tcBorders>
              <w:top w:val="nil"/>
              <w:left w:val="nil"/>
              <w:bottom w:val="nil"/>
              <w:right w:val="nil"/>
            </w:tcBorders>
            <w:shd w:val="clear" w:color="000000" w:fill="FFFFFF"/>
            <w:vAlign w:val="center"/>
            <w:hideMark/>
          </w:tcPr>
          <w:p w14:paraId="4BC3FF3B"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2.25E+07</w:t>
            </w:r>
          </w:p>
        </w:tc>
        <w:tc>
          <w:tcPr>
            <w:tcW w:w="960" w:type="dxa"/>
            <w:tcBorders>
              <w:top w:val="nil"/>
              <w:left w:val="nil"/>
              <w:bottom w:val="nil"/>
              <w:right w:val="nil"/>
            </w:tcBorders>
            <w:shd w:val="clear" w:color="000000" w:fill="FFFFFF"/>
            <w:vAlign w:val="center"/>
            <w:hideMark/>
          </w:tcPr>
          <w:p w14:paraId="392369ED"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22308932</w:t>
            </w:r>
          </w:p>
        </w:tc>
      </w:tr>
      <w:tr w:rsidR="00546981" w:rsidRPr="00546981" w14:paraId="7398FFD5" w14:textId="77777777" w:rsidTr="00546981">
        <w:trPr>
          <w:trHeight w:val="300"/>
        </w:trPr>
        <w:tc>
          <w:tcPr>
            <w:tcW w:w="932" w:type="dxa"/>
            <w:tcBorders>
              <w:top w:val="nil"/>
              <w:left w:val="nil"/>
              <w:bottom w:val="nil"/>
              <w:right w:val="nil"/>
            </w:tcBorders>
            <w:shd w:val="clear" w:color="000000" w:fill="F5F5F5"/>
            <w:vAlign w:val="center"/>
            <w:hideMark/>
          </w:tcPr>
          <w:p w14:paraId="0380F03E"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74</w:t>
            </w:r>
          </w:p>
        </w:tc>
        <w:tc>
          <w:tcPr>
            <w:tcW w:w="1283" w:type="dxa"/>
            <w:tcBorders>
              <w:top w:val="nil"/>
              <w:left w:val="nil"/>
              <w:bottom w:val="nil"/>
              <w:right w:val="nil"/>
            </w:tcBorders>
            <w:shd w:val="clear" w:color="000000" w:fill="F5F5F5"/>
            <w:vAlign w:val="center"/>
            <w:hideMark/>
          </w:tcPr>
          <w:p w14:paraId="048D1B92"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28/10/2022</w:t>
            </w:r>
          </w:p>
        </w:tc>
        <w:tc>
          <w:tcPr>
            <w:tcW w:w="971" w:type="dxa"/>
            <w:tcBorders>
              <w:top w:val="nil"/>
              <w:left w:val="nil"/>
              <w:bottom w:val="nil"/>
              <w:right w:val="nil"/>
            </w:tcBorders>
            <w:shd w:val="clear" w:color="000000" w:fill="F5F5F5"/>
            <w:vAlign w:val="center"/>
            <w:hideMark/>
          </w:tcPr>
          <w:p w14:paraId="3467677D"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2.24E+07</w:t>
            </w:r>
          </w:p>
        </w:tc>
        <w:tc>
          <w:tcPr>
            <w:tcW w:w="1001" w:type="dxa"/>
            <w:tcBorders>
              <w:top w:val="nil"/>
              <w:left w:val="nil"/>
              <w:bottom w:val="nil"/>
              <w:right w:val="nil"/>
            </w:tcBorders>
            <w:shd w:val="clear" w:color="000000" w:fill="F5F5F5"/>
            <w:vAlign w:val="center"/>
            <w:hideMark/>
          </w:tcPr>
          <w:p w14:paraId="7DF9E9C4"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2.23E+07</w:t>
            </w:r>
          </w:p>
        </w:tc>
        <w:tc>
          <w:tcPr>
            <w:tcW w:w="953" w:type="dxa"/>
            <w:tcBorders>
              <w:top w:val="nil"/>
              <w:left w:val="nil"/>
              <w:bottom w:val="nil"/>
              <w:right w:val="nil"/>
            </w:tcBorders>
            <w:shd w:val="clear" w:color="000000" w:fill="F5F5F5"/>
            <w:vAlign w:val="center"/>
            <w:hideMark/>
          </w:tcPr>
          <w:p w14:paraId="778A0FB7"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2.26E+07</w:t>
            </w:r>
          </w:p>
        </w:tc>
        <w:tc>
          <w:tcPr>
            <w:tcW w:w="960" w:type="dxa"/>
            <w:tcBorders>
              <w:top w:val="nil"/>
              <w:left w:val="nil"/>
              <w:bottom w:val="nil"/>
              <w:right w:val="nil"/>
            </w:tcBorders>
            <w:shd w:val="clear" w:color="000000" w:fill="F5F5F5"/>
            <w:vAlign w:val="center"/>
            <w:hideMark/>
          </w:tcPr>
          <w:p w14:paraId="0689E814"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22313254</w:t>
            </w:r>
          </w:p>
        </w:tc>
      </w:tr>
      <w:tr w:rsidR="00546981" w:rsidRPr="00546981" w14:paraId="58D3D593" w14:textId="77777777" w:rsidTr="00546981">
        <w:trPr>
          <w:trHeight w:val="300"/>
        </w:trPr>
        <w:tc>
          <w:tcPr>
            <w:tcW w:w="932" w:type="dxa"/>
            <w:tcBorders>
              <w:top w:val="nil"/>
              <w:left w:val="nil"/>
              <w:bottom w:val="nil"/>
              <w:right w:val="nil"/>
            </w:tcBorders>
            <w:shd w:val="clear" w:color="000000" w:fill="FFFFFF"/>
            <w:vAlign w:val="center"/>
            <w:hideMark/>
          </w:tcPr>
          <w:p w14:paraId="4F9B93E7"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75</w:t>
            </w:r>
          </w:p>
        </w:tc>
        <w:tc>
          <w:tcPr>
            <w:tcW w:w="1283" w:type="dxa"/>
            <w:tcBorders>
              <w:top w:val="nil"/>
              <w:left w:val="nil"/>
              <w:bottom w:val="nil"/>
              <w:right w:val="nil"/>
            </w:tcBorders>
            <w:shd w:val="clear" w:color="000000" w:fill="FFFFFF"/>
            <w:vAlign w:val="center"/>
            <w:hideMark/>
          </w:tcPr>
          <w:p w14:paraId="1E85D2C5"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29/10/2022</w:t>
            </w:r>
          </w:p>
        </w:tc>
        <w:tc>
          <w:tcPr>
            <w:tcW w:w="971" w:type="dxa"/>
            <w:tcBorders>
              <w:top w:val="nil"/>
              <w:left w:val="nil"/>
              <w:bottom w:val="nil"/>
              <w:right w:val="nil"/>
            </w:tcBorders>
            <w:shd w:val="clear" w:color="000000" w:fill="FFFFFF"/>
            <w:vAlign w:val="center"/>
            <w:hideMark/>
          </w:tcPr>
          <w:p w14:paraId="0EF39ED8"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2.24E+07</w:t>
            </w:r>
          </w:p>
        </w:tc>
        <w:tc>
          <w:tcPr>
            <w:tcW w:w="1001" w:type="dxa"/>
            <w:tcBorders>
              <w:top w:val="nil"/>
              <w:left w:val="nil"/>
              <w:bottom w:val="nil"/>
              <w:right w:val="nil"/>
            </w:tcBorders>
            <w:shd w:val="clear" w:color="000000" w:fill="FFFFFF"/>
            <w:vAlign w:val="center"/>
            <w:hideMark/>
          </w:tcPr>
          <w:p w14:paraId="33217EB0"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2.23E+07</w:t>
            </w:r>
          </w:p>
        </w:tc>
        <w:tc>
          <w:tcPr>
            <w:tcW w:w="953" w:type="dxa"/>
            <w:tcBorders>
              <w:top w:val="nil"/>
              <w:left w:val="nil"/>
              <w:bottom w:val="nil"/>
              <w:right w:val="nil"/>
            </w:tcBorders>
            <w:shd w:val="clear" w:color="000000" w:fill="FFFFFF"/>
            <w:vAlign w:val="center"/>
            <w:hideMark/>
          </w:tcPr>
          <w:p w14:paraId="270604F3"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2.26E+07</w:t>
            </w:r>
          </w:p>
        </w:tc>
        <w:tc>
          <w:tcPr>
            <w:tcW w:w="960" w:type="dxa"/>
            <w:tcBorders>
              <w:top w:val="nil"/>
              <w:left w:val="nil"/>
              <w:bottom w:val="nil"/>
              <w:right w:val="nil"/>
            </w:tcBorders>
            <w:shd w:val="clear" w:color="000000" w:fill="FFFFFF"/>
            <w:vAlign w:val="center"/>
            <w:hideMark/>
          </w:tcPr>
          <w:p w14:paraId="2CF89E0B"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22316788</w:t>
            </w:r>
          </w:p>
        </w:tc>
      </w:tr>
      <w:tr w:rsidR="00546981" w:rsidRPr="00546981" w14:paraId="17F85D85" w14:textId="77777777" w:rsidTr="00546981">
        <w:trPr>
          <w:trHeight w:val="300"/>
        </w:trPr>
        <w:tc>
          <w:tcPr>
            <w:tcW w:w="932" w:type="dxa"/>
            <w:tcBorders>
              <w:top w:val="nil"/>
              <w:left w:val="nil"/>
              <w:bottom w:val="nil"/>
              <w:right w:val="nil"/>
            </w:tcBorders>
            <w:shd w:val="clear" w:color="000000" w:fill="F5F5F5"/>
            <w:vAlign w:val="center"/>
            <w:hideMark/>
          </w:tcPr>
          <w:p w14:paraId="51B5507A"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76</w:t>
            </w:r>
          </w:p>
        </w:tc>
        <w:tc>
          <w:tcPr>
            <w:tcW w:w="1283" w:type="dxa"/>
            <w:tcBorders>
              <w:top w:val="nil"/>
              <w:left w:val="nil"/>
              <w:bottom w:val="nil"/>
              <w:right w:val="nil"/>
            </w:tcBorders>
            <w:shd w:val="clear" w:color="000000" w:fill="F5F5F5"/>
            <w:vAlign w:val="center"/>
            <w:hideMark/>
          </w:tcPr>
          <w:p w14:paraId="33DD3DA0"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30/10/2022</w:t>
            </w:r>
          </w:p>
        </w:tc>
        <w:tc>
          <w:tcPr>
            <w:tcW w:w="971" w:type="dxa"/>
            <w:tcBorders>
              <w:top w:val="nil"/>
              <w:left w:val="nil"/>
              <w:bottom w:val="nil"/>
              <w:right w:val="nil"/>
            </w:tcBorders>
            <w:shd w:val="clear" w:color="000000" w:fill="F5F5F5"/>
            <w:vAlign w:val="center"/>
            <w:hideMark/>
          </w:tcPr>
          <w:p w14:paraId="4991ECC7"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2.25E+07</w:t>
            </w:r>
          </w:p>
        </w:tc>
        <w:tc>
          <w:tcPr>
            <w:tcW w:w="1001" w:type="dxa"/>
            <w:tcBorders>
              <w:top w:val="nil"/>
              <w:left w:val="nil"/>
              <w:bottom w:val="nil"/>
              <w:right w:val="nil"/>
            </w:tcBorders>
            <w:shd w:val="clear" w:color="000000" w:fill="F5F5F5"/>
            <w:vAlign w:val="center"/>
            <w:hideMark/>
          </w:tcPr>
          <w:p w14:paraId="7E357D55"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2.23E+07</w:t>
            </w:r>
          </w:p>
        </w:tc>
        <w:tc>
          <w:tcPr>
            <w:tcW w:w="953" w:type="dxa"/>
            <w:tcBorders>
              <w:top w:val="nil"/>
              <w:left w:val="nil"/>
              <w:bottom w:val="nil"/>
              <w:right w:val="nil"/>
            </w:tcBorders>
            <w:shd w:val="clear" w:color="000000" w:fill="F5F5F5"/>
            <w:vAlign w:val="center"/>
            <w:hideMark/>
          </w:tcPr>
          <w:p w14:paraId="65162D6C"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2.26E+07</w:t>
            </w:r>
          </w:p>
        </w:tc>
        <w:tc>
          <w:tcPr>
            <w:tcW w:w="960" w:type="dxa"/>
            <w:tcBorders>
              <w:top w:val="nil"/>
              <w:left w:val="nil"/>
              <w:bottom w:val="nil"/>
              <w:right w:val="nil"/>
            </w:tcBorders>
            <w:shd w:val="clear" w:color="000000" w:fill="F5F5F5"/>
            <w:vAlign w:val="center"/>
            <w:hideMark/>
          </w:tcPr>
          <w:p w14:paraId="1ED978B4"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22320994</w:t>
            </w:r>
          </w:p>
        </w:tc>
      </w:tr>
      <w:tr w:rsidR="00546981" w:rsidRPr="00546981" w14:paraId="62B67130" w14:textId="77777777" w:rsidTr="00546981">
        <w:trPr>
          <w:trHeight w:val="300"/>
        </w:trPr>
        <w:tc>
          <w:tcPr>
            <w:tcW w:w="932" w:type="dxa"/>
            <w:tcBorders>
              <w:top w:val="nil"/>
              <w:left w:val="nil"/>
              <w:bottom w:val="nil"/>
              <w:right w:val="nil"/>
            </w:tcBorders>
            <w:shd w:val="clear" w:color="000000" w:fill="FFFFFF"/>
            <w:vAlign w:val="center"/>
            <w:hideMark/>
          </w:tcPr>
          <w:p w14:paraId="2E287FC6"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77</w:t>
            </w:r>
          </w:p>
        </w:tc>
        <w:tc>
          <w:tcPr>
            <w:tcW w:w="1283" w:type="dxa"/>
            <w:tcBorders>
              <w:top w:val="nil"/>
              <w:left w:val="nil"/>
              <w:bottom w:val="nil"/>
              <w:right w:val="nil"/>
            </w:tcBorders>
            <w:shd w:val="clear" w:color="000000" w:fill="FFFFFF"/>
            <w:vAlign w:val="center"/>
            <w:hideMark/>
          </w:tcPr>
          <w:p w14:paraId="62BA9B34"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31/10/2022</w:t>
            </w:r>
          </w:p>
        </w:tc>
        <w:tc>
          <w:tcPr>
            <w:tcW w:w="971" w:type="dxa"/>
            <w:tcBorders>
              <w:top w:val="nil"/>
              <w:left w:val="nil"/>
              <w:bottom w:val="nil"/>
              <w:right w:val="nil"/>
            </w:tcBorders>
            <w:shd w:val="clear" w:color="000000" w:fill="FFFFFF"/>
            <w:vAlign w:val="center"/>
            <w:hideMark/>
          </w:tcPr>
          <w:p w14:paraId="2BE116A6"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2.25E+07</w:t>
            </w:r>
          </w:p>
        </w:tc>
        <w:tc>
          <w:tcPr>
            <w:tcW w:w="1001" w:type="dxa"/>
            <w:tcBorders>
              <w:top w:val="nil"/>
              <w:left w:val="nil"/>
              <w:bottom w:val="nil"/>
              <w:right w:val="nil"/>
            </w:tcBorders>
            <w:shd w:val="clear" w:color="000000" w:fill="FFFFFF"/>
            <w:vAlign w:val="center"/>
            <w:hideMark/>
          </w:tcPr>
          <w:p w14:paraId="752EA256"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2.23E+07</w:t>
            </w:r>
          </w:p>
        </w:tc>
        <w:tc>
          <w:tcPr>
            <w:tcW w:w="953" w:type="dxa"/>
            <w:tcBorders>
              <w:top w:val="nil"/>
              <w:left w:val="nil"/>
              <w:bottom w:val="nil"/>
              <w:right w:val="nil"/>
            </w:tcBorders>
            <w:shd w:val="clear" w:color="000000" w:fill="FFFFFF"/>
            <w:vAlign w:val="center"/>
            <w:hideMark/>
          </w:tcPr>
          <w:p w14:paraId="1916BAC0"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2.26E+07</w:t>
            </w:r>
          </w:p>
        </w:tc>
        <w:tc>
          <w:tcPr>
            <w:tcW w:w="960" w:type="dxa"/>
            <w:tcBorders>
              <w:top w:val="nil"/>
              <w:left w:val="nil"/>
              <w:bottom w:val="nil"/>
              <w:right w:val="nil"/>
            </w:tcBorders>
            <w:shd w:val="clear" w:color="000000" w:fill="FFFFFF"/>
            <w:vAlign w:val="center"/>
            <w:hideMark/>
          </w:tcPr>
          <w:p w14:paraId="180714D2"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22326061</w:t>
            </w:r>
          </w:p>
        </w:tc>
      </w:tr>
      <w:tr w:rsidR="00546981" w:rsidRPr="00546981" w14:paraId="1ADAFA3A" w14:textId="77777777" w:rsidTr="00546981">
        <w:trPr>
          <w:trHeight w:val="300"/>
        </w:trPr>
        <w:tc>
          <w:tcPr>
            <w:tcW w:w="932" w:type="dxa"/>
            <w:tcBorders>
              <w:top w:val="nil"/>
              <w:left w:val="nil"/>
              <w:bottom w:val="nil"/>
              <w:right w:val="nil"/>
            </w:tcBorders>
            <w:shd w:val="clear" w:color="000000" w:fill="F5F5F5"/>
            <w:vAlign w:val="center"/>
            <w:hideMark/>
          </w:tcPr>
          <w:p w14:paraId="0C21216C"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78</w:t>
            </w:r>
          </w:p>
        </w:tc>
        <w:tc>
          <w:tcPr>
            <w:tcW w:w="1283" w:type="dxa"/>
            <w:tcBorders>
              <w:top w:val="nil"/>
              <w:left w:val="nil"/>
              <w:bottom w:val="nil"/>
              <w:right w:val="nil"/>
            </w:tcBorders>
            <w:shd w:val="clear" w:color="000000" w:fill="F5F5F5"/>
            <w:vAlign w:val="center"/>
            <w:hideMark/>
          </w:tcPr>
          <w:p w14:paraId="6E0BDDAF"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01/11/2022</w:t>
            </w:r>
          </w:p>
        </w:tc>
        <w:tc>
          <w:tcPr>
            <w:tcW w:w="971" w:type="dxa"/>
            <w:tcBorders>
              <w:top w:val="nil"/>
              <w:left w:val="nil"/>
              <w:bottom w:val="nil"/>
              <w:right w:val="nil"/>
            </w:tcBorders>
            <w:shd w:val="clear" w:color="000000" w:fill="F5F5F5"/>
            <w:vAlign w:val="center"/>
            <w:hideMark/>
          </w:tcPr>
          <w:p w14:paraId="58447E48"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2.25E+07</w:t>
            </w:r>
          </w:p>
        </w:tc>
        <w:tc>
          <w:tcPr>
            <w:tcW w:w="1001" w:type="dxa"/>
            <w:tcBorders>
              <w:top w:val="nil"/>
              <w:left w:val="nil"/>
              <w:bottom w:val="nil"/>
              <w:right w:val="nil"/>
            </w:tcBorders>
            <w:shd w:val="clear" w:color="000000" w:fill="F5F5F5"/>
            <w:vAlign w:val="center"/>
            <w:hideMark/>
          </w:tcPr>
          <w:p w14:paraId="56AD65CC"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2.24E+07</w:t>
            </w:r>
          </w:p>
        </w:tc>
        <w:tc>
          <w:tcPr>
            <w:tcW w:w="953" w:type="dxa"/>
            <w:tcBorders>
              <w:top w:val="nil"/>
              <w:left w:val="nil"/>
              <w:bottom w:val="nil"/>
              <w:right w:val="nil"/>
            </w:tcBorders>
            <w:shd w:val="clear" w:color="000000" w:fill="F5F5F5"/>
            <w:vAlign w:val="center"/>
            <w:hideMark/>
          </w:tcPr>
          <w:p w14:paraId="5527348D"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2.26E+07</w:t>
            </w:r>
          </w:p>
        </w:tc>
        <w:tc>
          <w:tcPr>
            <w:tcW w:w="960" w:type="dxa"/>
            <w:tcBorders>
              <w:top w:val="nil"/>
              <w:left w:val="nil"/>
              <w:bottom w:val="nil"/>
              <w:right w:val="nil"/>
            </w:tcBorders>
            <w:shd w:val="clear" w:color="000000" w:fill="F5F5F5"/>
            <w:vAlign w:val="center"/>
            <w:hideMark/>
          </w:tcPr>
          <w:p w14:paraId="5C17DF36"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22330558</w:t>
            </w:r>
          </w:p>
        </w:tc>
      </w:tr>
      <w:tr w:rsidR="00546981" w:rsidRPr="00546981" w14:paraId="2A8D5916" w14:textId="77777777" w:rsidTr="00546981">
        <w:trPr>
          <w:trHeight w:val="300"/>
        </w:trPr>
        <w:tc>
          <w:tcPr>
            <w:tcW w:w="932" w:type="dxa"/>
            <w:tcBorders>
              <w:top w:val="nil"/>
              <w:left w:val="nil"/>
              <w:bottom w:val="nil"/>
              <w:right w:val="nil"/>
            </w:tcBorders>
            <w:shd w:val="clear" w:color="000000" w:fill="FFFFFF"/>
            <w:vAlign w:val="center"/>
            <w:hideMark/>
          </w:tcPr>
          <w:p w14:paraId="5DBE5437"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79</w:t>
            </w:r>
          </w:p>
        </w:tc>
        <w:tc>
          <w:tcPr>
            <w:tcW w:w="1283" w:type="dxa"/>
            <w:tcBorders>
              <w:top w:val="nil"/>
              <w:left w:val="nil"/>
              <w:bottom w:val="nil"/>
              <w:right w:val="nil"/>
            </w:tcBorders>
            <w:shd w:val="clear" w:color="000000" w:fill="FFFFFF"/>
            <w:vAlign w:val="center"/>
            <w:hideMark/>
          </w:tcPr>
          <w:p w14:paraId="69B1B751"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02/11/2022</w:t>
            </w:r>
          </w:p>
        </w:tc>
        <w:tc>
          <w:tcPr>
            <w:tcW w:w="971" w:type="dxa"/>
            <w:tcBorders>
              <w:top w:val="nil"/>
              <w:left w:val="nil"/>
              <w:bottom w:val="nil"/>
              <w:right w:val="nil"/>
            </w:tcBorders>
            <w:shd w:val="clear" w:color="000000" w:fill="FFFFFF"/>
            <w:vAlign w:val="center"/>
            <w:hideMark/>
          </w:tcPr>
          <w:p w14:paraId="61D2897F"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2.25E+07</w:t>
            </w:r>
          </w:p>
        </w:tc>
        <w:tc>
          <w:tcPr>
            <w:tcW w:w="1001" w:type="dxa"/>
            <w:tcBorders>
              <w:top w:val="nil"/>
              <w:left w:val="nil"/>
              <w:bottom w:val="nil"/>
              <w:right w:val="nil"/>
            </w:tcBorders>
            <w:shd w:val="clear" w:color="000000" w:fill="FFFFFF"/>
            <w:vAlign w:val="center"/>
            <w:hideMark/>
          </w:tcPr>
          <w:p w14:paraId="64F1BCA1"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2.24E+07</w:t>
            </w:r>
          </w:p>
        </w:tc>
        <w:tc>
          <w:tcPr>
            <w:tcW w:w="953" w:type="dxa"/>
            <w:tcBorders>
              <w:top w:val="nil"/>
              <w:left w:val="nil"/>
              <w:bottom w:val="nil"/>
              <w:right w:val="nil"/>
            </w:tcBorders>
            <w:shd w:val="clear" w:color="000000" w:fill="FFFFFF"/>
            <w:vAlign w:val="center"/>
            <w:hideMark/>
          </w:tcPr>
          <w:p w14:paraId="28DE511E"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2.26E+07</w:t>
            </w:r>
          </w:p>
        </w:tc>
        <w:tc>
          <w:tcPr>
            <w:tcW w:w="960" w:type="dxa"/>
            <w:tcBorders>
              <w:top w:val="nil"/>
              <w:left w:val="nil"/>
              <w:bottom w:val="nil"/>
              <w:right w:val="nil"/>
            </w:tcBorders>
            <w:shd w:val="clear" w:color="000000" w:fill="FFFFFF"/>
            <w:vAlign w:val="center"/>
            <w:hideMark/>
          </w:tcPr>
          <w:p w14:paraId="73DAC390"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22334513</w:t>
            </w:r>
          </w:p>
        </w:tc>
      </w:tr>
      <w:tr w:rsidR="00546981" w:rsidRPr="00546981" w14:paraId="3F0E6040" w14:textId="77777777" w:rsidTr="00546981">
        <w:trPr>
          <w:trHeight w:val="300"/>
        </w:trPr>
        <w:tc>
          <w:tcPr>
            <w:tcW w:w="932" w:type="dxa"/>
            <w:tcBorders>
              <w:top w:val="nil"/>
              <w:left w:val="nil"/>
              <w:bottom w:val="nil"/>
              <w:right w:val="nil"/>
            </w:tcBorders>
            <w:shd w:val="clear" w:color="000000" w:fill="F5F5F5"/>
            <w:vAlign w:val="center"/>
            <w:hideMark/>
          </w:tcPr>
          <w:p w14:paraId="0B9F5885"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80</w:t>
            </w:r>
          </w:p>
        </w:tc>
        <w:tc>
          <w:tcPr>
            <w:tcW w:w="1283" w:type="dxa"/>
            <w:tcBorders>
              <w:top w:val="nil"/>
              <w:left w:val="nil"/>
              <w:bottom w:val="nil"/>
              <w:right w:val="nil"/>
            </w:tcBorders>
            <w:shd w:val="clear" w:color="000000" w:fill="F5F5F5"/>
            <w:vAlign w:val="center"/>
            <w:hideMark/>
          </w:tcPr>
          <w:p w14:paraId="7B138A47"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13/11/2022</w:t>
            </w:r>
          </w:p>
        </w:tc>
        <w:tc>
          <w:tcPr>
            <w:tcW w:w="971" w:type="dxa"/>
            <w:tcBorders>
              <w:top w:val="nil"/>
              <w:left w:val="nil"/>
              <w:bottom w:val="nil"/>
              <w:right w:val="nil"/>
            </w:tcBorders>
            <w:shd w:val="clear" w:color="000000" w:fill="F5F5F5"/>
            <w:vAlign w:val="center"/>
            <w:hideMark/>
          </w:tcPr>
          <w:p w14:paraId="37ACCD30"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2.24E+07</w:t>
            </w:r>
          </w:p>
        </w:tc>
        <w:tc>
          <w:tcPr>
            <w:tcW w:w="1001" w:type="dxa"/>
            <w:tcBorders>
              <w:top w:val="nil"/>
              <w:left w:val="nil"/>
              <w:bottom w:val="nil"/>
              <w:right w:val="nil"/>
            </w:tcBorders>
            <w:shd w:val="clear" w:color="000000" w:fill="F5F5F5"/>
            <w:vAlign w:val="center"/>
            <w:hideMark/>
          </w:tcPr>
          <w:p w14:paraId="7B488CF7"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2.23E+07</w:t>
            </w:r>
          </w:p>
        </w:tc>
        <w:tc>
          <w:tcPr>
            <w:tcW w:w="953" w:type="dxa"/>
            <w:tcBorders>
              <w:top w:val="nil"/>
              <w:left w:val="nil"/>
              <w:bottom w:val="nil"/>
              <w:right w:val="nil"/>
            </w:tcBorders>
            <w:shd w:val="clear" w:color="000000" w:fill="F5F5F5"/>
            <w:vAlign w:val="center"/>
            <w:hideMark/>
          </w:tcPr>
          <w:p w14:paraId="2954DA77"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2.26E+07</w:t>
            </w:r>
          </w:p>
        </w:tc>
        <w:tc>
          <w:tcPr>
            <w:tcW w:w="960" w:type="dxa"/>
            <w:tcBorders>
              <w:top w:val="nil"/>
              <w:left w:val="nil"/>
              <w:bottom w:val="nil"/>
              <w:right w:val="nil"/>
            </w:tcBorders>
            <w:shd w:val="clear" w:color="000000" w:fill="F5F5F5"/>
            <w:vAlign w:val="center"/>
            <w:hideMark/>
          </w:tcPr>
          <w:p w14:paraId="374DCF16"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22369955</w:t>
            </w:r>
          </w:p>
        </w:tc>
      </w:tr>
      <w:tr w:rsidR="00546981" w:rsidRPr="00546981" w14:paraId="0219F124" w14:textId="77777777" w:rsidTr="00546981">
        <w:trPr>
          <w:trHeight w:val="300"/>
        </w:trPr>
        <w:tc>
          <w:tcPr>
            <w:tcW w:w="932" w:type="dxa"/>
            <w:tcBorders>
              <w:top w:val="nil"/>
              <w:left w:val="nil"/>
              <w:bottom w:val="nil"/>
              <w:right w:val="nil"/>
            </w:tcBorders>
            <w:shd w:val="clear" w:color="000000" w:fill="FFFFFF"/>
            <w:vAlign w:val="center"/>
            <w:hideMark/>
          </w:tcPr>
          <w:p w14:paraId="258F4840"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81</w:t>
            </w:r>
          </w:p>
        </w:tc>
        <w:tc>
          <w:tcPr>
            <w:tcW w:w="1283" w:type="dxa"/>
            <w:tcBorders>
              <w:top w:val="nil"/>
              <w:left w:val="nil"/>
              <w:bottom w:val="nil"/>
              <w:right w:val="nil"/>
            </w:tcBorders>
            <w:shd w:val="clear" w:color="000000" w:fill="FFFFFF"/>
            <w:vAlign w:val="center"/>
            <w:hideMark/>
          </w:tcPr>
          <w:p w14:paraId="04D3804B"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14/11/2022</w:t>
            </w:r>
          </w:p>
        </w:tc>
        <w:tc>
          <w:tcPr>
            <w:tcW w:w="971" w:type="dxa"/>
            <w:tcBorders>
              <w:top w:val="nil"/>
              <w:left w:val="nil"/>
              <w:bottom w:val="nil"/>
              <w:right w:val="nil"/>
            </w:tcBorders>
            <w:shd w:val="clear" w:color="000000" w:fill="FFFFFF"/>
            <w:vAlign w:val="center"/>
            <w:hideMark/>
          </w:tcPr>
          <w:p w14:paraId="40ED63D6"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2.25E+07</w:t>
            </w:r>
          </w:p>
        </w:tc>
        <w:tc>
          <w:tcPr>
            <w:tcW w:w="1001" w:type="dxa"/>
            <w:tcBorders>
              <w:top w:val="nil"/>
              <w:left w:val="nil"/>
              <w:bottom w:val="nil"/>
              <w:right w:val="nil"/>
            </w:tcBorders>
            <w:shd w:val="clear" w:color="000000" w:fill="FFFFFF"/>
            <w:vAlign w:val="center"/>
            <w:hideMark/>
          </w:tcPr>
          <w:p w14:paraId="6E1BD11F"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2.24E+07</w:t>
            </w:r>
          </w:p>
        </w:tc>
        <w:tc>
          <w:tcPr>
            <w:tcW w:w="953" w:type="dxa"/>
            <w:tcBorders>
              <w:top w:val="nil"/>
              <w:left w:val="nil"/>
              <w:bottom w:val="nil"/>
              <w:right w:val="nil"/>
            </w:tcBorders>
            <w:shd w:val="clear" w:color="000000" w:fill="FFFFFF"/>
            <w:vAlign w:val="center"/>
            <w:hideMark/>
          </w:tcPr>
          <w:p w14:paraId="3C327DEF"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2.26E+07</w:t>
            </w:r>
          </w:p>
        </w:tc>
        <w:tc>
          <w:tcPr>
            <w:tcW w:w="960" w:type="dxa"/>
            <w:tcBorders>
              <w:top w:val="nil"/>
              <w:left w:val="nil"/>
              <w:bottom w:val="nil"/>
              <w:right w:val="nil"/>
            </w:tcBorders>
            <w:shd w:val="clear" w:color="000000" w:fill="FFFFFF"/>
            <w:vAlign w:val="center"/>
            <w:hideMark/>
          </w:tcPr>
          <w:p w14:paraId="78161469"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22373821</w:t>
            </w:r>
          </w:p>
        </w:tc>
      </w:tr>
      <w:tr w:rsidR="00546981" w:rsidRPr="00546981" w14:paraId="6721D299" w14:textId="77777777" w:rsidTr="00546981">
        <w:trPr>
          <w:trHeight w:val="300"/>
        </w:trPr>
        <w:tc>
          <w:tcPr>
            <w:tcW w:w="932" w:type="dxa"/>
            <w:tcBorders>
              <w:top w:val="nil"/>
              <w:left w:val="nil"/>
              <w:bottom w:val="nil"/>
              <w:right w:val="nil"/>
            </w:tcBorders>
            <w:shd w:val="clear" w:color="000000" w:fill="F5F5F5"/>
            <w:vAlign w:val="center"/>
            <w:hideMark/>
          </w:tcPr>
          <w:p w14:paraId="3844A242"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lastRenderedPageBreak/>
              <w:t>82</w:t>
            </w:r>
          </w:p>
        </w:tc>
        <w:tc>
          <w:tcPr>
            <w:tcW w:w="1283" w:type="dxa"/>
            <w:tcBorders>
              <w:top w:val="nil"/>
              <w:left w:val="nil"/>
              <w:bottom w:val="nil"/>
              <w:right w:val="nil"/>
            </w:tcBorders>
            <w:shd w:val="clear" w:color="000000" w:fill="F5F5F5"/>
            <w:vAlign w:val="center"/>
            <w:hideMark/>
          </w:tcPr>
          <w:p w14:paraId="3C118FF3"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15/11/2022</w:t>
            </w:r>
          </w:p>
        </w:tc>
        <w:tc>
          <w:tcPr>
            <w:tcW w:w="971" w:type="dxa"/>
            <w:tcBorders>
              <w:top w:val="nil"/>
              <w:left w:val="nil"/>
              <w:bottom w:val="nil"/>
              <w:right w:val="nil"/>
            </w:tcBorders>
            <w:shd w:val="clear" w:color="000000" w:fill="F5F5F5"/>
            <w:vAlign w:val="center"/>
            <w:hideMark/>
          </w:tcPr>
          <w:p w14:paraId="08CC432F"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2.25E+07</w:t>
            </w:r>
          </w:p>
        </w:tc>
        <w:tc>
          <w:tcPr>
            <w:tcW w:w="1001" w:type="dxa"/>
            <w:tcBorders>
              <w:top w:val="nil"/>
              <w:left w:val="nil"/>
              <w:bottom w:val="nil"/>
              <w:right w:val="nil"/>
            </w:tcBorders>
            <w:shd w:val="clear" w:color="000000" w:fill="F5F5F5"/>
            <w:vAlign w:val="center"/>
            <w:hideMark/>
          </w:tcPr>
          <w:p w14:paraId="1F3A16C0"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2.24E+07</w:t>
            </w:r>
          </w:p>
        </w:tc>
        <w:tc>
          <w:tcPr>
            <w:tcW w:w="953" w:type="dxa"/>
            <w:tcBorders>
              <w:top w:val="nil"/>
              <w:left w:val="nil"/>
              <w:bottom w:val="nil"/>
              <w:right w:val="nil"/>
            </w:tcBorders>
            <w:shd w:val="clear" w:color="000000" w:fill="F5F5F5"/>
            <w:vAlign w:val="center"/>
            <w:hideMark/>
          </w:tcPr>
          <w:p w14:paraId="128791D4"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2.26E+07</w:t>
            </w:r>
          </w:p>
        </w:tc>
        <w:tc>
          <w:tcPr>
            <w:tcW w:w="960" w:type="dxa"/>
            <w:tcBorders>
              <w:top w:val="nil"/>
              <w:left w:val="nil"/>
              <w:bottom w:val="nil"/>
              <w:right w:val="nil"/>
            </w:tcBorders>
            <w:shd w:val="clear" w:color="000000" w:fill="F5F5F5"/>
            <w:vAlign w:val="center"/>
            <w:hideMark/>
          </w:tcPr>
          <w:p w14:paraId="75F22FD4"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22377309</w:t>
            </w:r>
          </w:p>
        </w:tc>
      </w:tr>
      <w:tr w:rsidR="00546981" w:rsidRPr="00546981" w14:paraId="57D888C4" w14:textId="77777777" w:rsidTr="00546981">
        <w:trPr>
          <w:trHeight w:val="300"/>
        </w:trPr>
        <w:tc>
          <w:tcPr>
            <w:tcW w:w="932" w:type="dxa"/>
            <w:tcBorders>
              <w:top w:val="nil"/>
              <w:left w:val="nil"/>
              <w:bottom w:val="nil"/>
              <w:right w:val="nil"/>
            </w:tcBorders>
            <w:shd w:val="clear" w:color="000000" w:fill="FFFFFF"/>
            <w:vAlign w:val="center"/>
            <w:hideMark/>
          </w:tcPr>
          <w:p w14:paraId="179917B8"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83</w:t>
            </w:r>
          </w:p>
        </w:tc>
        <w:tc>
          <w:tcPr>
            <w:tcW w:w="1283" w:type="dxa"/>
            <w:tcBorders>
              <w:top w:val="nil"/>
              <w:left w:val="nil"/>
              <w:bottom w:val="nil"/>
              <w:right w:val="nil"/>
            </w:tcBorders>
            <w:shd w:val="clear" w:color="000000" w:fill="FFFFFF"/>
            <w:vAlign w:val="center"/>
            <w:hideMark/>
          </w:tcPr>
          <w:p w14:paraId="672FA30A"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16/11/2022</w:t>
            </w:r>
          </w:p>
        </w:tc>
        <w:tc>
          <w:tcPr>
            <w:tcW w:w="971" w:type="dxa"/>
            <w:tcBorders>
              <w:top w:val="nil"/>
              <w:left w:val="nil"/>
              <w:bottom w:val="nil"/>
              <w:right w:val="nil"/>
            </w:tcBorders>
            <w:shd w:val="clear" w:color="000000" w:fill="FFFFFF"/>
            <w:vAlign w:val="center"/>
            <w:hideMark/>
          </w:tcPr>
          <w:p w14:paraId="298EB57D"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2.25E+07</w:t>
            </w:r>
          </w:p>
        </w:tc>
        <w:tc>
          <w:tcPr>
            <w:tcW w:w="1001" w:type="dxa"/>
            <w:tcBorders>
              <w:top w:val="nil"/>
              <w:left w:val="nil"/>
              <w:bottom w:val="nil"/>
              <w:right w:val="nil"/>
            </w:tcBorders>
            <w:shd w:val="clear" w:color="000000" w:fill="FFFFFF"/>
            <w:vAlign w:val="center"/>
            <w:hideMark/>
          </w:tcPr>
          <w:p w14:paraId="62D543BD"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2.24E+07</w:t>
            </w:r>
          </w:p>
        </w:tc>
        <w:tc>
          <w:tcPr>
            <w:tcW w:w="953" w:type="dxa"/>
            <w:tcBorders>
              <w:top w:val="nil"/>
              <w:left w:val="nil"/>
              <w:bottom w:val="nil"/>
              <w:right w:val="nil"/>
            </w:tcBorders>
            <w:shd w:val="clear" w:color="000000" w:fill="FFFFFF"/>
            <w:vAlign w:val="center"/>
            <w:hideMark/>
          </w:tcPr>
          <w:p w14:paraId="2A94A6DE"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2.26E+07</w:t>
            </w:r>
          </w:p>
        </w:tc>
        <w:tc>
          <w:tcPr>
            <w:tcW w:w="960" w:type="dxa"/>
            <w:tcBorders>
              <w:top w:val="nil"/>
              <w:left w:val="nil"/>
              <w:bottom w:val="nil"/>
              <w:right w:val="nil"/>
            </w:tcBorders>
            <w:shd w:val="clear" w:color="000000" w:fill="FFFFFF"/>
            <w:vAlign w:val="center"/>
            <w:hideMark/>
          </w:tcPr>
          <w:p w14:paraId="23D25A22"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22380533</w:t>
            </w:r>
          </w:p>
        </w:tc>
      </w:tr>
      <w:tr w:rsidR="00546981" w:rsidRPr="00546981" w14:paraId="0A778A93" w14:textId="77777777" w:rsidTr="00546981">
        <w:trPr>
          <w:trHeight w:val="300"/>
        </w:trPr>
        <w:tc>
          <w:tcPr>
            <w:tcW w:w="932" w:type="dxa"/>
            <w:tcBorders>
              <w:top w:val="nil"/>
              <w:left w:val="nil"/>
              <w:bottom w:val="nil"/>
              <w:right w:val="nil"/>
            </w:tcBorders>
            <w:shd w:val="clear" w:color="000000" w:fill="F5F5F5"/>
            <w:vAlign w:val="center"/>
            <w:hideMark/>
          </w:tcPr>
          <w:p w14:paraId="2903ACCF"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84</w:t>
            </w:r>
          </w:p>
        </w:tc>
        <w:tc>
          <w:tcPr>
            <w:tcW w:w="1283" w:type="dxa"/>
            <w:tcBorders>
              <w:top w:val="nil"/>
              <w:left w:val="nil"/>
              <w:bottom w:val="nil"/>
              <w:right w:val="nil"/>
            </w:tcBorders>
            <w:shd w:val="clear" w:color="000000" w:fill="F5F5F5"/>
            <w:vAlign w:val="center"/>
            <w:hideMark/>
          </w:tcPr>
          <w:p w14:paraId="0D09405E"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17/11/2022</w:t>
            </w:r>
          </w:p>
        </w:tc>
        <w:tc>
          <w:tcPr>
            <w:tcW w:w="971" w:type="dxa"/>
            <w:tcBorders>
              <w:top w:val="nil"/>
              <w:left w:val="nil"/>
              <w:bottom w:val="nil"/>
              <w:right w:val="nil"/>
            </w:tcBorders>
            <w:shd w:val="clear" w:color="000000" w:fill="F5F5F5"/>
            <w:vAlign w:val="center"/>
            <w:hideMark/>
          </w:tcPr>
          <w:p w14:paraId="36F70E58"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2.25E+07</w:t>
            </w:r>
          </w:p>
        </w:tc>
        <w:tc>
          <w:tcPr>
            <w:tcW w:w="1001" w:type="dxa"/>
            <w:tcBorders>
              <w:top w:val="nil"/>
              <w:left w:val="nil"/>
              <w:bottom w:val="nil"/>
              <w:right w:val="nil"/>
            </w:tcBorders>
            <w:shd w:val="clear" w:color="000000" w:fill="F5F5F5"/>
            <w:vAlign w:val="center"/>
            <w:hideMark/>
          </w:tcPr>
          <w:p w14:paraId="3EEE28A6"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2.24E+07</w:t>
            </w:r>
          </w:p>
        </w:tc>
        <w:tc>
          <w:tcPr>
            <w:tcW w:w="953" w:type="dxa"/>
            <w:tcBorders>
              <w:top w:val="nil"/>
              <w:left w:val="nil"/>
              <w:bottom w:val="nil"/>
              <w:right w:val="nil"/>
            </w:tcBorders>
            <w:shd w:val="clear" w:color="000000" w:fill="F5F5F5"/>
            <w:vAlign w:val="center"/>
            <w:hideMark/>
          </w:tcPr>
          <w:p w14:paraId="519A4A9C"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2.26E+07</w:t>
            </w:r>
          </w:p>
        </w:tc>
        <w:tc>
          <w:tcPr>
            <w:tcW w:w="960" w:type="dxa"/>
            <w:tcBorders>
              <w:top w:val="nil"/>
              <w:left w:val="nil"/>
              <w:bottom w:val="nil"/>
              <w:right w:val="nil"/>
            </w:tcBorders>
            <w:shd w:val="clear" w:color="000000" w:fill="F5F5F5"/>
            <w:vAlign w:val="center"/>
            <w:hideMark/>
          </w:tcPr>
          <w:p w14:paraId="272D2880"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22383518</w:t>
            </w:r>
          </w:p>
        </w:tc>
      </w:tr>
      <w:tr w:rsidR="00546981" w:rsidRPr="00546981" w14:paraId="23CC1694" w14:textId="77777777" w:rsidTr="00546981">
        <w:trPr>
          <w:trHeight w:val="300"/>
        </w:trPr>
        <w:tc>
          <w:tcPr>
            <w:tcW w:w="932" w:type="dxa"/>
            <w:tcBorders>
              <w:top w:val="nil"/>
              <w:left w:val="nil"/>
              <w:bottom w:val="nil"/>
              <w:right w:val="nil"/>
            </w:tcBorders>
            <w:shd w:val="clear" w:color="000000" w:fill="FFFFFF"/>
            <w:vAlign w:val="center"/>
            <w:hideMark/>
          </w:tcPr>
          <w:p w14:paraId="270BD53D"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85</w:t>
            </w:r>
          </w:p>
        </w:tc>
        <w:tc>
          <w:tcPr>
            <w:tcW w:w="1283" w:type="dxa"/>
            <w:tcBorders>
              <w:top w:val="nil"/>
              <w:left w:val="nil"/>
              <w:bottom w:val="nil"/>
              <w:right w:val="nil"/>
            </w:tcBorders>
            <w:shd w:val="clear" w:color="000000" w:fill="FFFFFF"/>
            <w:vAlign w:val="center"/>
            <w:hideMark/>
          </w:tcPr>
          <w:p w14:paraId="0C00429B"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18/11/2022</w:t>
            </w:r>
          </w:p>
        </w:tc>
        <w:tc>
          <w:tcPr>
            <w:tcW w:w="971" w:type="dxa"/>
            <w:tcBorders>
              <w:top w:val="nil"/>
              <w:left w:val="nil"/>
              <w:bottom w:val="nil"/>
              <w:right w:val="nil"/>
            </w:tcBorders>
            <w:shd w:val="clear" w:color="000000" w:fill="FFFFFF"/>
            <w:vAlign w:val="center"/>
            <w:hideMark/>
          </w:tcPr>
          <w:p w14:paraId="0107E5B1"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2.25E+07</w:t>
            </w:r>
          </w:p>
        </w:tc>
        <w:tc>
          <w:tcPr>
            <w:tcW w:w="1001" w:type="dxa"/>
            <w:tcBorders>
              <w:top w:val="nil"/>
              <w:left w:val="nil"/>
              <w:bottom w:val="nil"/>
              <w:right w:val="nil"/>
            </w:tcBorders>
            <w:shd w:val="clear" w:color="000000" w:fill="FFFFFF"/>
            <w:vAlign w:val="center"/>
            <w:hideMark/>
          </w:tcPr>
          <w:p w14:paraId="27035F50"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2.24E+07</w:t>
            </w:r>
          </w:p>
        </w:tc>
        <w:tc>
          <w:tcPr>
            <w:tcW w:w="953" w:type="dxa"/>
            <w:tcBorders>
              <w:top w:val="nil"/>
              <w:left w:val="nil"/>
              <w:bottom w:val="nil"/>
              <w:right w:val="nil"/>
            </w:tcBorders>
            <w:shd w:val="clear" w:color="000000" w:fill="FFFFFF"/>
            <w:vAlign w:val="center"/>
            <w:hideMark/>
          </w:tcPr>
          <w:p w14:paraId="476C59C1"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2.26E+07</w:t>
            </w:r>
          </w:p>
        </w:tc>
        <w:tc>
          <w:tcPr>
            <w:tcW w:w="960" w:type="dxa"/>
            <w:tcBorders>
              <w:top w:val="nil"/>
              <w:left w:val="nil"/>
              <w:bottom w:val="nil"/>
              <w:right w:val="nil"/>
            </w:tcBorders>
            <w:shd w:val="clear" w:color="000000" w:fill="FFFFFF"/>
            <w:vAlign w:val="center"/>
            <w:hideMark/>
          </w:tcPr>
          <w:p w14:paraId="22BC105A"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22386251</w:t>
            </w:r>
          </w:p>
        </w:tc>
      </w:tr>
      <w:tr w:rsidR="00546981" w:rsidRPr="00546981" w14:paraId="679590CD" w14:textId="77777777" w:rsidTr="00546981">
        <w:trPr>
          <w:trHeight w:val="300"/>
        </w:trPr>
        <w:tc>
          <w:tcPr>
            <w:tcW w:w="932" w:type="dxa"/>
            <w:tcBorders>
              <w:top w:val="nil"/>
              <w:left w:val="nil"/>
              <w:bottom w:val="nil"/>
              <w:right w:val="nil"/>
            </w:tcBorders>
            <w:shd w:val="clear" w:color="000000" w:fill="F5F5F5"/>
            <w:vAlign w:val="center"/>
            <w:hideMark/>
          </w:tcPr>
          <w:p w14:paraId="678AE2FC"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86</w:t>
            </w:r>
          </w:p>
        </w:tc>
        <w:tc>
          <w:tcPr>
            <w:tcW w:w="1283" w:type="dxa"/>
            <w:tcBorders>
              <w:top w:val="nil"/>
              <w:left w:val="nil"/>
              <w:bottom w:val="nil"/>
              <w:right w:val="nil"/>
            </w:tcBorders>
            <w:shd w:val="clear" w:color="000000" w:fill="F5F5F5"/>
            <w:vAlign w:val="center"/>
            <w:hideMark/>
          </w:tcPr>
          <w:p w14:paraId="5632D8BA"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19/11/2022</w:t>
            </w:r>
          </w:p>
        </w:tc>
        <w:tc>
          <w:tcPr>
            <w:tcW w:w="971" w:type="dxa"/>
            <w:tcBorders>
              <w:top w:val="nil"/>
              <w:left w:val="nil"/>
              <w:bottom w:val="nil"/>
              <w:right w:val="nil"/>
            </w:tcBorders>
            <w:shd w:val="clear" w:color="000000" w:fill="F5F5F5"/>
            <w:vAlign w:val="center"/>
            <w:hideMark/>
          </w:tcPr>
          <w:p w14:paraId="77B14915"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2.25E+07</w:t>
            </w:r>
          </w:p>
        </w:tc>
        <w:tc>
          <w:tcPr>
            <w:tcW w:w="1001" w:type="dxa"/>
            <w:tcBorders>
              <w:top w:val="nil"/>
              <w:left w:val="nil"/>
              <w:bottom w:val="nil"/>
              <w:right w:val="nil"/>
            </w:tcBorders>
            <w:shd w:val="clear" w:color="000000" w:fill="F5F5F5"/>
            <w:vAlign w:val="center"/>
            <w:hideMark/>
          </w:tcPr>
          <w:p w14:paraId="674DB1F3"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2.24E+07</w:t>
            </w:r>
          </w:p>
        </w:tc>
        <w:tc>
          <w:tcPr>
            <w:tcW w:w="953" w:type="dxa"/>
            <w:tcBorders>
              <w:top w:val="nil"/>
              <w:left w:val="nil"/>
              <w:bottom w:val="nil"/>
              <w:right w:val="nil"/>
            </w:tcBorders>
            <w:shd w:val="clear" w:color="000000" w:fill="F5F5F5"/>
            <w:vAlign w:val="center"/>
            <w:hideMark/>
          </w:tcPr>
          <w:p w14:paraId="2AB092EB"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2.26E+07</w:t>
            </w:r>
          </w:p>
        </w:tc>
        <w:tc>
          <w:tcPr>
            <w:tcW w:w="960" w:type="dxa"/>
            <w:tcBorders>
              <w:top w:val="nil"/>
              <w:left w:val="nil"/>
              <w:bottom w:val="nil"/>
              <w:right w:val="nil"/>
            </w:tcBorders>
            <w:shd w:val="clear" w:color="000000" w:fill="F5F5F5"/>
            <w:vAlign w:val="center"/>
            <w:hideMark/>
          </w:tcPr>
          <w:p w14:paraId="5300FA77"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22388655</w:t>
            </w:r>
          </w:p>
        </w:tc>
      </w:tr>
      <w:tr w:rsidR="00546981" w:rsidRPr="00546981" w14:paraId="0085031B" w14:textId="77777777" w:rsidTr="00546981">
        <w:trPr>
          <w:trHeight w:val="300"/>
        </w:trPr>
        <w:tc>
          <w:tcPr>
            <w:tcW w:w="932" w:type="dxa"/>
            <w:tcBorders>
              <w:top w:val="nil"/>
              <w:left w:val="nil"/>
              <w:bottom w:val="nil"/>
              <w:right w:val="nil"/>
            </w:tcBorders>
            <w:shd w:val="clear" w:color="000000" w:fill="FFFFFF"/>
            <w:vAlign w:val="center"/>
            <w:hideMark/>
          </w:tcPr>
          <w:p w14:paraId="6FE1060D"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87</w:t>
            </w:r>
          </w:p>
        </w:tc>
        <w:tc>
          <w:tcPr>
            <w:tcW w:w="1283" w:type="dxa"/>
            <w:tcBorders>
              <w:top w:val="nil"/>
              <w:left w:val="nil"/>
              <w:bottom w:val="nil"/>
              <w:right w:val="nil"/>
            </w:tcBorders>
            <w:shd w:val="clear" w:color="000000" w:fill="FFFFFF"/>
            <w:vAlign w:val="center"/>
            <w:hideMark/>
          </w:tcPr>
          <w:p w14:paraId="26B20B0C"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20/11/2022</w:t>
            </w:r>
          </w:p>
        </w:tc>
        <w:tc>
          <w:tcPr>
            <w:tcW w:w="971" w:type="dxa"/>
            <w:tcBorders>
              <w:top w:val="nil"/>
              <w:left w:val="nil"/>
              <w:bottom w:val="nil"/>
              <w:right w:val="nil"/>
            </w:tcBorders>
            <w:shd w:val="clear" w:color="000000" w:fill="FFFFFF"/>
            <w:vAlign w:val="center"/>
            <w:hideMark/>
          </w:tcPr>
          <w:p w14:paraId="175E9B9C"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2.25E+07</w:t>
            </w:r>
          </w:p>
        </w:tc>
        <w:tc>
          <w:tcPr>
            <w:tcW w:w="1001" w:type="dxa"/>
            <w:tcBorders>
              <w:top w:val="nil"/>
              <w:left w:val="nil"/>
              <w:bottom w:val="nil"/>
              <w:right w:val="nil"/>
            </w:tcBorders>
            <w:shd w:val="clear" w:color="000000" w:fill="FFFFFF"/>
            <w:vAlign w:val="center"/>
            <w:hideMark/>
          </w:tcPr>
          <w:p w14:paraId="238477C1"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2.24E+07</w:t>
            </w:r>
          </w:p>
        </w:tc>
        <w:tc>
          <w:tcPr>
            <w:tcW w:w="953" w:type="dxa"/>
            <w:tcBorders>
              <w:top w:val="nil"/>
              <w:left w:val="nil"/>
              <w:bottom w:val="nil"/>
              <w:right w:val="nil"/>
            </w:tcBorders>
            <w:shd w:val="clear" w:color="000000" w:fill="FFFFFF"/>
            <w:vAlign w:val="center"/>
            <w:hideMark/>
          </w:tcPr>
          <w:p w14:paraId="2BF2F6EA"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2.26E+07</w:t>
            </w:r>
          </w:p>
        </w:tc>
        <w:tc>
          <w:tcPr>
            <w:tcW w:w="960" w:type="dxa"/>
            <w:tcBorders>
              <w:top w:val="nil"/>
              <w:left w:val="nil"/>
              <w:bottom w:val="nil"/>
              <w:right w:val="nil"/>
            </w:tcBorders>
            <w:shd w:val="clear" w:color="000000" w:fill="FFFFFF"/>
            <w:vAlign w:val="center"/>
            <w:hideMark/>
          </w:tcPr>
          <w:p w14:paraId="22F733A5"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22391511</w:t>
            </w:r>
          </w:p>
        </w:tc>
      </w:tr>
      <w:tr w:rsidR="00546981" w:rsidRPr="00546981" w14:paraId="74937F05" w14:textId="77777777" w:rsidTr="00546981">
        <w:trPr>
          <w:trHeight w:val="300"/>
        </w:trPr>
        <w:tc>
          <w:tcPr>
            <w:tcW w:w="932" w:type="dxa"/>
            <w:tcBorders>
              <w:top w:val="nil"/>
              <w:left w:val="nil"/>
              <w:bottom w:val="nil"/>
              <w:right w:val="nil"/>
            </w:tcBorders>
            <w:shd w:val="clear" w:color="000000" w:fill="F5F5F5"/>
            <w:vAlign w:val="center"/>
            <w:hideMark/>
          </w:tcPr>
          <w:p w14:paraId="09D4E533"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88</w:t>
            </w:r>
          </w:p>
        </w:tc>
        <w:tc>
          <w:tcPr>
            <w:tcW w:w="1283" w:type="dxa"/>
            <w:tcBorders>
              <w:top w:val="nil"/>
              <w:left w:val="nil"/>
              <w:bottom w:val="nil"/>
              <w:right w:val="nil"/>
            </w:tcBorders>
            <w:shd w:val="clear" w:color="000000" w:fill="F5F5F5"/>
            <w:vAlign w:val="center"/>
            <w:hideMark/>
          </w:tcPr>
          <w:p w14:paraId="47698675"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21/11/2022</w:t>
            </w:r>
          </w:p>
        </w:tc>
        <w:tc>
          <w:tcPr>
            <w:tcW w:w="971" w:type="dxa"/>
            <w:tcBorders>
              <w:top w:val="nil"/>
              <w:left w:val="nil"/>
              <w:bottom w:val="nil"/>
              <w:right w:val="nil"/>
            </w:tcBorders>
            <w:shd w:val="clear" w:color="000000" w:fill="F5F5F5"/>
            <w:vAlign w:val="center"/>
            <w:hideMark/>
          </w:tcPr>
          <w:p w14:paraId="36580CEF"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2.25E+07</w:t>
            </w:r>
          </w:p>
        </w:tc>
        <w:tc>
          <w:tcPr>
            <w:tcW w:w="1001" w:type="dxa"/>
            <w:tcBorders>
              <w:top w:val="nil"/>
              <w:left w:val="nil"/>
              <w:bottom w:val="nil"/>
              <w:right w:val="nil"/>
            </w:tcBorders>
            <w:shd w:val="clear" w:color="000000" w:fill="F5F5F5"/>
            <w:vAlign w:val="center"/>
            <w:hideMark/>
          </w:tcPr>
          <w:p w14:paraId="6AF5077C"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2.24E+07</w:t>
            </w:r>
          </w:p>
        </w:tc>
        <w:tc>
          <w:tcPr>
            <w:tcW w:w="953" w:type="dxa"/>
            <w:tcBorders>
              <w:top w:val="nil"/>
              <w:left w:val="nil"/>
              <w:bottom w:val="nil"/>
              <w:right w:val="nil"/>
            </w:tcBorders>
            <w:shd w:val="clear" w:color="000000" w:fill="F5F5F5"/>
            <w:vAlign w:val="center"/>
            <w:hideMark/>
          </w:tcPr>
          <w:p w14:paraId="552D1802"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2.26E+07</w:t>
            </w:r>
          </w:p>
        </w:tc>
        <w:tc>
          <w:tcPr>
            <w:tcW w:w="960" w:type="dxa"/>
            <w:tcBorders>
              <w:top w:val="nil"/>
              <w:left w:val="nil"/>
              <w:bottom w:val="nil"/>
              <w:right w:val="nil"/>
            </w:tcBorders>
            <w:shd w:val="clear" w:color="000000" w:fill="F5F5F5"/>
            <w:vAlign w:val="center"/>
            <w:hideMark/>
          </w:tcPr>
          <w:p w14:paraId="3DFED739"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22395397</w:t>
            </w:r>
          </w:p>
        </w:tc>
      </w:tr>
      <w:tr w:rsidR="00546981" w:rsidRPr="00546981" w14:paraId="49A4CA3A" w14:textId="77777777" w:rsidTr="00546981">
        <w:trPr>
          <w:trHeight w:val="300"/>
        </w:trPr>
        <w:tc>
          <w:tcPr>
            <w:tcW w:w="932" w:type="dxa"/>
            <w:tcBorders>
              <w:top w:val="nil"/>
              <w:left w:val="nil"/>
              <w:bottom w:val="nil"/>
              <w:right w:val="nil"/>
            </w:tcBorders>
            <w:shd w:val="clear" w:color="000000" w:fill="FFFFFF"/>
            <w:vAlign w:val="center"/>
            <w:hideMark/>
          </w:tcPr>
          <w:p w14:paraId="597CD06F"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89</w:t>
            </w:r>
          </w:p>
        </w:tc>
        <w:tc>
          <w:tcPr>
            <w:tcW w:w="1283" w:type="dxa"/>
            <w:tcBorders>
              <w:top w:val="nil"/>
              <w:left w:val="nil"/>
              <w:bottom w:val="nil"/>
              <w:right w:val="nil"/>
            </w:tcBorders>
            <w:shd w:val="clear" w:color="000000" w:fill="FFFFFF"/>
            <w:vAlign w:val="center"/>
            <w:hideMark/>
          </w:tcPr>
          <w:p w14:paraId="245528A3"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22/11/2022</w:t>
            </w:r>
          </w:p>
        </w:tc>
        <w:tc>
          <w:tcPr>
            <w:tcW w:w="971" w:type="dxa"/>
            <w:tcBorders>
              <w:top w:val="nil"/>
              <w:left w:val="nil"/>
              <w:bottom w:val="nil"/>
              <w:right w:val="nil"/>
            </w:tcBorders>
            <w:shd w:val="clear" w:color="000000" w:fill="FFFFFF"/>
            <w:vAlign w:val="center"/>
            <w:hideMark/>
          </w:tcPr>
          <w:p w14:paraId="7204C7C8"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2.25E+07</w:t>
            </w:r>
          </w:p>
        </w:tc>
        <w:tc>
          <w:tcPr>
            <w:tcW w:w="1001" w:type="dxa"/>
            <w:tcBorders>
              <w:top w:val="nil"/>
              <w:left w:val="nil"/>
              <w:bottom w:val="nil"/>
              <w:right w:val="nil"/>
            </w:tcBorders>
            <w:shd w:val="clear" w:color="000000" w:fill="FFFFFF"/>
            <w:vAlign w:val="center"/>
            <w:hideMark/>
          </w:tcPr>
          <w:p w14:paraId="3C714A4E"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2.24E+07</w:t>
            </w:r>
          </w:p>
        </w:tc>
        <w:tc>
          <w:tcPr>
            <w:tcW w:w="953" w:type="dxa"/>
            <w:tcBorders>
              <w:top w:val="nil"/>
              <w:left w:val="nil"/>
              <w:bottom w:val="nil"/>
              <w:right w:val="nil"/>
            </w:tcBorders>
            <w:shd w:val="clear" w:color="000000" w:fill="FFFFFF"/>
            <w:vAlign w:val="center"/>
            <w:hideMark/>
          </w:tcPr>
          <w:p w14:paraId="613C558B"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2.27E+07</w:t>
            </w:r>
          </w:p>
        </w:tc>
        <w:tc>
          <w:tcPr>
            <w:tcW w:w="960" w:type="dxa"/>
            <w:tcBorders>
              <w:top w:val="nil"/>
              <w:left w:val="nil"/>
              <w:bottom w:val="nil"/>
              <w:right w:val="nil"/>
            </w:tcBorders>
            <w:shd w:val="clear" w:color="000000" w:fill="FFFFFF"/>
            <w:vAlign w:val="center"/>
            <w:hideMark/>
          </w:tcPr>
          <w:p w14:paraId="62AAB313"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22399146</w:t>
            </w:r>
          </w:p>
        </w:tc>
      </w:tr>
      <w:tr w:rsidR="00546981" w:rsidRPr="00546981" w14:paraId="083DA714" w14:textId="77777777" w:rsidTr="00546981">
        <w:trPr>
          <w:trHeight w:val="300"/>
        </w:trPr>
        <w:tc>
          <w:tcPr>
            <w:tcW w:w="932" w:type="dxa"/>
            <w:tcBorders>
              <w:top w:val="nil"/>
              <w:left w:val="nil"/>
              <w:bottom w:val="nil"/>
              <w:right w:val="nil"/>
            </w:tcBorders>
            <w:shd w:val="clear" w:color="000000" w:fill="F5F5F5"/>
            <w:vAlign w:val="center"/>
            <w:hideMark/>
          </w:tcPr>
          <w:p w14:paraId="51EEE33E"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90</w:t>
            </w:r>
          </w:p>
        </w:tc>
        <w:tc>
          <w:tcPr>
            <w:tcW w:w="1283" w:type="dxa"/>
            <w:tcBorders>
              <w:top w:val="nil"/>
              <w:left w:val="nil"/>
              <w:bottom w:val="nil"/>
              <w:right w:val="nil"/>
            </w:tcBorders>
            <w:shd w:val="clear" w:color="000000" w:fill="F5F5F5"/>
            <w:vAlign w:val="center"/>
            <w:hideMark/>
          </w:tcPr>
          <w:p w14:paraId="5490A900"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23/11/2022</w:t>
            </w:r>
          </w:p>
        </w:tc>
        <w:tc>
          <w:tcPr>
            <w:tcW w:w="971" w:type="dxa"/>
            <w:tcBorders>
              <w:top w:val="nil"/>
              <w:left w:val="nil"/>
              <w:bottom w:val="nil"/>
              <w:right w:val="nil"/>
            </w:tcBorders>
            <w:shd w:val="clear" w:color="000000" w:fill="F5F5F5"/>
            <w:vAlign w:val="center"/>
            <w:hideMark/>
          </w:tcPr>
          <w:p w14:paraId="4CB038EB"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2.25E+07</w:t>
            </w:r>
          </w:p>
        </w:tc>
        <w:tc>
          <w:tcPr>
            <w:tcW w:w="1001" w:type="dxa"/>
            <w:tcBorders>
              <w:top w:val="nil"/>
              <w:left w:val="nil"/>
              <w:bottom w:val="nil"/>
              <w:right w:val="nil"/>
            </w:tcBorders>
            <w:shd w:val="clear" w:color="000000" w:fill="F5F5F5"/>
            <w:vAlign w:val="center"/>
            <w:hideMark/>
          </w:tcPr>
          <w:p w14:paraId="1F8479FF"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2.24E+07</w:t>
            </w:r>
          </w:p>
        </w:tc>
        <w:tc>
          <w:tcPr>
            <w:tcW w:w="953" w:type="dxa"/>
            <w:tcBorders>
              <w:top w:val="nil"/>
              <w:left w:val="nil"/>
              <w:bottom w:val="nil"/>
              <w:right w:val="nil"/>
            </w:tcBorders>
            <w:shd w:val="clear" w:color="000000" w:fill="F5F5F5"/>
            <w:vAlign w:val="center"/>
            <w:hideMark/>
          </w:tcPr>
          <w:p w14:paraId="3848F152"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2.27E+07</w:t>
            </w:r>
          </w:p>
        </w:tc>
        <w:tc>
          <w:tcPr>
            <w:tcW w:w="960" w:type="dxa"/>
            <w:tcBorders>
              <w:top w:val="nil"/>
              <w:left w:val="nil"/>
              <w:bottom w:val="nil"/>
              <w:right w:val="nil"/>
            </w:tcBorders>
            <w:shd w:val="clear" w:color="000000" w:fill="F5F5F5"/>
            <w:vAlign w:val="center"/>
            <w:hideMark/>
          </w:tcPr>
          <w:p w14:paraId="615EADC7"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22402715</w:t>
            </w:r>
          </w:p>
        </w:tc>
      </w:tr>
      <w:tr w:rsidR="00546981" w:rsidRPr="00546981" w14:paraId="58CE955C" w14:textId="77777777" w:rsidTr="00546981">
        <w:trPr>
          <w:trHeight w:val="300"/>
        </w:trPr>
        <w:tc>
          <w:tcPr>
            <w:tcW w:w="932" w:type="dxa"/>
            <w:tcBorders>
              <w:top w:val="nil"/>
              <w:left w:val="nil"/>
              <w:bottom w:val="nil"/>
              <w:right w:val="nil"/>
            </w:tcBorders>
            <w:shd w:val="clear" w:color="000000" w:fill="FFFFFF"/>
            <w:vAlign w:val="center"/>
            <w:hideMark/>
          </w:tcPr>
          <w:p w14:paraId="403F6070"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91</w:t>
            </w:r>
          </w:p>
        </w:tc>
        <w:tc>
          <w:tcPr>
            <w:tcW w:w="1283" w:type="dxa"/>
            <w:tcBorders>
              <w:top w:val="nil"/>
              <w:left w:val="nil"/>
              <w:bottom w:val="nil"/>
              <w:right w:val="nil"/>
            </w:tcBorders>
            <w:shd w:val="clear" w:color="000000" w:fill="FFFFFF"/>
            <w:vAlign w:val="center"/>
            <w:hideMark/>
          </w:tcPr>
          <w:p w14:paraId="5A638F0A"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24/11/2022</w:t>
            </w:r>
          </w:p>
        </w:tc>
        <w:tc>
          <w:tcPr>
            <w:tcW w:w="971" w:type="dxa"/>
            <w:tcBorders>
              <w:top w:val="nil"/>
              <w:left w:val="nil"/>
              <w:bottom w:val="nil"/>
              <w:right w:val="nil"/>
            </w:tcBorders>
            <w:shd w:val="clear" w:color="000000" w:fill="FFFFFF"/>
            <w:vAlign w:val="center"/>
            <w:hideMark/>
          </w:tcPr>
          <w:p w14:paraId="3873511E"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2.25E+07</w:t>
            </w:r>
          </w:p>
        </w:tc>
        <w:tc>
          <w:tcPr>
            <w:tcW w:w="1001" w:type="dxa"/>
            <w:tcBorders>
              <w:top w:val="nil"/>
              <w:left w:val="nil"/>
              <w:bottom w:val="nil"/>
              <w:right w:val="nil"/>
            </w:tcBorders>
            <w:shd w:val="clear" w:color="000000" w:fill="FFFFFF"/>
            <w:vAlign w:val="center"/>
            <w:hideMark/>
          </w:tcPr>
          <w:p w14:paraId="3AFBC79C"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2.24E+07</w:t>
            </w:r>
          </w:p>
        </w:tc>
        <w:tc>
          <w:tcPr>
            <w:tcW w:w="953" w:type="dxa"/>
            <w:tcBorders>
              <w:top w:val="nil"/>
              <w:left w:val="nil"/>
              <w:bottom w:val="nil"/>
              <w:right w:val="nil"/>
            </w:tcBorders>
            <w:shd w:val="clear" w:color="000000" w:fill="FFFFFF"/>
            <w:vAlign w:val="center"/>
            <w:hideMark/>
          </w:tcPr>
          <w:p w14:paraId="68259219"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2.27E+07</w:t>
            </w:r>
          </w:p>
        </w:tc>
        <w:tc>
          <w:tcPr>
            <w:tcW w:w="960" w:type="dxa"/>
            <w:tcBorders>
              <w:top w:val="nil"/>
              <w:left w:val="nil"/>
              <w:bottom w:val="nil"/>
              <w:right w:val="nil"/>
            </w:tcBorders>
            <w:shd w:val="clear" w:color="000000" w:fill="FFFFFF"/>
            <w:vAlign w:val="center"/>
            <w:hideMark/>
          </w:tcPr>
          <w:p w14:paraId="0462AE8A"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22405999</w:t>
            </w:r>
          </w:p>
        </w:tc>
      </w:tr>
      <w:tr w:rsidR="00546981" w:rsidRPr="00546981" w14:paraId="61D57D95" w14:textId="77777777" w:rsidTr="00546981">
        <w:trPr>
          <w:trHeight w:val="300"/>
        </w:trPr>
        <w:tc>
          <w:tcPr>
            <w:tcW w:w="932" w:type="dxa"/>
            <w:tcBorders>
              <w:top w:val="nil"/>
              <w:left w:val="nil"/>
              <w:bottom w:val="nil"/>
              <w:right w:val="nil"/>
            </w:tcBorders>
            <w:shd w:val="clear" w:color="000000" w:fill="F5F5F5"/>
            <w:vAlign w:val="center"/>
            <w:hideMark/>
          </w:tcPr>
          <w:p w14:paraId="0844D13A"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92</w:t>
            </w:r>
          </w:p>
        </w:tc>
        <w:tc>
          <w:tcPr>
            <w:tcW w:w="1283" w:type="dxa"/>
            <w:tcBorders>
              <w:top w:val="nil"/>
              <w:left w:val="nil"/>
              <w:bottom w:val="nil"/>
              <w:right w:val="nil"/>
            </w:tcBorders>
            <w:shd w:val="clear" w:color="000000" w:fill="F5F5F5"/>
            <w:vAlign w:val="center"/>
            <w:hideMark/>
          </w:tcPr>
          <w:p w14:paraId="531B59A3"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25/11/2022</w:t>
            </w:r>
          </w:p>
        </w:tc>
        <w:tc>
          <w:tcPr>
            <w:tcW w:w="971" w:type="dxa"/>
            <w:tcBorders>
              <w:top w:val="nil"/>
              <w:left w:val="nil"/>
              <w:bottom w:val="nil"/>
              <w:right w:val="nil"/>
            </w:tcBorders>
            <w:shd w:val="clear" w:color="000000" w:fill="F5F5F5"/>
            <w:vAlign w:val="center"/>
            <w:hideMark/>
          </w:tcPr>
          <w:p w14:paraId="5B4AAB90"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2.25E+07</w:t>
            </w:r>
          </w:p>
        </w:tc>
        <w:tc>
          <w:tcPr>
            <w:tcW w:w="1001" w:type="dxa"/>
            <w:tcBorders>
              <w:top w:val="nil"/>
              <w:left w:val="nil"/>
              <w:bottom w:val="nil"/>
              <w:right w:val="nil"/>
            </w:tcBorders>
            <w:shd w:val="clear" w:color="000000" w:fill="F5F5F5"/>
            <w:vAlign w:val="center"/>
            <w:hideMark/>
          </w:tcPr>
          <w:p w14:paraId="5AA49BFC"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2.24E+07</w:t>
            </w:r>
          </w:p>
        </w:tc>
        <w:tc>
          <w:tcPr>
            <w:tcW w:w="953" w:type="dxa"/>
            <w:tcBorders>
              <w:top w:val="nil"/>
              <w:left w:val="nil"/>
              <w:bottom w:val="nil"/>
              <w:right w:val="nil"/>
            </w:tcBorders>
            <w:shd w:val="clear" w:color="000000" w:fill="F5F5F5"/>
            <w:vAlign w:val="center"/>
            <w:hideMark/>
          </w:tcPr>
          <w:p w14:paraId="7801093B"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2.27E+07</w:t>
            </w:r>
          </w:p>
        </w:tc>
        <w:tc>
          <w:tcPr>
            <w:tcW w:w="960" w:type="dxa"/>
            <w:tcBorders>
              <w:top w:val="nil"/>
              <w:left w:val="nil"/>
              <w:bottom w:val="nil"/>
              <w:right w:val="nil"/>
            </w:tcBorders>
            <w:shd w:val="clear" w:color="000000" w:fill="F5F5F5"/>
            <w:vAlign w:val="center"/>
            <w:hideMark/>
          </w:tcPr>
          <w:p w14:paraId="5ACC11D8"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22408867</w:t>
            </w:r>
          </w:p>
        </w:tc>
      </w:tr>
      <w:tr w:rsidR="00546981" w:rsidRPr="00546981" w14:paraId="091178B8" w14:textId="77777777" w:rsidTr="00546981">
        <w:trPr>
          <w:trHeight w:val="300"/>
        </w:trPr>
        <w:tc>
          <w:tcPr>
            <w:tcW w:w="932" w:type="dxa"/>
            <w:tcBorders>
              <w:top w:val="nil"/>
              <w:left w:val="nil"/>
              <w:bottom w:val="nil"/>
              <w:right w:val="nil"/>
            </w:tcBorders>
            <w:shd w:val="clear" w:color="000000" w:fill="FFFFFF"/>
            <w:vAlign w:val="center"/>
            <w:hideMark/>
          </w:tcPr>
          <w:p w14:paraId="563FAF78"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93</w:t>
            </w:r>
          </w:p>
        </w:tc>
        <w:tc>
          <w:tcPr>
            <w:tcW w:w="1283" w:type="dxa"/>
            <w:tcBorders>
              <w:top w:val="nil"/>
              <w:left w:val="nil"/>
              <w:bottom w:val="nil"/>
              <w:right w:val="nil"/>
            </w:tcBorders>
            <w:shd w:val="clear" w:color="000000" w:fill="FFFFFF"/>
            <w:vAlign w:val="center"/>
            <w:hideMark/>
          </w:tcPr>
          <w:p w14:paraId="643B6F79"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26/11/2022</w:t>
            </w:r>
          </w:p>
        </w:tc>
        <w:tc>
          <w:tcPr>
            <w:tcW w:w="971" w:type="dxa"/>
            <w:tcBorders>
              <w:top w:val="nil"/>
              <w:left w:val="nil"/>
              <w:bottom w:val="nil"/>
              <w:right w:val="nil"/>
            </w:tcBorders>
            <w:shd w:val="clear" w:color="000000" w:fill="FFFFFF"/>
            <w:vAlign w:val="center"/>
            <w:hideMark/>
          </w:tcPr>
          <w:p w14:paraId="57306FD7"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2.25E+07</w:t>
            </w:r>
          </w:p>
        </w:tc>
        <w:tc>
          <w:tcPr>
            <w:tcW w:w="1001" w:type="dxa"/>
            <w:tcBorders>
              <w:top w:val="nil"/>
              <w:left w:val="nil"/>
              <w:bottom w:val="nil"/>
              <w:right w:val="nil"/>
            </w:tcBorders>
            <w:shd w:val="clear" w:color="000000" w:fill="FFFFFF"/>
            <w:vAlign w:val="center"/>
            <w:hideMark/>
          </w:tcPr>
          <w:p w14:paraId="783F60BF"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2.24E+07</w:t>
            </w:r>
          </w:p>
        </w:tc>
        <w:tc>
          <w:tcPr>
            <w:tcW w:w="953" w:type="dxa"/>
            <w:tcBorders>
              <w:top w:val="nil"/>
              <w:left w:val="nil"/>
              <w:bottom w:val="nil"/>
              <w:right w:val="nil"/>
            </w:tcBorders>
            <w:shd w:val="clear" w:color="000000" w:fill="FFFFFF"/>
            <w:vAlign w:val="center"/>
            <w:hideMark/>
          </w:tcPr>
          <w:p w14:paraId="326F70D4"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2.27E+07</w:t>
            </w:r>
          </w:p>
        </w:tc>
        <w:tc>
          <w:tcPr>
            <w:tcW w:w="960" w:type="dxa"/>
            <w:tcBorders>
              <w:top w:val="nil"/>
              <w:left w:val="nil"/>
              <w:bottom w:val="nil"/>
              <w:right w:val="nil"/>
            </w:tcBorders>
            <w:shd w:val="clear" w:color="000000" w:fill="FFFFFF"/>
            <w:vAlign w:val="center"/>
            <w:hideMark/>
          </w:tcPr>
          <w:p w14:paraId="78484F27"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22411370</w:t>
            </w:r>
          </w:p>
        </w:tc>
      </w:tr>
      <w:tr w:rsidR="00546981" w:rsidRPr="00546981" w14:paraId="6D5B3AAB" w14:textId="77777777" w:rsidTr="00546981">
        <w:trPr>
          <w:trHeight w:val="300"/>
        </w:trPr>
        <w:tc>
          <w:tcPr>
            <w:tcW w:w="932" w:type="dxa"/>
            <w:tcBorders>
              <w:top w:val="nil"/>
              <w:left w:val="nil"/>
              <w:bottom w:val="nil"/>
              <w:right w:val="nil"/>
            </w:tcBorders>
            <w:shd w:val="clear" w:color="000000" w:fill="F5F5F5"/>
            <w:vAlign w:val="center"/>
            <w:hideMark/>
          </w:tcPr>
          <w:p w14:paraId="7E50CD88"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94</w:t>
            </w:r>
          </w:p>
        </w:tc>
        <w:tc>
          <w:tcPr>
            <w:tcW w:w="1283" w:type="dxa"/>
            <w:tcBorders>
              <w:top w:val="nil"/>
              <w:left w:val="nil"/>
              <w:bottom w:val="nil"/>
              <w:right w:val="nil"/>
            </w:tcBorders>
            <w:shd w:val="clear" w:color="000000" w:fill="F5F5F5"/>
            <w:vAlign w:val="center"/>
            <w:hideMark/>
          </w:tcPr>
          <w:p w14:paraId="7CE9DE6D"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27/11/2022</w:t>
            </w:r>
          </w:p>
        </w:tc>
        <w:tc>
          <w:tcPr>
            <w:tcW w:w="971" w:type="dxa"/>
            <w:tcBorders>
              <w:top w:val="nil"/>
              <w:left w:val="nil"/>
              <w:bottom w:val="nil"/>
              <w:right w:val="nil"/>
            </w:tcBorders>
            <w:shd w:val="clear" w:color="000000" w:fill="F5F5F5"/>
            <w:vAlign w:val="center"/>
            <w:hideMark/>
          </w:tcPr>
          <w:p w14:paraId="3306FDE6"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2.25E+07</w:t>
            </w:r>
          </w:p>
        </w:tc>
        <w:tc>
          <w:tcPr>
            <w:tcW w:w="1001" w:type="dxa"/>
            <w:tcBorders>
              <w:top w:val="nil"/>
              <w:left w:val="nil"/>
              <w:bottom w:val="nil"/>
              <w:right w:val="nil"/>
            </w:tcBorders>
            <w:shd w:val="clear" w:color="000000" w:fill="F5F5F5"/>
            <w:vAlign w:val="center"/>
            <w:hideMark/>
          </w:tcPr>
          <w:p w14:paraId="2E47359A"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2.24E+07</w:t>
            </w:r>
          </w:p>
        </w:tc>
        <w:tc>
          <w:tcPr>
            <w:tcW w:w="953" w:type="dxa"/>
            <w:tcBorders>
              <w:top w:val="nil"/>
              <w:left w:val="nil"/>
              <w:bottom w:val="nil"/>
              <w:right w:val="nil"/>
            </w:tcBorders>
            <w:shd w:val="clear" w:color="000000" w:fill="F5F5F5"/>
            <w:vAlign w:val="center"/>
            <w:hideMark/>
          </w:tcPr>
          <w:p w14:paraId="7CE00EA3"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2.27E+07</w:t>
            </w:r>
          </w:p>
        </w:tc>
        <w:tc>
          <w:tcPr>
            <w:tcW w:w="960" w:type="dxa"/>
            <w:tcBorders>
              <w:top w:val="nil"/>
              <w:left w:val="nil"/>
              <w:bottom w:val="nil"/>
              <w:right w:val="nil"/>
            </w:tcBorders>
            <w:shd w:val="clear" w:color="000000" w:fill="F5F5F5"/>
            <w:vAlign w:val="center"/>
            <w:hideMark/>
          </w:tcPr>
          <w:p w14:paraId="3A9E7E2C"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22414790</w:t>
            </w:r>
          </w:p>
        </w:tc>
      </w:tr>
      <w:tr w:rsidR="00546981" w:rsidRPr="00546981" w14:paraId="517989CB" w14:textId="77777777" w:rsidTr="00546981">
        <w:trPr>
          <w:trHeight w:val="300"/>
        </w:trPr>
        <w:tc>
          <w:tcPr>
            <w:tcW w:w="932" w:type="dxa"/>
            <w:tcBorders>
              <w:top w:val="nil"/>
              <w:left w:val="nil"/>
              <w:bottom w:val="nil"/>
              <w:right w:val="nil"/>
            </w:tcBorders>
            <w:shd w:val="clear" w:color="000000" w:fill="FFFFFF"/>
            <w:vAlign w:val="center"/>
            <w:hideMark/>
          </w:tcPr>
          <w:p w14:paraId="5FE6A668"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95</w:t>
            </w:r>
          </w:p>
        </w:tc>
        <w:tc>
          <w:tcPr>
            <w:tcW w:w="1283" w:type="dxa"/>
            <w:tcBorders>
              <w:top w:val="nil"/>
              <w:left w:val="nil"/>
              <w:bottom w:val="nil"/>
              <w:right w:val="nil"/>
            </w:tcBorders>
            <w:shd w:val="clear" w:color="000000" w:fill="FFFFFF"/>
            <w:vAlign w:val="center"/>
            <w:hideMark/>
          </w:tcPr>
          <w:p w14:paraId="2E8AE063"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28/11/2022</w:t>
            </w:r>
          </w:p>
        </w:tc>
        <w:tc>
          <w:tcPr>
            <w:tcW w:w="971" w:type="dxa"/>
            <w:tcBorders>
              <w:top w:val="nil"/>
              <w:left w:val="nil"/>
              <w:bottom w:val="nil"/>
              <w:right w:val="nil"/>
            </w:tcBorders>
            <w:shd w:val="clear" w:color="000000" w:fill="FFFFFF"/>
            <w:vAlign w:val="center"/>
            <w:hideMark/>
          </w:tcPr>
          <w:p w14:paraId="20CF126E"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2.25E+07</w:t>
            </w:r>
          </w:p>
        </w:tc>
        <w:tc>
          <w:tcPr>
            <w:tcW w:w="1001" w:type="dxa"/>
            <w:tcBorders>
              <w:top w:val="nil"/>
              <w:left w:val="nil"/>
              <w:bottom w:val="nil"/>
              <w:right w:val="nil"/>
            </w:tcBorders>
            <w:shd w:val="clear" w:color="000000" w:fill="FFFFFF"/>
            <w:vAlign w:val="center"/>
            <w:hideMark/>
          </w:tcPr>
          <w:p w14:paraId="4302BEFB"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2.24E+07</w:t>
            </w:r>
          </w:p>
        </w:tc>
        <w:tc>
          <w:tcPr>
            <w:tcW w:w="953" w:type="dxa"/>
            <w:tcBorders>
              <w:top w:val="nil"/>
              <w:left w:val="nil"/>
              <w:bottom w:val="nil"/>
              <w:right w:val="nil"/>
            </w:tcBorders>
            <w:shd w:val="clear" w:color="000000" w:fill="FFFFFF"/>
            <w:vAlign w:val="center"/>
            <w:hideMark/>
          </w:tcPr>
          <w:p w14:paraId="5B6585CA"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2.27E+07</w:t>
            </w:r>
          </w:p>
        </w:tc>
        <w:tc>
          <w:tcPr>
            <w:tcW w:w="960" w:type="dxa"/>
            <w:tcBorders>
              <w:top w:val="nil"/>
              <w:left w:val="nil"/>
              <w:bottom w:val="nil"/>
              <w:right w:val="nil"/>
            </w:tcBorders>
            <w:shd w:val="clear" w:color="000000" w:fill="FFFFFF"/>
            <w:vAlign w:val="center"/>
            <w:hideMark/>
          </w:tcPr>
          <w:p w14:paraId="60CA71B8"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22419358</w:t>
            </w:r>
          </w:p>
        </w:tc>
      </w:tr>
      <w:tr w:rsidR="00546981" w:rsidRPr="00546981" w14:paraId="6E1E643A" w14:textId="77777777" w:rsidTr="00546981">
        <w:trPr>
          <w:trHeight w:val="300"/>
        </w:trPr>
        <w:tc>
          <w:tcPr>
            <w:tcW w:w="932" w:type="dxa"/>
            <w:tcBorders>
              <w:top w:val="nil"/>
              <w:left w:val="nil"/>
              <w:bottom w:val="nil"/>
              <w:right w:val="nil"/>
            </w:tcBorders>
            <w:shd w:val="clear" w:color="000000" w:fill="F5F5F5"/>
            <w:vAlign w:val="center"/>
            <w:hideMark/>
          </w:tcPr>
          <w:p w14:paraId="3EA80471"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96</w:t>
            </w:r>
          </w:p>
        </w:tc>
        <w:tc>
          <w:tcPr>
            <w:tcW w:w="1283" w:type="dxa"/>
            <w:tcBorders>
              <w:top w:val="nil"/>
              <w:left w:val="nil"/>
              <w:bottom w:val="nil"/>
              <w:right w:val="nil"/>
            </w:tcBorders>
            <w:shd w:val="clear" w:color="000000" w:fill="F5F5F5"/>
            <w:vAlign w:val="center"/>
            <w:hideMark/>
          </w:tcPr>
          <w:p w14:paraId="4EBF38C5"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29/11/2022</w:t>
            </w:r>
          </w:p>
        </w:tc>
        <w:tc>
          <w:tcPr>
            <w:tcW w:w="971" w:type="dxa"/>
            <w:tcBorders>
              <w:top w:val="nil"/>
              <w:left w:val="nil"/>
              <w:bottom w:val="nil"/>
              <w:right w:val="nil"/>
            </w:tcBorders>
            <w:shd w:val="clear" w:color="000000" w:fill="F5F5F5"/>
            <w:vAlign w:val="center"/>
            <w:hideMark/>
          </w:tcPr>
          <w:p w14:paraId="18F1AF9E"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2.25E+07</w:t>
            </w:r>
          </w:p>
        </w:tc>
        <w:tc>
          <w:tcPr>
            <w:tcW w:w="1001" w:type="dxa"/>
            <w:tcBorders>
              <w:top w:val="nil"/>
              <w:left w:val="nil"/>
              <w:bottom w:val="nil"/>
              <w:right w:val="nil"/>
            </w:tcBorders>
            <w:shd w:val="clear" w:color="000000" w:fill="F5F5F5"/>
            <w:vAlign w:val="center"/>
            <w:hideMark/>
          </w:tcPr>
          <w:p w14:paraId="0AEAEFE8"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2.24E+07</w:t>
            </w:r>
          </w:p>
        </w:tc>
        <w:tc>
          <w:tcPr>
            <w:tcW w:w="953" w:type="dxa"/>
            <w:tcBorders>
              <w:top w:val="nil"/>
              <w:left w:val="nil"/>
              <w:bottom w:val="nil"/>
              <w:right w:val="nil"/>
            </w:tcBorders>
            <w:shd w:val="clear" w:color="000000" w:fill="F5F5F5"/>
            <w:vAlign w:val="center"/>
            <w:hideMark/>
          </w:tcPr>
          <w:p w14:paraId="720250E6"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2.27E+07</w:t>
            </w:r>
          </w:p>
        </w:tc>
        <w:tc>
          <w:tcPr>
            <w:tcW w:w="960" w:type="dxa"/>
            <w:tcBorders>
              <w:top w:val="nil"/>
              <w:left w:val="nil"/>
              <w:bottom w:val="nil"/>
              <w:right w:val="nil"/>
            </w:tcBorders>
            <w:shd w:val="clear" w:color="000000" w:fill="F5F5F5"/>
            <w:vAlign w:val="center"/>
            <w:hideMark/>
          </w:tcPr>
          <w:p w14:paraId="5DE67B8B"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22423655</w:t>
            </w:r>
          </w:p>
        </w:tc>
      </w:tr>
      <w:tr w:rsidR="00546981" w:rsidRPr="00546981" w14:paraId="3CAA0A46" w14:textId="77777777" w:rsidTr="00546981">
        <w:trPr>
          <w:trHeight w:val="300"/>
        </w:trPr>
        <w:tc>
          <w:tcPr>
            <w:tcW w:w="932" w:type="dxa"/>
            <w:tcBorders>
              <w:top w:val="nil"/>
              <w:left w:val="nil"/>
              <w:bottom w:val="nil"/>
              <w:right w:val="nil"/>
            </w:tcBorders>
            <w:shd w:val="clear" w:color="000000" w:fill="FFFFFF"/>
            <w:vAlign w:val="center"/>
            <w:hideMark/>
          </w:tcPr>
          <w:p w14:paraId="1EF7F205"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97</w:t>
            </w:r>
          </w:p>
        </w:tc>
        <w:tc>
          <w:tcPr>
            <w:tcW w:w="1283" w:type="dxa"/>
            <w:tcBorders>
              <w:top w:val="nil"/>
              <w:left w:val="nil"/>
              <w:bottom w:val="nil"/>
              <w:right w:val="nil"/>
            </w:tcBorders>
            <w:shd w:val="clear" w:color="000000" w:fill="FFFFFF"/>
            <w:vAlign w:val="center"/>
            <w:hideMark/>
          </w:tcPr>
          <w:p w14:paraId="290C617D"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30/11/2022</w:t>
            </w:r>
          </w:p>
        </w:tc>
        <w:tc>
          <w:tcPr>
            <w:tcW w:w="971" w:type="dxa"/>
            <w:tcBorders>
              <w:top w:val="nil"/>
              <w:left w:val="nil"/>
              <w:bottom w:val="nil"/>
              <w:right w:val="nil"/>
            </w:tcBorders>
            <w:shd w:val="clear" w:color="000000" w:fill="FFFFFF"/>
            <w:vAlign w:val="center"/>
            <w:hideMark/>
          </w:tcPr>
          <w:p w14:paraId="5B04D0AD"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2.25E+07</w:t>
            </w:r>
          </w:p>
        </w:tc>
        <w:tc>
          <w:tcPr>
            <w:tcW w:w="1001" w:type="dxa"/>
            <w:tcBorders>
              <w:top w:val="nil"/>
              <w:left w:val="nil"/>
              <w:bottom w:val="nil"/>
              <w:right w:val="nil"/>
            </w:tcBorders>
            <w:shd w:val="clear" w:color="000000" w:fill="FFFFFF"/>
            <w:vAlign w:val="center"/>
            <w:hideMark/>
          </w:tcPr>
          <w:p w14:paraId="62C655A3"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2.24E+07</w:t>
            </w:r>
          </w:p>
        </w:tc>
        <w:tc>
          <w:tcPr>
            <w:tcW w:w="953" w:type="dxa"/>
            <w:tcBorders>
              <w:top w:val="nil"/>
              <w:left w:val="nil"/>
              <w:bottom w:val="nil"/>
              <w:right w:val="nil"/>
            </w:tcBorders>
            <w:shd w:val="clear" w:color="000000" w:fill="FFFFFF"/>
            <w:vAlign w:val="center"/>
            <w:hideMark/>
          </w:tcPr>
          <w:p w14:paraId="6DD0316B"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2.27E+07</w:t>
            </w:r>
          </w:p>
        </w:tc>
        <w:tc>
          <w:tcPr>
            <w:tcW w:w="960" w:type="dxa"/>
            <w:tcBorders>
              <w:top w:val="nil"/>
              <w:left w:val="nil"/>
              <w:bottom w:val="nil"/>
              <w:right w:val="nil"/>
            </w:tcBorders>
            <w:shd w:val="clear" w:color="000000" w:fill="FFFFFF"/>
            <w:vAlign w:val="center"/>
            <w:hideMark/>
          </w:tcPr>
          <w:p w14:paraId="6704C297"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22427546</w:t>
            </w:r>
          </w:p>
        </w:tc>
      </w:tr>
      <w:tr w:rsidR="00546981" w:rsidRPr="00546981" w14:paraId="1306B7DD" w14:textId="77777777" w:rsidTr="00546981">
        <w:trPr>
          <w:trHeight w:val="300"/>
        </w:trPr>
        <w:tc>
          <w:tcPr>
            <w:tcW w:w="932" w:type="dxa"/>
            <w:tcBorders>
              <w:top w:val="nil"/>
              <w:left w:val="nil"/>
              <w:bottom w:val="nil"/>
              <w:right w:val="nil"/>
            </w:tcBorders>
            <w:shd w:val="clear" w:color="000000" w:fill="F5F5F5"/>
            <w:vAlign w:val="center"/>
            <w:hideMark/>
          </w:tcPr>
          <w:p w14:paraId="6258FD17"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98</w:t>
            </w:r>
          </w:p>
        </w:tc>
        <w:tc>
          <w:tcPr>
            <w:tcW w:w="1283" w:type="dxa"/>
            <w:tcBorders>
              <w:top w:val="nil"/>
              <w:left w:val="nil"/>
              <w:bottom w:val="nil"/>
              <w:right w:val="nil"/>
            </w:tcBorders>
            <w:shd w:val="clear" w:color="000000" w:fill="F5F5F5"/>
            <w:vAlign w:val="center"/>
            <w:hideMark/>
          </w:tcPr>
          <w:p w14:paraId="0AF23725"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01/12/2022</w:t>
            </w:r>
          </w:p>
        </w:tc>
        <w:tc>
          <w:tcPr>
            <w:tcW w:w="971" w:type="dxa"/>
            <w:tcBorders>
              <w:top w:val="nil"/>
              <w:left w:val="nil"/>
              <w:bottom w:val="nil"/>
              <w:right w:val="nil"/>
            </w:tcBorders>
            <w:shd w:val="clear" w:color="000000" w:fill="F5F5F5"/>
            <w:vAlign w:val="center"/>
            <w:hideMark/>
          </w:tcPr>
          <w:p w14:paraId="093A4D7A"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2.25E+07</w:t>
            </w:r>
          </w:p>
        </w:tc>
        <w:tc>
          <w:tcPr>
            <w:tcW w:w="1001" w:type="dxa"/>
            <w:tcBorders>
              <w:top w:val="nil"/>
              <w:left w:val="nil"/>
              <w:bottom w:val="nil"/>
              <w:right w:val="nil"/>
            </w:tcBorders>
            <w:shd w:val="clear" w:color="000000" w:fill="F5F5F5"/>
            <w:vAlign w:val="center"/>
            <w:hideMark/>
          </w:tcPr>
          <w:p w14:paraId="1CBAFC4B"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2.24E+07</w:t>
            </w:r>
          </w:p>
        </w:tc>
        <w:tc>
          <w:tcPr>
            <w:tcW w:w="953" w:type="dxa"/>
            <w:tcBorders>
              <w:top w:val="nil"/>
              <w:left w:val="nil"/>
              <w:bottom w:val="nil"/>
              <w:right w:val="nil"/>
            </w:tcBorders>
            <w:shd w:val="clear" w:color="000000" w:fill="F5F5F5"/>
            <w:vAlign w:val="center"/>
            <w:hideMark/>
          </w:tcPr>
          <w:p w14:paraId="4C6D7AD9"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2.26E+07</w:t>
            </w:r>
          </w:p>
        </w:tc>
        <w:tc>
          <w:tcPr>
            <w:tcW w:w="960" w:type="dxa"/>
            <w:tcBorders>
              <w:top w:val="nil"/>
              <w:left w:val="nil"/>
              <w:bottom w:val="nil"/>
              <w:right w:val="nil"/>
            </w:tcBorders>
            <w:shd w:val="clear" w:color="000000" w:fill="F5F5F5"/>
            <w:vAlign w:val="center"/>
            <w:hideMark/>
          </w:tcPr>
          <w:p w14:paraId="1F0EBA1D"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22430989</w:t>
            </w:r>
          </w:p>
        </w:tc>
      </w:tr>
      <w:tr w:rsidR="00546981" w:rsidRPr="00546981" w14:paraId="18DE1B20" w14:textId="77777777" w:rsidTr="00546981">
        <w:trPr>
          <w:trHeight w:val="300"/>
        </w:trPr>
        <w:tc>
          <w:tcPr>
            <w:tcW w:w="932" w:type="dxa"/>
            <w:tcBorders>
              <w:top w:val="nil"/>
              <w:left w:val="nil"/>
              <w:bottom w:val="nil"/>
              <w:right w:val="nil"/>
            </w:tcBorders>
            <w:shd w:val="clear" w:color="000000" w:fill="FFFFFF"/>
            <w:vAlign w:val="center"/>
            <w:hideMark/>
          </w:tcPr>
          <w:p w14:paraId="03C85E26"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99</w:t>
            </w:r>
          </w:p>
        </w:tc>
        <w:tc>
          <w:tcPr>
            <w:tcW w:w="1283" w:type="dxa"/>
            <w:tcBorders>
              <w:top w:val="nil"/>
              <w:left w:val="nil"/>
              <w:bottom w:val="nil"/>
              <w:right w:val="nil"/>
            </w:tcBorders>
            <w:shd w:val="clear" w:color="000000" w:fill="FFFFFF"/>
            <w:vAlign w:val="center"/>
            <w:hideMark/>
          </w:tcPr>
          <w:p w14:paraId="38D08882"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02/12/2022</w:t>
            </w:r>
          </w:p>
        </w:tc>
        <w:tc>
          <w:tcPr>
            <w:tcW w:w="971" w:type="dxa"/>
            <w:tcBorders>
              <w:top w:val="nil"/>
              <w:left w:val="nil"/>
              <w:bottom w:val="nil"/>
              <w:right w:val="nil"/>
            </w:tcBorders>
            <w:shd w:val="clear" w:color="000000" w:fill="FFFFFF"/>
            <w:vAlign w:val="center"/>
            <w:hideMark/>
          </w:tcPr>
          <w:p w14:paraId="3311BF9D"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2.25E+07</w:t>
            </w:r>
          </w:p>
        </w:tc>
        <w:tc>
          <w:tcPr>
            <w:tcW w:w="1001" w:type="dxa"/>
            <w:tcBorders>
              <w:top w:val="nil"/>
              <w:left w:val="nil"/>
              <w:bottom w:val="nil"/>
              <w:right w:val="nil"/>
            </w:tcBorders>
            <w:shd w:val="clear" w:color="000000" w:fill="FFFFFF"/>
            <w:vAlign w:val="center"/>
            <w:hideMark/>
          </w:tcPr>
          <w:p w14:paraId="4AF0C273"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2.24E+07</w:t>
            </w:r>
          </w:p>
        </w:tc>
        <w:tc>
          <w:tcPr>
            <w:tcW w:w="953" w:type="dxa"/>
            <w:tcBorders>
              <w:top w:val="nil"/>
              <w:left w:val="nil"/>
              <w:bottom w:val="nil"/>
              <w:right w:val="nil"/>
            </w:tcBorders>
            <w:shd w:val="clear" w:color="000000" w:fill="FFFFFF"/>
            <w:vAlign w:val="center"/>
            <w:hideMark/>
          </w:tcPr>
          <w:p w14:paraId="11609C82"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2.26E+07</w:t>
            </w:r>
          </w:p>
        </w:tc>
        <w:tc>
          <w:tcPr>
            <w:tcW w:w="960" w:type="dxa"/>
            <w:tcBorders>
              <w:top w:val="nil"/>
              <w:left w:val="nil"/>
              <w:bottom w:val="nil"/>
              <w:right w:val="nil"/>
            </w:tcBorders>
            <w:shd w:val="clear" w:color="000000" w:fill="FFFFFF"/>
            <w:vAlign w:val="center"/>
            <w:hideMark/>
          </w:tcPr>
          <w:p w14:paraId="4260DBD4"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22434533</w:t>
            </w:r>
          </w:p>
        </w:tc>
      </w:tr>
      <w:tr w:rsidR="00546981" w:rsidRPr="00546981" w14:paraId="2781A699" w14:textId="77777777" w:rsidTr="00546981">
        <w:trPr>
          <w:trHeight w:val="300"/>
        </w:trPr>
        <w:tc>
          <w:tcPr>
            <w:tcW w:w="932" w:type="dxa"/>
            <w:tcBorders>
              <w:top w:val="nil"/>
              <w:left w:val="nil"/>
              <w:bottom w:val="nil"/>
              <w:right w:val="nil"/>
            </w:tcBorders>
            <w:shd w:val="clear" w:color="000000" w:fill="F5F5F5"/>
            <w:vAlign w:val="center"/>
            <w:hideMark/>
          </w:tcPr>
          <w:p w14:paraId="1BC35C90"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100</w:t>
            </w:r>
          </w:p>
        </w:tc>
        <w:tc>
          <w:tcPr>
            <w:tcW w:w="1283" w:type="dxa"/>
            <w:tcBorders>
              <w:top w:val="nil"/>
              <w:left w:val="nil"/>
              <w:bottom w:val="nil"/>
              <w:right w:val="nil"/>
            </w:tcBorders>
            <w:shd w:val="clear" w:color="000000" w:fill="F5F5F5"/>
            <w:vAlign w:val="center"/>
            <w:hideMark/>
          </w:tcPr>
          <w:p w14:paraId="30C2D429"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13/12/2022</w:t>
            </w:r>
          </w:p>
        </w:tc>
        <w:tc>
          <w:tcPr>
            <w:tcW w:w="971" w:type="dxa"/>
            <w:tcBorders>
              <w:top w:val="nil"/>
              <w:left w:val="nil"/>
              <w:bottom w:val="nil"/>
              <w:right w:val="nil"/>
            </w:tcBorders>
            <w:shd w:val="clear" w:color="000000" w:fill="F5F5F5"/>
            <w:vAlign w:val="center"/>
            <w:hideMark/>
          </w:tcPr>
          <w:p w14:paraId="3D51E630"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2.23E+07</w:t>
            </w:r>
          </w:p>
        </w:tc>
        <w:tc>
          <w:tcPr>
            <w:tcW w:w="1001" w:type="dxa"/>
            <w:tcBorders>
              <w:top w:val="nil"/>
              <w:left w:val="nil"/>
              <w:bottom w:val="nil"/>
              <w:right w:val="nil"/>
            </w:tcBorders>
            <w:shd w:val="clear" w:color="000000" w:fill="F5F5F5"/>
            <w:vAlign w:val="center"/>
            <w:hideMark/>
          </w:tcPr>
          <w:p w14:paraId="09F8893F"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2.22E+07</w:t>
            </w:r>
          </w:p>
        </w:tc>
        <w:tc>
          <w:tcPr>
            <w:tcW w:w="953" w:type="dxa"/>
            <w:tcBorders>
              <w:top w:val="nil"/>
              <w:left w:val="nil"/>
              <w:bottom w:val="nil"/>
              <w:right w:val="nil"/>
            </w:tcBorders>
            <w:shd w:val="clear" w:color="000000" w:fill="F5F5F5"/>
            <w:vAlign w:val="center"/>
            <w:hideMark/>
          </w:tcPr>
          <w:p w14:paraId="1EB5E625"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2.24E+07</w:t>
            </w:r>
          </w:p>
        </w:tc>
        <w:tc>
          <w:tcPr>
            <w:tcW w:w="960" w:type="dxa"/>
            <w:tcBorders>
              <w:top w:val="nil"/>
              <w:left w:val="nil"/>
              <w:bottom w:val="nil"/>
              <w:right w:val="nil"/>
            </w:tcBorders>
            <w:shd w:val="clear" w:color="000000" w:fill="F5F5F5"/>
            <w:vAlign w:val="center"/>
            <w:hideMark/>
          </w:tcPr>
          <w:p w14:paraId="434ACC05"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22486694</w:t>
            </w:r>
          </w:p>
        </w:tc>
      </w:tr>
      <w:tr w:rsidR="00546981" w:rsidRPr="00546981" w14:paraId="47E0FA93" w14:textId="77777777" w:rsidTr="00546981">
        <w:trPr>
          <w:trHeight w:val="300"/>
        </w:trPr>
        <w:tc>
          <w:tcPr>
            <w:tcW w:w="932" w:type="dxa"/>
            <w:tcBorders>
              <w:top w:val="nil"/>
              <w:left w:val="nil"/>
              <w:bottom w:val="nil"/>
              <w:right w:val="nil"/>
            </w:tcBorders>
            <w:shd w:val="clear" w:color="000000" w:fill="FFFFFF"/>
            <w:vAlign w:val="center"/>
            <w:hideMark/>
          </w:tcPr>
          <w:p w14:paraId="33E0F9B3"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101</w:t>
            </w:r>
          </w:p>
        </w:tc>
        <w:tc>
          <w:tcPr>
            <w:tcW w:w="1283" w:type="dxa"/>
            <w:tcBorders>
              <w:top w:val="nil"/>
              <w:left w:val="nil"/>
              <w:bottom w:val="nil"/>
              <w:right w:val="nil"/>
            </w:tcBorders>
            <w:shd w:val="clear" w:color="000000" w:fill="FFFFFF"/>
            <w:vAlign w:val="center"/>
            <w:hideMark/>
          </w:tcPr>
          <w:p w14:paraId="58D811C1"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14/12/2022</w:t>
            </w:r>
          </w:p>
        </w:tc>
        <w:tc>
          <w:tcPr>
            <w:tcW w:w="971" w:type="dxa"/>
            <w:tcBorders>
              <w:top w:val="nil"/>
              <w:left w:val="nil"/>
              <w:bottom w:val="nil"/>
              <w:right w:val="nil"/>
            </w:tcBorders>
            <w:shd w:val="clear" w:color="000000" w:fill="FFFFFF"/>
            <w:vAlign w:val="center"/>
            <w:hideMark/>
          </w:tcPr>
          <w:p w14:paraId="742E0F1F"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2.23E+07</w:t>
            </w:r>
          </w:p>
        </w:tc>
        <w:tc>
          <w:tcPr>
            <w:tcW w:w="1001" w:type="dxa"/>
            <w:tcBorders>
              <w:top w:val="nil"/>
              <w:left w:val="nil"/>
              <w:bottom w:val="nil"/>
              <w:right w:val="nil"/>
            </w:tcBorders>
            <w:shd w:val="clear" w:color="000000" w:fill="FFFFFF"/>
            <w:vAlign w:val="center"/>
            <w:hideMark/>
          </w:tcPr>
          <w:p w14:paraId="26071BB0"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2.22E+07</w:t>
            </w:r>
          </w:p>
        </w:tc>
        <w:tc>
          <w:tcPr>
            <w:tcW w:w="953" w:type="dxa"/>
            <w:tcBorders>
              <w:top w:val="nil"/>
              <w:left w:val="nil"/>
              <w:bottom w:val="nil"/>
              <w:right w:val="nil"/>
            </w:tcBorders>
            <w:shd w:val="clear" w:color="000000" w:fill="FFFFFF"/>
            <w:vAlign w:val="center"/>
            <w:hideMark/>
          </w:tcPr>
          <w:p w14:paraId="79BDF97D"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2.24E+07</w:t>
            </w:r>
          </w:p>
        </w:tc>
        <w:tc>
          <w:tcPr>
            <w:tcW w:w="960" w:type="dxa"/>
            <w:tcBorders>
              <w:top w:val="nil"/>
              <w:left w:val="nil"/>
              <w:bottom w:val="nil"/>
              <w:right w:val="nil"/>
            </w:tcBorders>
            <w:shd w:val="clear" w:color="000000" w:fill="FFFFFF"/>
            <w:vAlign w:val="center"/>
            <w:hideMark/>
          </w:tcPr>
          <w:p w14:paraId="0819265A"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22493064</w:t>
            </w:r>
          </w:p>
        </w:tc>
      </w:tr>
      <w:tr w:rsidR="00546981" w:rsidRPr="00546981" w14:paraId="2B2A98C0" w14:textId="77777777" w:rsidTr="00546981">
        <w:trPr>
          <w:trHeight w:val="300"/>
        </w:trPr>
        <w:tc>
          <w:tcPr>
            <w:tcW w:w="932" w:type="dxa"/>
            <w:tcBorders>
              <w:top w:val="nil"/>
              <w:left w:val="nil"/>
              <w:bottom w:val="nil"/>
              <w:right w:val="nil"/>
            </w:tcBorders>
            <w:shd w:val="clear" w:color="000000" w:fill="F5F5F5"/>
            <w:vAlign w:val="center"/>
            <w:hideMark/>
          </w:tcPr>
          <w:p w14:paraId="1CF9B5DE"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102</w:t>
            </w:r>
          </w:p>
        </w:tc>
        <w:tc>
          <w:tcPr>
            <w:tcW w:w="1283" w:type="dxa"/>
            <w:tcBorders>
              <w:top w:val="nil"/>
              <w:left w:val="nil"/>
              <w:bottom w:val="nil"/>
              <w:right w:val="nil"/>
            </w:tcBorders>
            <w:shd w:val="clear" w:color="000000" w:fill="F5F5F5"/>
            <w:vAlign w:val="center"/>
            <w:hideMark/>
          </w:tcPr>
          <w:p w14:paraId="32C2BEAC"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15/12/2022</w:t>
            </w:r>
          </w:p>
        </w:tc>
        <w:tc>
          <w:tcPr>
            <w:tcW w:w="971" w:type="dxa"/>
            <w:tcBorders>
              <w:top w:val="nil"/>
              <w:left w:val="nil"/>
              <w:bottom w:val="nil"/>
              <w:right w:val="nil"/>
            </w:tcBorders>
            <w:shd w:val="clear" w:color="000000" w:fill="F5F5F5"/>
            <w:vAlign w:val="center"/>
            <w:hideMark/>
          </w:tcPr>
          <w:p w14:paraId="741988B9"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2.23E+07</w:t>
            </w:r>
          </w:p>
        </w:tc>
        <w:tc>
          <w:tcPr>
            <w:tcW w:w="1001" w:type="dxa"/>
            <w:tcBorders>
              <w:top w:val="nil"/>
              <w:left w:val="nil"/>
              <w:bottom w:val="nil"/>
              <w:right w:val="nil"/>
            </w:tcBorders>
            <w:shd w:val="clear" w:color="000000" w:fill="F5F5F5"/>
            <w:vAlign w:val="center"/>
            <w:hideMark/>
          </w:tcPr>
          <w:p w14:paraId="129F22E9"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2.22E+07</w:t>
            </w:r>
          </w:p>
        </w:tc>
        <w:tc>
          <w:tcPr>
            <w:tcW w:w="953" w:type="dxa"/>
            <w:tcBorders>
              <w:top w:val="nil"/>
              <w:left w:val="nil"/>
              <w:bottom w:val="nil"/>
              <w:right w:val="nil"/>
            </w:tcBorders>
            <w:shd w:val="clear" w:color="000000" w:fill="F5F5F5"/>
            <w:vAlign w:val="center"/>
            <w:hideMark/>
          </w:tcPr>
          <w:p w14:paraId="7E0B084D"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2.24E+07</w:t>
            </w:r>
          </w:p>
        </w:tc>
        <w:tc>
          <w:tcPr>
            <w:tcW w:w="960" w:type="dxa"/>
            <w:tcBorders>
              <w:top w:val="nil"/>
              <w:left w:val="nil"/>
              <w:bottom w:val="nil"/>
              <w:right w:val="nil"/>
            </w:tcBorders>
            <w:shd w:val="clear" w:color="000000" w:fill="F5F5F5"/>
            <w:vAlign w:val="center"/>
            <w:hideMark/>
          </w:tcPr>
          <w:p w14:paraId="084A7301"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22499017</w:t>
            </w:r>
          </w:p>
        </w:tc>
      </w:tr>
      <w:tr w:rsidR="00546981" w:rsidRPr="00546981" w14:paraId="3BF4C46C" w14:textId="77777777" w:rsidTr="00546981">
        <w:trPr>
          <w:trHeight w:val="300"/>
        </w:trPr>
        <w:tc>
          <w:tcPr>
            <w:tcW w:w="932" w:type="dxa"/>
            <w:tcBorders>
              <w:top w:val="nil"/>
              <w:left w:val="nil"/>
              <w:bottom w:val="nil"/>
              <w:right w:val="nil"/>
            </w:tcBorders>
            <w:shd w:val="clear" w:color="000000" w:fill="FFFFFF"/>
            <w:vAlign w:val="center"/>
            <w:hideMark/>
          </w:tcPr>
          <w:p w14:paraId="1C32B7BF"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103</w:t>
            </w:r>
          </w:p>
        </w:tc>
        <w:tc>
          <w:tcPr>
            <w:tcW w:w="1283" w:type="dxa"/>
            <w:tcBorders>
              <w:top w:val="nil"/>
              <w:left w:val="nil"/>
              <w:bottom w:val="nil"/>
              <w:right w:val="nil"/>
            </w:tcBorders>
            <w:shd w:val="clear" w:color="000000" w:fill="FFFFFF"/>
            <w:vAlign w:val="center"/>
            <w:hideMark/>
          </w:tcPr>
          <w:p w14:paraId="60BFE47D"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16/12/2022</w:t>
            </w:r>
          </w:p>
        </w:tc>
        <w:tc>
          <w:tcPr>
            <w:tcW w:w="971" w:type="dxa"/>
            <w:tcBorders>
              <w:top w:val="nil"/>
              <w:left w:val="nil"/>
              <w:bottom w:val="nil"/>
              <w:right w:val="nil"/>
            </w:tcBorders>
            <w:shd w:val="clear" w:color="000000" w:fill="FFFFFF"/>
            <w:vAlign w:val="center"/>
            <w:hideMark/>
          </w:tcPr>
          <w:p w14:paraId="3CAD81E7"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2.24E+07</w:t>
            </w:r>
          </w:p>
        </w:tc>
        <w:tc>
          <w:tcPr>
            <w:tcW w:w="1001" w:type="dxa"/>
            <w:tcBorders>
              <w:top w:val="nil"/>
              <w:left w:val="nil"/>
              <w:bottom w:val="nil"/>
              <w:right w:val="nil"/>
            </w:tcBorders>
            <w:shd w:val="clear" w:color="000000" w:fill="FFFFFF"/>
            <w:vAlign w:val="center"/>
            <w:hideMark/>
          </w:tcPr>
          <w:p w14:paraId="675D435F"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2.23E+07</w:t>
            </w:r>
          </w:p>
        </w:tc>
        <w:tc>
          <w:tcPr>
            <w:tcW w:w="953" w:type="dxa"/>
            <w:tcBorders>
              <w:top w:val="nil"/>
              <w:left w:val="nil"/>
              <w:bottom w:val="nil"/>
              <w:right w:val="nil"/>
            </w:tcBorders>
            <w:shd w:val="clear" w:color="000000" w:fill="FFFFFF"/>
            <w:vAlign w:val="center"/>
            <w:hideMark/>
          </w:tcPr>
          <w:p w14:paraId="7FEE8626"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2.25E+07</w:t>
            </w:r>
          </w:p>
        </w:tc>
        <w:tc>
          <w:tcPr>
            <w:tcW w:w="960" w:type="dxa"/>
            <w:tcBorders>
              <w:top w:val="nil"/>
              <w:left w:val="nil"/>
              <w:bottom w:val="nil"/>
              <w:right w:val="nil"/>
            </w:tcBorders>
            <w:shd w:val="clear" w:color="000000" w:fill="FFFFFF"/>
            <w:vAlign w:val="center"/>
            <w:hideMark/>
          </w:tcPr>
          <w:p w14:paraId="7C9D5C8F"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22504916</w:t>
            </w:r>
          </w:p>
        </w:tc>
      </w:tr>
      <w:tr w:rsidR="00546981" w:rsidRPr="00546981" w14:paraId="1A2AF810" w14:textId="77777777" w:rsidTr="00546981">
        <w:trPr>
          <w:trHeight w:val="300"/>
        </w:trPr>
        <w:tc>
          <w:tcPr>
            <w:tcW w:w="932" w:type="dxa"/>
            <w:tcBorders>
              <w:top w:val="nil"/>
              <w:left w:val="nil"/>
              <w:bottom w:val="nil"/>
              <w:right w:val="nil"/>
            </w:tcBorders>
            <w:shd w:val="clear" w:color="000000" w:fill="F5F5F5"/>
            <w:vAlign w:val="center"/>
            <w:hideMark/>
          </w:tcPr>
          <w:p w14:paraId="3820416C"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104</w:t>
            </w:r>
          </w:p>
        </w:tc>
        <w:tc>
          <w:tcPr>
            <w:tcW w:w="1283" w:type="dxa"/>
            <w:tcBorders>
              <w:top w:val="nil"/>
              <w:left w:val="nil"/>
              <w:bottom w:val="nil"/>
              <w:right w:val="nil"/>
            </w:tcBorders>
            <w:shd w:val="clear" w:color="000000" w:fill="F5F5F5"/>
            <w:vAlign w:val="center"/>
            <w:hideMark/>
          </w:tcPr>
          <w:p w14:paraId="487A8C13"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17/12/2022</w:t>
            </w:r>
          </w:p>
        </w:tc>
        <w:tc>
          <w:tcPr>
            <w:tcW w:w="971" w:type="dxa"/>
            <w:tcBorders>
              <w:top w:val="nil"/>
              <w:left w:val="nil"/>
              <w:bottom w:val="nil"/>
              <w:right w:val="nil"/>
            </w:tcBorders>
            <w:shd w:val="clear" w:color="000000" w:fill="F5F5F5"/>
            <w:vAlign w:val="center"/>
            <w:hideMark/>
          </w:tcPr>
          <w:p w14:paraId="205C8574"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2.24E+07</w:t>
            </w:r>
          </w:p>
        </w:tc>
        <w:tc>
          <w:tcPr>
            <w:tcW w:w="1001" w:type="dxa"/>
            <w:tcBorders>
              <w:top w:val="nil"/>
              <w:left w:val="nil"/>
              <w:bottom w:val="nil"/>
              <w:right w:val="nil"/>
            </w:tcBorders>
            <w:shd w:val="clear" w:color="000000" w:fill="F5F5F5"/>
            <w:vAlign w:val="center"/>
            <w:hideMark/>
          </w:tcPr>
          <w:p w14:paraId="187870BC"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2.23E+07</w:t>
            </w:r>
          </w:p>
        </w:tc>
        <w:tc>
          <w:tcPr>
            <w:tcW w:w="953" w:type="dxa"/>
            <w:tcBorders>
              <w:top w:val="nil"/>
              <w:left w:val="nil"/>
              <w:bottom w:val="nil"/>
              <w:right w:val="nil"/>
            </w:tcBorders>
            <w:shd w:val="clear" w:color="000000" w:fill="F5F5F5"/>
            <w:vAlign w:val="center"/>
            <w:hideMark/>
          </w:tcPr>
          <w:p w14:paraId="5F899B9C"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2.25E+07</w:t>
            </w:r>
          </w:p>
        </w:tc>
        <w:tc>
          <w:tcPr>
            <w:tcW w:w="960" w:type="dxa"/>
            <w:tcBorders>
              <w:top w:val="nil"/>
              <w:left w:val="nil"/>
              <w:bottom w:val="nil"/>
              <w:right w:val="nil"/>
            </w:tcBorders>
            <w:shd w:val="clear" w:color="000000" w:fill="F5F5F5"/>
            <w:vAlign w:val="center"/>
            <w:hideMark/>
          </w:tcPr>
          <w:p w14:paraId="3D239C2B"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22509541</w:t>
            </w:r>
          </w:p>
        </w:tc>
      </w:tr>
      <w:tr w:rsidR="00546981" w:rsidRPr="00546981" w14:paraId="48B0EB7D" w14:textId="77777777" w:rsidTr="00546981">
        <w:trPr>
          <w:trHeight w:val="300"/>
        </w:trPr>
        <w:tc>
          <w:tcPr>
            <w:tcW w:w="932" w:type="dxa"/>
            <w:tcBorders>
              <w:top w:val="nil"/>
              <w:left w:val="nil"/>
              <w:bottom w:val="nil"/>
              <w:right w:val="nil"/>
            </w:tcBorders>
            <w:shd w:val="clear" w:color="000000" w:fill="FFFFFF"/>
            <w:vAlign w:val="center"/>
            <w:hideMark/>
          </w:tcPr>
          <w:p w14:paraId="7D7B3A80"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105</w:t>
            </w:r>
          </w:p>
        </w:tc>
        <w:tc>
          <w:tcPr>
            <w:tcW w:w="1283" w:type="dxa"/>
            <w:tcBorders>
              <w:top w:val="nil"/>
              <w:left w:val="nil"/>
              <w:bottom w:val="nil"/>
              <w:right w:val="nil"/>
            </w:tcBorders>
            <w:shd w:val="clear" w:color="000000" w:fill="FFFFFF"/>
            <w:vAlign w:val="center"/>
            <w:hideMark/>
          </w:tcPr>
          <w:p w14:paraId="7B8045A5"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18/12/2022</w:t>
            </w:r>
          </w:p>
        </w:tc>
        <w:tc>
          <w:tcPr>
            <w:tcW w:w="971" w:type="dxa"/>
            <w:tcBorders>
              <w:top w:val="nil"/>
              <w:left w:val="nil"/>
              <w:bottom w:val="nil"/>
              <w:right w:val="nil"/>
            </w:tcBorders>
            <w:shd w:val="clear" w:color="000000" w:fill="FFFFFF"/>
            <w:vAlign w:val="center"/>
            <w:hideMark/>
          </w:tcPr>
          <w:p w14:paraId="02FCC29B"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2.24E+07</w:t>
            </w:r>
          </w:p>
        </w:tc>
        <w:tc>
          <w:tcPr>
            <w:tcW w:w="1001" w:type="dxa"/>
            <w:tcBorders>
              <w:top w:val="nil"/>
              <w:left w:val="nil"/>
              <w:bottom w:val="nil"/>
              <w:right w:val="nil"/>
            </w:tcBorders>
            <w:shd w:val="clear" w:color="000000" w:fill="FFFFFF"/>
            <w:vAlign w:val="center"/>
            <w:hideMark/>
          </w:tcPr>
          <w:p w14:paraId="35C26AEF"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2.23E+07</w:t>
            </w:r>
          </w:p>
        </w:tc>
        <w:tc>
          <w:tcPr>
            <w:tcW w:w="953" w:type="dxa"/>
            <w:tcBorders>
              <w:top w:val="nil"/>
              <w:left w:val="nil"/>
              <w:bottom w:val="nil"/>
              <w:right w:val="nil"/>
            </w:tcBorders>
            <w:shd w:val="clear" w:color="000000" w:fill="FFFFFF"/>
            <w:vAlign w:val="center"/>
            <w:hideMark/>
          </w:tcPr>
          <w:p w14:paraId="7E8D1642"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2.25E+07</w:t>
            </w:r>
          </w:p>
        </w:tc>
        <w:tc>
          <w:tcPr>
            <w:tcW w:w="960" w:type="dxa"/>
            <w:tcBorders>
              <w:top w:val="nil"/>
              <w:left w:val="nil"/>
              <w:bottom w:val="nil"/>
              <w:right w:val="nil"/>
            </w:tcBorders>
            <w:shd w:val="clear" w:color="000000" w:fill="FFFFFF"/>
            <w:vAlign w:val="center"/>
            <w:hideMark/>
          </w:tcPr>
          <w:p w14:paraId="059BE51B"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22515183</w:t>
            </w:r>
          </w:p>
        </w:tc>
      </w:tr>
      <w:tr w:rsidR="00546981" w:rsidRPr="00546981" w14:paraId="7C2F2F50" w14:textId="77777777" w:rsidTr="00546981">
        <w:trPr>
          <w:trHeight w:val="300"/>
        </w:trPr>
        <w:tc>
          <w:tcPr>
            <w:tcW w:w="932" w:type="dxa"/>
            <w:tcBorders>
              <w:top w:val="nil"/>
              <w:left w:val="nil"/>
              <w:bottom w:val="nil"/>
              <w:right w:val="nil"/>
            </w:tcBorders>
            <w:shd w:val="clear" w:color="000000" w:fill="F5F5F5"/>
            <w:vAlign w:val="center"/>
            <w:hideMark/>
          </w:tcPr>
          <w:p w14:paraId="4646FA78"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106</w:t>
            </w:r>
          </w:p>
        </w:tc>
        <w:tc>
          <w:tcPr>
            <w:tcW w:w="1283" w:type="dxa"/>
            <w:tcBorders>
              <w:top w:val="nil"/>
              <w:left w:val="nil"/>
              <w:bottom w:val="nil"/>
              <w:right w:val="nil"/>
            </w:tcBorders>
            <w:shd w:val="clear" w:color="000000" w:fill="F5F5F5"/>
            <w:vAlign w:val="center"/>
            <w:hideMark/>
          </w:tcPr>
          <w:p w14:paraId="2C03A230"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19/12/2022</w:t>
            </w:r>
          </w:p>
        </w:tc>
        <w:tc>
          <w:tcPr>
            <w:tcW w:w="971" w:type="dxa"/>
            <w:tcBorders>
              <w:top w:val="nil"/>
              <w:left w:val="nil"/>
              <w:bottom w:val="nil"/>
              <w:right w:val="nil"/>
            </w:tcBorders>
            <w:shd w:val="clear" w:color="000000" w:fill="F5F5F5"/>
            <w:vAlign w:val="center"/>
            <w:hideMark/>
          </w:tcPr>
          <w:p w14:paraId="2271E80D"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2.24E+07</w:t>
            </w:r>
          </w:p>
        </w:tc>
        <w:tc>
          <w:tcPr>
            <w:tcW w:w="1001" w:type="dxa"/>
            <w:tcBorders>
              <w:top w:val="nil"/>
              <w:left w:val="nil"/>
              <w:bottom w:val="nil"/>
              <w:right w:val="nil"/>
            </w:tcBorders>
            <w:shd w:val="clear" w:color="000000" w:fill="F5F5F5"/>
            <w:vAlign w:val="center"/>
            <w:hideMark/>
          </w:tcPr>
          <w:p w14:paraId="06E001AF"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2.23E+07</w:t>
            </w:r>
          </w:p>
        </w:tc>
        <w:tc>
          <w:tcPr>
            <w:tcW w:w="953" w:type="dxa"/>
            <w:tcBorders>
              <w:top w:val="nil"/>
              <w:left w:val="nil"/>
              <w:bottom w:val="nil"/>
              <w:right w:val="nil"/>
            </w:tcBorders>
            <w:shd w:val="clear" w:color="000000" w:fill="F5F5F5"/>
            <w:vAlign w:val="center"/>
            <w:hideMark/>
          </w:tcPr>
          <w:p w14:paraId="5AAD4A93"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2.25E+07</w:t>
            </w:r>
          </w:p>
        </w:tc>
        <w:tc>
          <w:tcPr>
            <w:tcW w:w="960" w:type="dxa"/>
            <w:tcBorders>
              <w:top w:val="nil"/>
              <w:left w:val="nil"/>
              <w:bottom w:val="nil"/>
              <w:right w:val="nil"/>
            </w:tcBorders>
            <w:shd w:val="clear" w:color="000000" w:fill="F5F5F5"/>
            <w:vAlign w:val="center"/>
            <w:hideMark/>
          </w:tcPr>
          <w:p w14:paraId="4512C57D"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22524022</w:t>
            </w:r>
          </w:p>
        </w:tc>
      </w:tr>
      <w:tr w:rsidR="00546981" w:rsidRPr="00546981" w14:paraId="396B0F55" w14:textId="77777777" w:rsidTr="00546981">
        <w:trPr>
          <w:trHeight w:val="300"/>
        </w:trPr>
        <w:tc>
          <w:tcPr>
            <w:tcW w:w="932" w:type="dxa"/>
            <w:tcBorders>
              <w:top w:val="nil"/>
              <w:left w:val="nil"/>
              <w:bottom w:val="nil"/>
              <w:right w:val="nil"/>
            </w:tcBorders>
            <w:shd w:val="clear" w:color="000000" w:fill="FFFFFF"/>
            <w:vAlign w:val="center"/>
            <w:hideMark/>
          </w:tcPr>
          <w:p w14:paraId="39370746"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107</w:t>
            </w:r>
          </w:p>
        </w:tc>
        <w:tc>
          <w:tcPr>
            <w:tcW w:w="1283" w:type="dxa"/>
            <w:tcBorders>
              <w:top w:val="nil"/>
              <w:left w:val="nil"/>
              <w:bottom w:val="nil"/>
              <w:right w:val="nil"/>
            </w:tcBorders>
            <w:shd w:val="clear" w:color="000000" w:fill="FFFFFF"/>
            <w:vAlign w:val="center"/>
            <w:hideMark/>
          </w:tcPr>
          <w:p w14:paraId="0F1EE1F9"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20/12/2022</w:t>
            </w:r>
          </w:p>
        </w:tc>
        <w:tc>
          <w:tcPr>
            <w:tcW w:w="971" w:type="dxa"/>
            <w:tcBorders>
              <w:top w:val="nil"/>
              <w:left w:val="nil"/>
              <w:bottom w:val="nil"/>
              <w:right w:val="nil"/>
            </w:tcBorders>
            <w:shd w:val="clear" w:color="000000" w:fill="FFFFFF"/>
            <w:vAlign w:val="center"/>
            <w:hideMark/>
          </w:tcPr>
          <w:p w14:paraId="2ECFC342"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2.25E+07</w:t>
            </w:r>
          </w:p>
        </w:tc>
        <w:tc>
          <w:tcPr>
            <w:tcW w:w="1001" w:type="dxa"/>
            <w:tcBorders>
              <w:top w:val="nil"/>
              <w:left w:val="nil"/>
              <w:bottom w:val="nil"/>
              <w:right w:val="nil"/>
            </w:tcBorders>
            <w:shd w:val="clear" w:color="000000" w:fill="FFFFFF"/>
            <w:vAlign w:val="center"/>
            <w:hideMark/>
          </w:tcPr>
          <w:p w14:paraId="73827E7C"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2.24E+07</w:t>
            </w:r>
          </w:p>
        </w:tc>
        <w:tc>
          <w:tcPr>
            <w:tcW w:w="953" w:type="dxa"/>
            <w:tcBorders>
              <w:top w:val="nil"/>
              <w:left w:val="nil"/>
              <w:bottom w:val="nil"/>
              <w:right w:val="nil"/>
            </w:tcBorders>
            <w:shd w:val="clear" w:color="000000" w:fill="FFFFFF"/>
            <w:vAlign w:val="center"/>
            <w:hideMark/>
          </w:tcPr>
          <w:p w14:paraId="703B4E22"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2.26E+07</w:t>
            </w:r>
          </w:p>
        </w:tc>
        <w:tc>
          <w:tcPr>
            <w:tcW w:w="960" w:type="dxa"/>
            <w:tcBorders>
              <w:top w:val="nil"/>
              <w:left w:val="nil"/>
              <w:bottom w:val="nil"/>
              <w:right w:val="nil"/>
            </w:tcBorders>
            <w:shd w:val="clear" w:color="000000" w:fill="FFFFFF"/>
            <w:vAlign w:val="center"/>
            <w:hideMark/>
          </w:tcPr>
          <w:p w14:paraId="2E316E8E"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22532446</w:t>
            </w:r>
          </w:p>
        </w:tc>
      </w:tr>
      <w:tr w:rsidR="00546981" w:rsidRPr="00546981" w14:paraId="1CD6C8A8" w14:textId="77777777" w:rsidTr="00546981">
        <w:trPr>
          <w:trHeight w:val="300"/>
        </w:trPr>
        <w:tc>
          <w:tcPr>
            <w:tcW w:w="932" w:type="dxa"/>
            <w:tcBorders>
              <w:top w:val="nil"/>
              <w:left w:val="nil"/>
              <w:bottom w:val="nil"/>
              <w:right w:val="nil"/>
            </w:tcBorders>
            <w:shd w:val="clear" w:color="000000" w:fill="F5F5F5"/>
            <w:vAlign w:val="center"/>
            <w:hideMark/>
          </w:tcPr>
          <w:p w14:paraId="5B38103C"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108</w:t>
            </w:r>
          </w:p>
        </w:tc>
        <w:tc>
          <w:tcPr>
            <w:tcW w:w="1283" w:type="dxa"/>
            <w:tcBorders>
              <w:top w:val="nil"/>
              <w:left w:val="nil"/>
              <w:bottom w:val="nil"/>
              <w:right w:val="nil"/>
            </w:tcBorders>
            <w:shd w:val="clear" w:color="000000" w:fill="F5F5F5"/>
            <w:vAlign w:val="center"/>
            <w:hideMark/>
          </w:tcPr>
          <w:p w14:paraId="10D3BE44"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21/12/2022</w:t>
            </w:r>
          </w:p>
        </w:tc>
        <w:tc>
          <w:tcPr>
            <w:tcW w:w="971" w:type="dxa"/>
            <w:tcBorders>
              <w:top w:val="nil"/>
              <w:left w:val="nil"/>
              <w:bottom w:val="nil"/>
              <w:right w:val="nil"/>
            </w:tcBorders>
            <w:shd w:val="clear" w:color="000000" w:fill="F5F5F5"/>
            <w:vAlign w:val="center"/>
            <w:hideMark/>
          </w:tcPr>
          <w:p w14:paraId="263702D5"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2.25E+07</w:t>
            </w:r>
          </w:p>
        </w:tc>
        <w:tc>
          <w:tcPr>
            <w:tcW w:w="1001" w:type="dxa"/>
            <w:tcBorders>
              <w:top w:val="nil"/>
              <w:left w:val="nil"/>
              <w:bottom w:val="nil"/>
              <w:right w:val="nil"/>
            </w:tcBorders>
            <w:shd w:val="clear" w:color="000000" w:fill="F5F5F5"/>
            <w:vAlign w:val="center"/>
            <w:hideMark/>
          </w:tcPr>
          <w:p w14:paraId="27746DD6"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2.24E+07</w:t>
            </w:r>
          </w:p>
        </w:tc>
        <w:tc>
          <w:tcPr>
            <w:tcW w:w="953" w:type="dxa"/>
            <w:tcBorders>
              <w:top w:val="nil"/>
              <w:left w:val="nil"/>
              <w:bottom w:val="nil"/>
              <w:right w:val="nil"/>
            </w:tcBorders>
            <w:shd w:val="clear" w:color="000000" w:fill="F5F5F5"/>
            <w:vAlign w:val="center"/>
            <w:hideMark/>
          </w:tcPr>
          <w:p w14:paraId="38A67705"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2.26E+07</w:t>
            </w:r>
          </w:p>
        </w:tc>
        <w:tc>
          <w:tcPr>
            <w:tcW w:w="960" w:type="dxa"/>
            <w:tcBorders>
              <w:top w:val="nil"/>
              <w:left w:val="nil"/>
              <w:bottom w:val="nil"/>
              <w:right w:val="nil"/>
            </w:tcBorders>
            <w:shd w:val="clear" w:color="000000" w:fill="F5F5F5"/>
            <w:vAlign w:val="center"/>
            <w:hideMark/>
          </w:tcPr>
          <w:p w14:paraId="6530D135"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22540058</w:t>
            </w:r>
          </w:p>
        </w:tc>
      </w:tr>
      <w:tr w:rsidR="00546981" w:rsidRPr="00546981" w14:paraId="3826A61F" w14:textId="77777777" w:rsidTr="00546981">
        <w:trPr>
          <w:trHeight w:val="300"/>
        </w:trPr>
        <w:tc>
          <w:tcPr>
            <w:tcW w:w="932" w:type="dxa"/>
            <w:tcBorders>
              <w:top w:val="nil"/>
              <w:left w:val="nil"/>
              <w:bottom w:val="nil"/>
              <w:right w:val="nil"/>
            </w:tcBorders>
            <w:shd w:val="clear" w:color="000000" w:fill="FFFFFF"/>
            <w:vAlign w:val="center"/>
            <w:hideMark/>
          </w:tcPr>
          <w:p w14:paraId="76DC85CE"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109</w:t>
            </w:r>
          </w:p>
        </w:tc>
        <w:tc>
          <w:tcPr>
            <w:tcW w:w="1283" w:type="dxa"/>
            <w:tcBorders>
              <w:top w:val="nil"/>
              <w:left w:val="nil"/>
              <w:bottom w:val="nil"/>
              <w:right w:val="nil"/>
            </w:tcBorders>
            <w:shd w:val="clear" w:color="000000" w:fill="FFFFFF"/>
            <w:vAlign w:val="center"/>
            <w:hideMark/>
          </w:tcPr>
          <w:p w14:paraId="0506398F"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22/12/2022</w:t>
            </w:r>
          </w:p>
        </w:tc>
        <w:tc>
          <w:tcPr>
            <w:tcW w:w="971" w:type="dxa"/>
            <w:tcBorders>
              <w:top w:val="nil"/>
              <w:left w:val="nil"/>
              <w:bottom w:val="nil"/>
              <w:right w:val="nil"/>
            </w:tcBorders>
            <w:shd w:val="clear" w:color="000000" w:fill="FFFFFF"/>
            <w:vAlign w:val="center"/>
            <w:hideMark/>
          </w:tcPr>
          <w:p w14:paraId="5ADAD107"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2.26E+07</w:t>
            </w:r>
          </w:p>
        </w:tc>
        <w:tc>
          <w:tcPr>
            <w:tcW w:w="1001" w:type="dxa"/>
            <w:tcBorders>
              <w:top w:val="nil"/>
              <w:left w:val="nil"/>
              <w:bottom w:val="nil"/>
              <w:right w:val="nil"/>
            </w:tcBorders>
            <w:shd w:val="clear" w:color="000000" w:fill="FFFFFF"/>
            <w:vAlign w:val="center"/>
            <w:hideMark/>
          </w:tcPr>
          <w:p w14:paraId="1791EE95"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2.24E+07</w:t>
            </w:r>
          </w:p>
        </w:tc>
        <w:tc>
          <w:tcPr>
            <w:tcW w:w="953" w:type="dxa"/>
            <w:tcBorders>
              <w:top w:val="nil"/>
              <w:left w:val="nil"/>
              <w:bottom w:val="nil"/>
              <w:right w:val="nil"/>
            </w:tcBorders>
            <w:shd w:val="clear" w:color="000000" w:fill="FFFFFF"/>
            <w:vAlign w:val="center"/>
            <w:hideMark/>
          </w:tcPr>
          <w:p w14:paraId="547A9954"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2.27E+07</w:t>
            </w:r>
          </w:p>
        </w:tc>
        <w:tc>
          <w:tcPr>
            <w:tcW w:w="960" w:type="dxa"/>
            <w:tcBorders>
              <w:top w:val="nil"/>
              <w:left w:val="nil"/>
              <w:bottom w:val="nil"/>
              <w:right w:val="nil"/>
            </w:tcBorders>
            <w:shd w:val="clear" w:color="000000" w:fill="FFFFFF"/>
            <w:vAlign w:val="center"/>
            <w:hideMark/>
          </w:tcPr>
          <w:p w14:paraId="7E590520"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22546756</w:t>
            </w:r>
          </w:p>
        </w:tc>
      </w:tr>
      <w:tr w:rsidR="00546981" w:rsidRPr="00546981" w14:paraId="1779499F" w14:textId="77777777" w:rsidTr="00546981">
        <w:trPr>
          <w:trHeight w:val="300"/>
        </w:trPr>
        <w:tc>
          <w:tcPr>
            <w:tcW w:w="932" w:type="dxa"/>
            <w:tcBorders>
              <w:top w:val="nil"/>
              <w:left w:val="nil"/>
              <w:bottom w:val="nil"/>
              <w:right w:val="nil"/>
            </w:tcBorders>
            <w:shd w:val="clear" w:color="000000" w:fill="F5F5F5"/>
            <w:vAlign w:val="center"/>
            <w:hideMark/>
          </w:tcPr>
          <w:p w14:paraId="3DBFB2BA"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110</w:t>
            </w:r>
          </w:p>
        </w:tc>
        <w:tc>
          <w:tcPr>
            <w:tcW w:w="1283" w:type="dxa"/>
            <w:tcBorders>
              <w:top w:val="nil"/>
              <w:left w:val="nil"/>
              <w:bottom w:val="nil"/>
              <w:right w:val="nil"/>
            </w:tcBorders>
            <w:shd w:val="clear" w:color="000000" w:fill="F5F5F5"/>
            <w:vAlign w:val="center"/>
            <w:hideMark/>
          </w:tcPr>
          <w:p w14:paraId="7E385DA3"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23/12/2022</w:t>
            </w:r>
          </w:p>
        </w:tc>
        <w:tc>
          <w:tcPr>
            <w:tcW w:w="971" w:type="dxa"/>
            <w:tcBorders>
              <w:top w:val="nil"/>
              <w:left w:val="nil"/>
              <w:bottom w:val="nil"/>
              <w:right w:val="nil"/>
            </w:tcBorders>
            <w:shd w:val="clear" w:color="000000" w:fill="F5F5F5"/>
            <w:vAlign w:val="center"/>
            <w:hideMark/>
          </w:tcPr>
          <w:p w14:paraId="536D2EC6"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2.26E+07</w:t>
            </w:r>
          </w:p>
        </w:tc>
        <w:tc>
          <w:tcPr>
            <w:tcW w:w="1001" w:type="dxa"/>
            <w:tcBorders>
              <w:top w:val="nil"/>
              <w:left w:val="nil"/>
              <w:bottom w:val="nil"/>
              <w:right w:val="nil"/>
            </w:tcBorders>
            <w:shd w:val="clear" w:color="000000" w:fill="F5F5F5"/>
            <w:vAlign w:val="center"/>
            <w:hideMark/>
          </w:tcPr>
          <w:p w14:paraId="1EA845D0"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2.25E+07</w:t>
            </w:r>
          </w:p>
        </w:tc>
        <w:tc>
          <w:tcPr>
            <w:tcW w:w="953" w:type="dxa"/>
            <w:tcBorders>
              <w:top w:val="nil"/>
              <w:left w:val="nil"/>
              <w:bottom w:val="nil"/>
              <w:right w:val="nil"/>
            </w:tcBorders>
            <w:shd w:val="clear" w:color="000000" w:fill="F5F5F5"/>
            <w:vAlign w:val="center"/>
            <w:hideMark/>
          </w:tcPr>
          <w:p w14:paraId="388AF4E9"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2.27E+07</w:t>
            </w:r>
          </w:p>
        </w:tc>
        <w:tc>
          <w:tcPr>
            <w:tcW w:w="960" w:type="dxa"/>
            <w:tcBorders>
              <w:top w:val="nil"/>
              <w:left w:val="nil"/>
              <w:bottom w:val="nil"/>
              <w:right w:val="nil"/>
            </w:tcBorders>
            <w:shd w:val="clear" w:color="000000" w:fill="F5F5F5"/>
            <w:vAlign w:val="center"/>
            <w:hideMark/>
          </w:tcPr>
          <w:p w14:paraId="45E258E6"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22552385</w:t>
            </w:r>
          </w:p>
        </w:tc>
      </w:tr>
      <w:tr w:rsidR="00546981" w:rsidRPr="00546981" w14:paraId="75387B73" w14:textId="77777777" w:rsidTr="00546981">
        <w:trPr>
          <w:trHeight w:val="300"/>
        </w:trPr>
        <w:tc>
          <w:tcPr>
            <w:tcW w:w="932" w:type="dxa"/>
            <w:tcBorders>
              <w:top w:val="nil"/>
              <w:left w:val="nil"/>
              <w:bottom w:val="nil"/>
              <w:right w:val="nil"/>
            </w:tcBorders>
            <w:shd w:val="clear" w:color="000000" w:fill="FFFFFF"/>
            <w:vAlign w:val="center"/>
            <w:hideMark/>
          </w:tcPr>
          <w:p w14:paraId="230A18FA"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111</w:t>
            </w:r>
          </w:p>
        </w:tc>
        <w:tc>
          <w:tcPr>
            <w:tcW w:w="1283" w:type="dxa"/>
            <w:tcBorders>
              <w:top w:val="nil"/>
              <w:left w:val="nil"/>
              <w:bottom w:val="nil"/>
              <w:right w:val="nil"/>
            </w:tcBorders>
            <w:shd w:val="clear" w:color="000000" w:fill="FFFFFF"/>
            <w:vAlign w:val="center"/>
            <w:hideMark/>
          </w:tcPr>
          <w:p w14:paraId="556CFBD8"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24/12/2022</w:t>
            </w:r>
          </w:p>
        </w:tc>
        <w:tc>
          <w:tcPr>
            <w:tcW w:w="971" w:type="dxa"/>
            <w:tcBorders>
              <w:top w:val="nil"/>
              <w:left w:val="nil"/>
              <w:bottom w:val="nil"/>
              <w:right w:val="nil"/>
            </w:tcBorders>
            <w:shd w:val="clear" w:color="000000" w:fill="FFFFFF"/>
            <w:vAlign w:val="center"/>
            <w:hideMark/>
          </w:tcPr>
          <w:p w14:paraId="5106832E"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2.26E+07</w:t>
            </w:r>
          </w:p>
        </w:tc>
        <w:tc>
          <w:tcPr>
            <w:tcW w:w="1001" w:type="dxa"/>
            <w:tcBorders>
              <w:top w:val="nil"/>
              <w:left w:val="nil"/>
              <w:bottom w:val="nil"/>
              <w:right w:val="nil"/>
            </w:tcBorders>
            <w:shd w:val="clear" w:color="000000" w:fill="FFFFFF"/>
            <w:vAlign w:val="center"/>
            <w:hideMark/>
          </w:tcPr>
          <w:p w14:paraId="01E36344"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2.25E+07</w:t>
            </w:r>
          </w:p>
        </w:tc>
        <w:tc>
          <w:tcPr>
            <w:tcW w:w="953" w:type="dxa"/>
            <w:tcBorders>
              <w:top w:val="nil"/>
              <w:left w:val="nil"/>
              <w:bottom w:val="nil"/>
              <w:right w:val="nil"/>
            </w:tcBorders>
            <w:shd w:val="clear" w:color="000000" w:fill="FFFFFF"/>
            <w:vAlign w:val="center"/>
            <w:hideMark/>
          </w:tcPr>
          <w:p w14:paraId="0B63DC3B"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2.28E+07</w:t>
            </w:r>
          </w:p>
        </w:tc>
        <w:tc>
          <w:tcPr>
            <w:tcW w:w="960" w:type="dxa"/>
            <w:tcBorders>
              <w:top w:val="nil"/>
              <w:left w:val="nil"/>
              <w:bottom w:val="nil"/>
              <w:right w:val="nil"/>
            </w:tcBorders>
            <w:shd w:val="clear" w:color="000000" w:fill="FFFFFF"/>
            <w:vAlign w:val="center"/>
            <w:hideMark/>
          </w:tcPr>
          <w:p w14:paraId="11048394"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22556448</w:t>
            </w:r>
          </w:p>
        </w:tc>
      </w:tr>
      <w:tr w:rsidR="00546981" w:rsidRPr="00546981" w14:paraId="0E1B9C87" w14:textId="77777777" w:rsidTr="00546981">
        <w:trPr>
          <w:trHeight w:val="300"/>
        </w:trPr>
        <w:tc>
          <w:tcPr>
            <w:tcW w:w="932" w:type="dxa"/>
            <w:tcBorders>
              <w:top w:val="nil"/>
              <w:left w:val="nil"/>
              <w:bottom w:val="nil"/>
              <w:right w:val="nil"/>
            </w:tcBorders>
            <w:shd w:val="clear" w:color="000000" w:fill="F5F5F5"/>
            <w:vAlign w:val="center"/>
            <w:hideMark/>
          </w:tcPr>
          <w:p w14:paraId="12E4F2AA"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112</w:t>
            </w:r>
          </w:p>
        </w:tc>
        <w:tc>
          <w:tcPr>
            <w:tcW w:w="1283" w:type="dxa"/>
            <w:tcBorders>
              <w:top w:val="nil"/>
              <w:left w:val="nil"/>
              <w:bottom w:val="nil"/>
              <w:right w:val="nil"/>
            </w:tcBorders>
            <w:shd w:val="clear" w:color="000000" w:fill="F5F5F5"/>
            <w:vAlign w:val="center"/>
            <w:hideMark/>
          </w:tcPr>
          <w:p w14:paraId="743E13A2"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25/12/2022</w:t>
            </w:r>
          </w:p>
        </w:tc>
        <w:tc>
          <w:tcPr>
            <w:tcW w:w="971" w:type="dxa"/>
            <w:tcBorders>
              <w:top w:val="nil"/>
              <w:left w:val="nil"/>
              <w:bottom w:val="nil"/>
              <w:right w:val="nil"/>
            </w:tcBorders>
            <w:shd w:val="clear" w:color="000000" w:fill="F5F5F5"/>
            <w:vAlign w:val="center"/>
            <w:hideMark/>
          </w:tcPr>
          <w:p w14:paraId="0C8430AE"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2.26E+07</w:t>
            </w:r>
          </w:p>
        </w:tc>
        <w:tc>
          <w:tcPr>
            <w:tcW w:w="1001" w:type="dxa"/>
            <w:tcBorders>
              <w:top w:val="nil"/>
              <w:left w:val="nil"/>
              <w:bottom w:val="nil"/>
              <w:right w:val="nil"/>
            </w:tcBorders>
            <w:shd w:val="clear" w:color="000000" w:fill="F5F5F5"/>
            <w:vAlign w:val="center"/>
            <w:hideMark/>
          </w:tcPr>
          <w:p w14:paraId="464C3C62"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2.25E+07</w:t>
            </w:r>
          </w:p>
        </w:tc>
        <w:tc>
          <w:tcPr>
            <w:tcW w:w="953" w:type="dxa"/>
            <w:tcBorders>
              <w:top w:val="nil"/>
              <w:left w:val="nil"/>
              <w:bottom w:val="nil"/>
              <w:right w:val="nil"/>
            </w:tcBorders>
            <w:shd w:val="clear" w:color="000000" w:fill="F5F5F5"/>
            <w:vAlign w:val="center"/>
            <w:hideMark/>
          </w:tcPr>
          <w:p w14:paraId="75B545C7"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2.27E+07</w:t>
            </w:r>
          </w:p>
        </w:tc>
        <w:tc>
          <w:tcPr>
            <w:tcW w:w="960" w:type="dxa"/>
            <w:tcBorders>
              <w:top w:val="nil"/>
              <w:left w:val="nil"/>
              <w:bottom w:val="nil"/>
              <w:right w:val="nil"/>
            </w:tcBorders>
            <w:shd w:val="clear" w:color="000000" w:fill="F5F5F5"/>
            <w:vAlign w:val="center"/>
            <w:hideMark/>
          </w:tcPr>
          <w:p w14:paraId="4642DCC0"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22560110</w:t>
            </w:r>
          </w:p>
        </w:tc>
      </w:tr>
      <w:tr w:rsidR="00546981" w:rsidRPr="00546981" w14:paraId="409CE26A" w14:textId="77777777" w:rsidTr="00546981">
        <w:trPr>
          <w:trHeight w:val="300"/>
        </w:trPr>
        <w:tc>
          <w:tcPr>
            <w:tcW w:w="932" w:type="dxa"/>
            <w:tcBorders>
              <w:top w:val="nil"/>
              <w:left w:val="nil"/>
              <w:bottom w:val="nil"/>
              <w:right w:val="nil"/>
            </w:tcBorders>
            <w:shd w:val="clear" w:color="000000" w:fill="FFFFFF"/>
            <w:vAlign w:val="center"/>
            <w:hideMark/>
          </w:tcPr>
          <w:p w14:paraId="5450944C"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113</w:t>
            </w:r>
          </w:p>
        </w:tc>
        <w:tc>
          <w:tcPr>
            <w:tcW w:w="1283" w:type="dxa"/>
            <w:tcBorders>
              <w:top w:val="nil"/>
              <w:left w:val="nil"/>
              <w:bottom w:val="nil"/>
              <w:right w:val="nil"/>
            </w:tcBorders>
            <w:shd w:val="clear" w:color="000000" w:fill="FFFFFF"/>
            <w:vAlign w:val="center"/>
            <w:hideMark/>
          </w:tcPr>
          <w:p w14:paraId="32561CB9"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26/12/2022</w:t>
            </w:r>
          </w:p>
        </w:tc>
        <w:tc>
          <w:tcPr>
            <w:tcW w:w="971" w:type="dxa"/>
            <w:tcBorders>
              <w:top w:val="nil"/>
              <w:left w:val="nil"/>
              <w:bottom w:val="nil"/>
              <w:right w:val="nil"/>
            </w:tcBorders>
            <w:shd w:val="clear" w:color="000000" w:fill="FFFFFF"/>
            <w:vAlign w:val="center"/>
            <w:hideMark/>
          </w:tcPr>
          <w:p w14:paraId="2C98BB60"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2.26E+07</w:t>
            </w:r>
          </w:p>
        </w:tc>
        <w:tc>
          <w:tcPr>
            <w:tcW w:w="1001" w:type="dxa"/>
            <w:tcBorders>
              <w:top w:val="nil"/>
              <w:left w:val="nil"/>
              <w:bottom w:val="nil"/>
              <w:right w:val="nil"/>
            </w:tcBorders>
            <w:shd w:val="clear" w:color="000000" w:fill="FFFFFF"/>
            <w:vAlign w:val="center"/>
            <w:hideMark/>
          </w:tcPr>
          <w:p w14:paraId="7A59275D"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2.25E+07</w:t>
            </w:r>
          </w:p>
        </w:tc>
        <w:tc>
          <w:tcPr>
            <w:tcW w:w="953" w:type="dxa"/>
            <w:tcBorders>
              <w:top w:val="nil"/>
              <w:left w:val="nil"/>
              <w:bottom w:val="nil"/>
              <w:right w:val="nil"/>
            </w:tcBorders>
            <w:shd w:val="clear" w:color="000000" w:fill="FFFFFF"/>
            <w:vAlign w:val="center"/>
            <w:hideMark/>
          </w:tcPr>
          <w:p w14:paraId="494824A7"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2.27E+07</w:t>
            </w:r>
          </w:p>
        </w:tc>
        <w:tc>
          <w:tcPr>
            <w:tcW w:w="960" w:type="dxa"/>
            <w:tcBorders>
              <w:top w:val="nil"/>
              <w:left w:val="nil"/>
              <w:bottom w:val="nil"/>
              <w:right w:val="nil"/>
            </w:tcBorders>
            <w:shd w:val="clear" w:color="000000" w:fill="FFFFFF"/>
            <w:vAlign w:val="center"/>
            <w:hideMark/>
          </w:tcPr>
          <w:p w14:paraId="6FB2FCE5"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22564959</w:t>
            </w:r>
          </w:p>
        </w:tc>
      </w:tr>
      <w:tr w:rsidR="00546981" w:rsidRPr="00546981" w14:paraId="09E443DA" w14:textId="77777777" w:rsidTr="00546981">
        <w:trPr>
          <w:trHeight w:val="300"/>
        </w:trPr>
        <w:tc>
          <w:tcPr>
            <w:tcW w:w="932" w:type="dxa"/>
            <w:tcBorders>
              <w:top w:val="nil"/>
              <w:left w:val="nil"/>
              <w:bottom w:val="nil"/>
              <w:right w:val="nil"/>
            </w:tcBorders>
            <w:shd w:val="clear" w:color="000000" w:fill="F5F5F5"/>
            <w:vAlign w:val="center"/>
            <w:hideMark/>
          </w:tcPr>
          <w:p w14:paraId="5DA6D4D9"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114</w:t>
            </w:r>
          </w:p>
        </w:tc>
        <w:tc>
          <w:tcPr>
            <w:tcW w:w="1283" w:type="dxa"/>
            <w:tcBorders>
              <w:top w:val="nil"/>
              <w:left w:val="nil"/>
              <w:bottom w:val="nil"/>
              <w:right w:val="nil"/>
            </w:tcBorders>
            <w:shd w:val="clear" w:color="000000" w:fill="F5F5F5"/>
            <w:vAlign w:val="center"/>
            <w:hideMark/>
          </w:tcPr>
          <w:p w14:paraId="64406897"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27/12/2022</w:t>
            </w:r>
          </w:p>
        </w:tc>
        <w:tc>
          <w:tcPr>
            <w:tcW w:w="971" w:type="dxa"/>
            <w:tcBorders>
              <w:top w:val="nil"/>
              <w:left w:val="nil"/>
              <w:bottom w:val="nil"/>
              <w:right w:val="nil"/>
            </w:tcBorders>
            <w:shd w:val="clear" w:color="000000" w:fill="F5F5F5"/>
            <w:vAlign w:val="center"/>
            <w:hideMark/>
          </w:tcPr>
          <w:p w14:paraId="15F947F1"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2.27E+07</w:t>
            </w:r>
          </w:p>
        </w:tc>
        <w:tc>
          <w:tcPr>
            <w:tcW w:w="1001" w:type="dxa"/>
            <w:tcBorders>
              <w:top w:val="nil"/>
              <w:left w:val="nil"/>
              <w:bottom w:val="nil"/>
              <w:right w:val="nil"/>
            </w:tcBorders>
            <w:shd w:val="clear" w:color="000000" w:fill="F5F5F5"/>
            <w:vAlign w:val="center"/>
            <w:hideMark/>
          </w:tcPr>
          <w:p w14:paraId="1749AF49"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2.26E+07</w:t>
            </w:r>
          </w:p>
        </w:tc>
        <w:tc>
          <w:tcPr>
            <w:tcW w:w="953" w:type="dxa"/>
            <w:tcBorders>
              <w:top w:val="nil"/>
              <w:left w:val="nil"/>
              <w:bottom w:val="nil"/>
              <w:right w:val="nil"/>
            </w:tcBorders>
            <w:shd w:val="clear" w:color="000000" w:fill="F5F5F5"/>
            <w:vAlign w:val="center"/>
            <w:hideMark/>
          </w:tcPr>
          <w:p w14:paraId="00D648FB"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2.28E+07</w:t>
            </w:r>
          </w:p>
        </w:tc>
        <w:tc>
          <w:tcPr>
            <w:tcW w:w="960" w:type="dxa"/>
            <w:tcBorders>
              <w:top w:val="nil"/>
              <w:left w:val="nil"/>
              <w:bottom w:val="nil"/>
              <w:right w:val="nil"/>
            </w:tcBorders>
            <w:shd w:val="clear" w:color="000000" w:fill="F5F5F5"/>
            <w:vAlign w:val="center"/>
            <w:hideMark/>
          </w:tcPr>
          <w:p w14:paraId="37BA8745"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22571411</w:t>
            </w:r>
          </w:p>
        </w:tc>
      </w:tr>
      <w:tr w:rsidR="00546981" w:rsidRPr="00546981" w14:paraId="5B5C30DC" w14:textId="77777777" w:rsidTr="00546981">
        <w:trPr>
          <w:trHeight w:val="300"/>
        </w:trPr>
        <w:tc>
          <w:tcPr>
            <w:tcW w:w="932" w:type="dxa"/>
            <w:tcBorders>
              <w:top w:val="nil"/>
              <w:left w:val="nil"/>
              <w:bottom w:val="nil"/>
              <w:right w:val="nil"/>
            </w:tcBorders>
            <w:shd w:val="clear" w:color="000000" w:fill="FFFFFF"/>
            <w:vAlign w:val="center"/>
            <w:hideMark/>
          </w:tcPr>
          <w:p w14:paraId="150BC2B6"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115</w:t>
            </w:r>
          </w:p>
        </w:tc>
        <w:tc>
          <w:tcPr>
            <w:tcW w:w="1283" w:type="dxa"/>
            <w:tcBorders>
              <w:top w:val="nil"/>
              <w:left w:val="nil"/>
              <w:bottom w:val="nil"/>
              <w:right w:val="nil"/>
            </w:tcBorders>
            <w:shd w:val="clear" w:color="000000" w:fill="FFFFFF"/>
            <w:vAlign w:val="center"/>
            <w:hideMark/>
          </w:tcPr>
          <w:p w14:paraId="7F3982A6"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28/12/2022</w:t>
            </w:r>
          </w:p>
        </w:tc>
        <w:tc>
          <w:tcPr>
            <w:tcW w:w="971" w:type="dxa"/>
            <w:tcBorders>
              <w:top w:val="nil"/>
              <w:left w:val="nil"/>
              <w:bottom w:val="nil"/>
              <w:right w:val="nil"/>
            </w:tcBorders>
            <w:shd w:val="clear" w:color="000000" w:fill="FFFFFF"/>
            <w:vAlign w:val="center"/>
            <w:hideMark/>
          </w:tcPr>
          <w:p w14:paraId="5C5625E5"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2.29E+07</w:t>
            </w:r>
          </w:p>
        </w:tc>
        <w:tc>
          <w:tcPr>
            <w:tcW w:w="1001" w:type="dxa"/>
            <w:tcBorders>
              <w:top w:val="nil"/>
              <w:left w:val="nil"/>
              <w:bottom w:val="nil"/>
              <w:right w:val="nil"/>
            </w:tcBorders>
            <w:shd w:val="clear" w:color="000000" w:fill="FFFFFF"/>
            <w:vAlign w:val="center"/>
            <w:hideMark/>
          </w:tcPr>
          <w:p w14:paraId="6FF8AB50"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2.28E+07</w:t>
            </w:r>
          </w:p>
        </w:tc>
        <w:tc>
          <w:tcPr>
            <w:tcW w:w="953" w:type="dxa"/>
            <w:tcBorders>
              <w:top w:val="nil"/>
              <w:left w:val="nil"/>
              <w:bottom w:val="nil"/>
              <w:right w:val="nil"/>
            </w:tcBorders>
            <w:shd w:val="clear" w:color="000000" w:fill="FFFFFF"/>
            <w:vAlign w:val="center"/>
            <w:hideMark/>
          </w:tcPr>
          <w:p w14:paraId="31D11632"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2.30E+07</w:t>
            </w:r>
          </w:p>
        </w:tc>
        <w:tc>
          <w:tcPr>
            <w:tcW w:w="960" w:type="dxa"/>
            <w:tcBorders>
              <w:top w:val="nil"/>
              <w:left w:val="nil"/>
              <w:bottom w:val="nil"/>
              <w:right w:val="nil"/>
            </w:tcBorders>
            <w:shd w:val="clear" w:color="000000" w:fill="FFFFFF"/>
            <w:vAlign w:val="center"/>
            <w:hideMark/>
          </w:tcPr>
          <w:p w14:paraId="3D4D5900"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22579654</w:t>
            </w:r>
          </w:p>
        </w:tc>
      </w:tr>
      <w:tr w:rsidR="00546981" w:rsidRPr="00546981" w14:paraId="101E7AD7" w14:textId="77777777" w:rsidTr="00546981">
        <w:trPr>
          <w:trHeight w:val="300"/>
        </w:trPr>
        <w:tc>
          <w:tcPr>
            <w:tcW w:w="932" w:type="dxa"/>
            <w:tcBorders>
              <w:top w:val="nil"/>
              <w:left w:val="nil"/>
              <w:bottom w:val="nil"/>
              <w:right w:val="nil"/>
            </w:tcBorders>
            <w:shd w:val="clear" w:color="000000" w:fill="F5F5F5"/>
            <w:vAlign w:val="center"/>
            <w:hideMark/>
          </w:tcPr>
          <w:p w14:paraId="7ACB5C48"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116</w:t>
            </w:r>
          </w:p>
        </w:tc>
        <w:tc>
          <w:tcPr>
            <w:tcW w:w="1283" w:type="dxa"/>
            <w:tcBorders>
              <w:top w:val="nil"/>
              <w:left w:val="nil"/>
              <w:bottom w:val="nil"/>
              <w:right w:val="nil"/>
            </w:tcBorders>
            <w:shd w:val="clear" w:color="000000" w:fill="F5F5F5"/>
            <w:vAlign w:val="center"/>
            <w:hideMark/>
          </w:tcPr>
          <w:p w14:paraId="66A039BA"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29/12/2022</w:t>
            </w:r>
          </w:p>
        </w:tc>
        <w:tc>
          <w:tcPr>
            <w:tcW w:w="971" w:type="dxa"/>
            <w:tcBorders>
              <w:top w:val="nil"/>
              <w:left w:val="nil"/>
              <w:bottom w:val="nil"/>
              <w:right w:val="nil"/>
            </w:tcBorders>
            <w:shd w:val="clear" w:color="000000" w:fill="F5F5F5"/>
            <w:vAlign w:val="center"/>
            <w:hideMark/>
          </w:tcPr>
          <w:p w14:paraId="2BD39347"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2.29E+07</w:t>
            </w:r>
          </w:p>
        </w:tc>
        <w:tc>
          <w:tcPr>
            <w:tcW w:w="1001" w:type="dxa"/>
            <w:tcBorders>
              <w:top w:val="nil"/>
              <w:left w:val="nil"/>
              <w:bottom w:val="nil"/>
              <w:right w:val="nil"/>
            </w:tcBorders>
            <w:shd w:val="clear" w:color="000000" w:fill="F5F5F5"/>
            <w:vAlign w:val="center"/>
            <w:hideMark/>
          </w:tcPr>
          <w:p w14:paraId="6EC5C42F"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2.28E+07</w:t>
            </w:r>
          </w:p>
        </w:tc>
        <w:tc>
          <w:tcPr>
            <w:tcW w:w="953" w:type="dxa"/>
            <w:tcBorders>
              <w:top w:val="nil"/>
              <w:left w:val="nil"/>
              <w:bottom w:val="nil"/>
              <w:right w:val="nil"/>
            </w:tcBorders>
            <w:shd w:val="clear" w:color="000000" w:fill="F5F5F5"/>
            <w:vAlign w:val="center"/>
            <w:hideMark/>
          </w:tcPr>
          <w:p w14:paraId="34044486"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2.30E+07</w:t>
            </w:r>
          </w:p>
        </w:tc>
        <w:tc>
          <w:tcPr>
            <w:tcW w:w="960" w:type="dxa"/>
            <w:tcBorders>
              <w:top w:val="nil"/>
              <w:left w:val="nil"/>
              <w:bottom w:val="nil"/>
              <w:right w:val="nil"/>
            </w:tcBorders>
            <w:shd w:val="clear" w:color="000000" w:fill="F5F5F5"/>
            <w:vAlign w:val="center"/>
            <w:hideMark/>
          </w:tcPr>
          <w:p w14:paraId="22C58F7D"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22587176</w:t>
            </w:r>
          </w:p>
        </w:tc>
      </w:tr>
      <w:tr w:rsidR="00546981" w:rsidRPr="00546981" w14:paraId="6655B3F0" w14:textId="77777777" w:rsidTr="00546981">
        <w:trPr>
          <w:trHeight w:val="300"/>
        </w:trPr>
        <w:tc>
          <w:tcPr>
            <w:tcW w:w="932" w:type="dxa"/>
            <w:tcBorders>
              <w:top w:val="nil"/>
              <w:left w:val="nil"/>
              <w:bottom w:val="nil"/>
              <w:right w:val="nil"/>
            </w:tcBorders>
            <w:shd w:val="clear" w:color="000000" w:fill="FFFFFF"/>
            <w:vAlign w:val="center"/>
            <w:hideMark/>
          </w:tcPr>
          <w:p w14:paraId="7C5B4811"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117</w:t>
            </w:r>
          </w:p>
        </w:tc>
        <w:tc>
          <w:tcPr>
            <w:tcW w:w="1283" w:type="dxa"/>
            <w:tcBorders>
              <w:top w:val="nil"/>
              <w:left w:val="nil"/>
              <w:bottom w:val="nil"/>
              <w:right w:val="nil"/>
            </w:tcBorders>
            <w:shd w:val="clear" w:color="000000" w:fill="FFFFFF"/>
            <w:vAlign w:val="center"/>
            <w:hideMark/>
          </w:tcPr>
          <w:p w14:paraId="54E8BCB2"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30/12/2022</w:t>
            </w:r>
          </w:p>
        </w:tc>
        <w:tc>
          <w:tcPr>
            <w:tcW w:w="971" w:type="dxa"/>
            <w:tcBorders>
              <w:top w:val="nil"/>
              <w:left w:val="nil"/>
              <w:bottom w:val="nil"/>
              <w:right w:val="nil"/>
            </w:tcBorders>
            <w:shd w:val="clear" w:color="000000" w:fill="FFFFFF"/>
            <w:vAlign w:val="center"/>
            <w:hideMark/>
          </w:tcPr>
          <w:p w14:paraId="7F9BD0B4"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2.30E+07</w:t>
            </w:r>
          </w:p>
        </w:tc>
        <w:tc>
          <w:tcPr>
            <w:tcW w:w="1001" w:type="dxa"/>
            <w:tcBorders>
              <w:top w:val="nil"/>
              <w:left w:val="nil"/>
              <w:bottom w:val="nil"/>
              <w:right w:val="nil"/>
            </w:tcBorders>
            <w:shd w:val="clear" w:color="000000" w:fill="FFFFFF"/>
            <w:vAlign w:val="center"/>
            <w:hideMark/>
          </w:tcPr>
          <w:p w14:paraId="17A273A4"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2.29E+07</w:t>
            </w:r>
          </w:p>
        </w:tc>
        <w:tc>
          <w:tcPr>
            <w:tcW w:w="953" w:type="dxa"/>
            <w:tcBorders>
              <w:top w:val="nil"/>
              <w:left w:val="nil"/>
              <w:bottom w:val="nil"/>
              <w:right w:val="nil"/>
            </w:tcBorders>
            <w:shd w:val="clear" w:color="000000" w:fill="FFFFFF"/>
            <w:vAlign w:val="center"/>
            <w:hideMark/>
          </w:tcPr>
          <w:p w14:paraId="4E3B23EF"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2.31E+07</w:t>
            </w:r>
          </w:p>
        </w:tc>
        <w:tc>
          <w:tcPr>
            <w:tcW w:w="960" w:type="dxa"/>
            <w:tcBorders>
              <w:top w:val="nil"/>
              <w:left w:val="nil"/>
              <w:bottom w:val="nil"/>
              <w:right w:val="nil"/>
            </w:tcBorders>
            <w:shd w:val="clear" w:color="000000" w:fill="FFFFFF"/>
            <w:vAlign w:val="center"/>
            <w:hideMark/>
          </w:tcPr>
          <w:p w14:paraId="4DDE5AFE"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22593153</w:t>
            </w:r>
          </w:p>
        </w:tc>
      </w:tr>
      <w:tr w:rsidR="00546981" w:rsidRPr="00546981" w14:paraId="13B7AB5C" w14:textId="77777777" w:rsidTr="00546981">
        <w:trPr>
          <w:trHeight w:val="300"/>
        </w:trPr>
        <w:tc>
          <w:tcPr>
            <w:tcW w:w="932" w:type="dxa"/>
            <w:tcBorders>
              <w:top w:val="nil"/>
              <w:left w:val="nil"/>
              <w:bottom w:val="nil"/>
              <w:right w:val="nil"/>
            </w:tcBorders>
            <w:shd w:val="clear" w:color="000000" w:fill="F5F5F5"/>
            <w:vAlign w:val="center"/>
            <w:hideMark/>
          </w:tcPr>
          <w:p w14:paraId="00E4ED16"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118</w:t>
            </w:r>
          </w:p>
        </w:tc>
        <w:tc>
          <w:tcPr>
            <w:tcW w:w="1283" w:type="dxa"/>
            <w:tcBorders>
              <w:top w:val="nil"/>
              <w:left w:val="nil"/>
              <w:bottom w:val="nil"/>
              <w:right w:val="nil"/>
            </w:tcBorders>
            <w:shd w:val="clear" w:color="000000" w:fill="F5F5F5"/>
            <w:vAlign w:val="center"/>
            <w:hideMark/>
          </w:tcPr>
          <w:p w14:paraId="696811DF"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31/12/2022</w:t>
            </w:r>
          </w:p>
        </w:tc>
        <w:tc>
          <w:tcPr>
            <w:tcW w:w="971" w:type="dxa"/>
            <w:tcBorders>
              <w:top w:val="nil"/>
              <w:left w:val="nil"/>
              <w:bottom w:val="nil"/>
              <w:right w:val="nil"/>
            </w:tcBorders>
            <w:shd w:val="clear" w:color="000000" w:fill="F5F5F5"/>
            <w:vAlign w:val="center"/>
            <w:hideMark/>
          </w:tcPr>
          <w:p w14:paraId="588290A5"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2.30E+07</w:t>
            </w:r>
          </w:p>
        </w:tc>
        <w:tc>
          <w:tcPr>
            <w:tcW w:w="1001" w:type="dxa"/>
            <w:tcBorders>
              <w:top w:val="nil"/>
              <w:left w:val="nil"/>
              <w:bottom w:val="nil"/>
              <w:right w:val="nil"/>
            </w:tcBorders>
            <w:shd w:val="clear" w:color="000000" w:fill="F5F5F5"/>
            <w:vAlign w:val="center"/>
            <w:hideMark/>
          </w:tcPr>
          <w:p w14:paraId="23F4002E"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2.29E+07</w:t>
            </w:r>
          </w:p>
        </w:tc>
        <w:tc>
          <w:tcPr>
            <w:tcW w:w="953" w:type="dxa"/>
            <w:tcBorders>
              <w:top w:val="nil"/>
              <w:left w:val="nil"/>
              <w:bottom w:val="nil"/>
              <w:right w:val="nil"/>
            </w:tcBorders>
            <w:shd w:val="clear" w:color="000000" w:fill="F5F5F5"/>
            <w:vAlign w:val="center"/>
            <w:hideMark/>
          </w:tcPr>
          <w:p w14:paraId="62B7B050"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2.32E+07</w:t>
            </w:r>
          </w:p>
        </w:tc>
        <w:tc>
          <w:tcPr>
            <w:tcW w:w="960" w:type="dxa"/>
            <w:tcBorders>
              <w:top w:val="nil"/>
              <w:left w:val="nil"/>
              <w:bottom w:val="nil"/>
              <w:right w:val="nil"/>
            </w:tcBorders>
            <w:shd w:val="clear" w:color="000000" w:fill="F5F5F5"/>
            <w:vAlign w:val="center"/>
            <w:hideMark/>
          </w:tcPr>
          <w:p w14:paraId="3BF3D178"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22597351</w:t>
            </w:r>
          </w:p>
        </w:tc>
      </w:tr>
      <w:tr w:rsidR="00546981" w:rsidRPr="00546981" w14:paraId="5CA75532" w14:textId="77777777" w:rsidTr="00546981">
        <w:trPr>
          <w:trHeight w:val="300"/>
        </w:trPr>
        <w:tc>
          <w:tcPr>
            <w:tcW w:w="932" w:type="dxa"/>
            <w:tcBorders>
              <w:top w:val="nil"/>
              <w:left w:val="nil"/>
              <w:bottom w:val="nil"/>
              <w:right w:val="nil"/>
            </w:tcBorders>
            <w:shd w:val="clear" w:color="000000" w:fill="FFFFFF"/>
            <w:vAlign w:val="center"/>
            <w:hideMark/>
          </w:tcPr>
          <w:p w14:paraId="083595D5"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119</w:t>
            </w:r>
          </w:p>
        </w:tc>
        <w:tc>
          <w:tcPr>
            <w:tcW w:w="1283" w:type="dxa"/>
            <w:tcBorders>
              <w:top w:val="nil"/>
              <w:left w:val="nil"/>
              <w:bottom w:val="nil"/>
              <w:right w:val="nil"/>
            </w:tcBorders>
            <w:shd w:val="clear" w:color="000000" w:fill="FFFFFF"/>
            <w:vAlign w:val="center"/>
            <w:hideMark/>
          </w:tcPr>
          <w:p w14:paraId="0AC1C2B5"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01/01/2023</w:t>
            </w:r>
          </w:p>
        </w:tc>
        <w:tc>
          <w:tcPr>
            <w:tcW w:w="971" w:type="dxa"/>
            <w:tcBorders>
              <w:top w:val="nil"/>
              <w:left w:val="nil"/>
              <w:bottom w:val="nil"/>
              <w:right w:val="nil"/>
            </w:tcBorders>
            <w:shd w:val="clear" w:color="000000" w:fill="FFFFFF"/>
            <w:vAlign w:val="center"/>
            <w:hideMark/>
          </w:tcPr>
          <w:p w14:paraId="46574151"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2.30E+07</w:t>
            </w:r>
          </w:p>
        </w:tc>
        <w:tc>
          <w:tcPr>
            <w:tcW w:w="1001" w:type="dxa"/>
            <w:tcBorders>
              <w:top w:val="nil"/>
              <w:left w:val="nil"/>
              <w:bottom w:val="nil"/>
              <w:right w:val="nil"/>
            </w:tcBorders>
            <w:shd w:val="clear" w:color="000000" w:fill="FFFFFF"/>
            <w:vAlign w:val="center"/>
            <w:hideMark/>
          </w:tcPr>
          <w:p w14:paraId="1C7196AC"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2.29E+07</w:t>
            </w:r>
          </w:p>
        </w:tc>
        <w:tc>
          <w:tcPr>
            <w:tcW w:w="953" w:type="dxa"/>
            <w:tcBorders>
              <w:top w:val="nil"/>
              <w:left w:val="nil"/>
              <w:bottom w:val="nil"/>
              <w:right w:val="nil"/>
            </w:tcBorders>
            <w:shd w:val="clear" w:color="000000" w:fill="FFFFFF"/>
            <w:vAlign w:val="center"/>
            <w:hideMark/>
          </w:tcPr>
          <w:p w14:paraId="4CADFA95"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2.31E+07</w:t>
            </w:r>
          </w:p>
        </w:tc>
        <w:tc>
          <w:tcPr>
            <w:tcW w:w="960" w:type="dxa"/>
            <w:tcBorders>
              <w:top w:val="nil"/>
              <w:left w:val="nil"/>
              <w:bottom w:val="nil"/>
              <w:right w:val="nil"/>
            </w:tcBorders>
            <w:shd w:val="clear" w:color="000000" w:fill="FFFFFF"/>
            <w:vAlign w:val="center"/>
            <w:hideMark/>
          </w:tcPr>
          <w:p w14:paraId="49730583"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22600954</w:t>
            </w:r>
          </w:p>
        </w:tc>
      </w:tr>
      <w:tr w:rsidR="00546981" w:rsidRPr="00546981" w14:paraId="3ADBE4CE" w14:textId="77777777" w:rsidTr="00546981">
        <w:trPr>
          <w:trHeight w:val="300"/>
        </w:trPr>
        <w:tc>
          <w:tcPr>
            <w:tcW w:w="932" w:type="dxa"/>
            <w:tcBorders>
              <w:top w:val="nil"/>
              <w:left w:val="nil"/>
              <w:bottom w:val="nil"/>
              <w:right w:val="nil"/>
            </w:tcBorders>
            <w:shd w:val="clear" w:color="000000" w:fill="F5F5F5"/>
            <w:vAlign w:val="center"/>
            <w:hideMark/>
          </w:tcPr>
          <w:p w14:paraId="1A7C3A81"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120</w:t>
            </w:r>
          </w:p>
        </w:tc>
        <w:tc>
          <w:tcPr>
            <w:tcW w:w="1283" w:type="dxa"/>
            <w:tcBorders>
              <w:top w:val="nil"/>
              <w:left w:val="nil"/>
              <w:bottom w:val="nil"/>
              <w:right w:val="nil"/>
            </w:tcBorders>
            <w:shd w:val="clear" w:color="000000" w:fill="F5F5F5"/>
            <w:vAlign w:val="center"/>
            <w:hideMark/>
          </w:tcPr>
          <w:p w14:paraId="2ADD2A73"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12/01/2023</w:t>
            </w:r>
          </w:p>
        </w:tc>
        <w:tc>
          <w:tcPr>
            <w:tcW w:w="971" w:type="dxa"/>
            <w:tcBorders>
              <w:top w:val="nil"/>
              <w:left w:val="nil"/>
              <w:bottom w:val="nil"/>
              <w:right w:val="nil"/>
            </w:tcBorders>
            <w:shd w:val="clear" w:color="000000" w:fill="F5F5F5"/>
            <w:vAlign w:val="center"/>
            <w:hideMark/>
          </w:tcPr>
          <w:p w14:paraId="01B2517A"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2.29E+07</w:t>
            </w:r>
          </w:p>
        </w:tc>
        <w:tc>
          <w:tcPr>
            <w:tcW w:w="1001" w:type="dxa"/>
            <w:tcBorders>
              <w:top w:val="nil"/>
              <w:left w:val="nil"/>
              <w:bottom w:val="nil"/>
              <w:right w:val="nil"/>
            </w:tcBorders>
            <w:shd w:val="clear" w:color="000000" w:fill="F5F5F5"/>
            <w:vAlign w:val="center"/>
            <w:hideMark/>
          </w:tcPr>
          <w:p w14:paraId="30EC64AD"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2.28E+07</w:t>
            </w:r>
          </w:p>
        </w:tc>
        <w:tc>
          <w:tcPr>
            <w:tcW w:w="953" w:type="dxa"/>
            <w:tcBorders>
              <w:top w:val="nil"/>
              <w:left w:val="nil"/>
              <w:bottom w:val="nil"/>
              <w:right w:val="nil"/>
            </w:tcBorders>
            <w:shd w:val="clear" w:color="000000" w:fill="F5F5F5"/>
            <w:vAlign w:val="center"/>
            <w:hideMark/>
          </w:tcPr>
          <w:p w14:paraId="77DF12E5"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2.30E+07</w:t>
            </w:r>
          </w:p>
        </w:tc>
        <w:tc>
          <w:tcPr>
            <w:tcW w:w="960" w:type="dxa"/>
            <w:tcBorders>
              <w:top w:val="nil"/>
              <w:left w:val="nil"/>
              <w:bottom w:val="nil"/>
              <w:right w:val="nil"/>
            </w:tcBorders>
            <w:shd w:val="clear" w:color="000000" w:fill="F5F5F5"/>
            <w:vAlign w:val="center"/>
            <w:hideMark/>
          </w:tcPr>
          <w:p w14:paraId="43E4C810"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22643010</w:t>
            </w:r>
          </w:p>
        </w:tc>
      </w:tr>
      <w:tr w:rsidR="00546981" w:rsidRPr="00546981" w14:paraId="78A30C19" w14:textId="77777777" w:rsidTr="00546981">
        <w:trPr>
          <w:trHeight w:val="300"/>
        </w:trPr>
        <w:tc>
          <w:tcPr>
            <w:tcW w:w="932" w:type="dxa"/>
            <w:tcBorders>
              <w:top w:val="nil"/>
              <w:left w:val="nil"/>
              <w:bottom w:val="nil"/>
              <w:right w:val="nil"/>
            </w:tcBorders>
            <w:shd w:val="clear" w:color="000000" w:fill="FFFFFF"/>
            <w:vAlign w:val="center"/>
            <w:hideMark/>
          </w:tcPr>
          <w:p w14:paraId="20E58842"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121</w:t>
            </w:r>
          </w:p>
        </w:tc>
        <w:tc>
          <w:tcPr>
            <w:tcW w:w="1283" w:type="dxa"/>
            <w:tcBorders>
              <w:top w:val="nil"/>
              <w:left w:val="nil"/>
              <w:bottom w:val="nil"/>
              <w:right w:val="nil"/>
            </w:tcBorders>
            <w:shd w:val="clear" w:color="000000" w:fill="FFFFFF"/>
            <w:vAlign w:val="center"/>
            <w:hideMark/>
          </w:tcPr>
          <w:p w14:paraId="20A90227"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13/01/2023</w:t>
            </w:r>
          </w:p>
        </w:tc>
        <w:tc>
          <w:tcPr>
            <w:tcW w:w="971" w:type="dxa"/>
            <w:tcBorders>
              <w:top w:val="nil"/>
              <w:left w:val="nil"/>
              <w:bottom w:val="nil"/>
              <w:right w:val="nil"/>
            </w:tcBorders>
            <w:shd w:val="clear" w:color="000000" w:fill="FFFFFF"/>
            <w:vAlign w:val="center"/>
            <w:hideMark/>
          </w:tcPr>
          <w:p w14:paraId="0EC45229"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2.29E+07</w:t>
            </w:r>
          </w:p>
        </w:tc>
        <w:tc>
          <w:tcPr>
            <w:tcW w:w="1001" w:type="dxa"/>
            <w:tcBorders>
              <w:top w:val="nil"/>
              <w:left w:val="nil"/>
              <w:bottom w:val="nil"/>
              <w:right w:val="nil"/>
            </w:tcBorders>
            <w:shd w:val="clear" w:color="000000" w:fill="FFFFFF"/>
            <w:vAlign w:val="center"/>
            <w:hideMark/>
          </w:tcPr>
          <w:p w14:paraId="1C90A705"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2.28E+07</w:t>
            </w:r>
          </w:p>
        </w:tc>
        <w:tc>
          <w:tcPr>
            <w:tcW w:w="953" w:type="dxa"/>
            <w:tcBorders>
              <w:top w:val="nil"/>
              <w:left w:val="nil"/>
              <w:bottom w:val="nil"/>
              <w:right w:val="nil"/>
            </w:tcBorders>
            <w:shd w:val="clear" w:color="000000" w:fill="FFFFFF"/>
            <w:vAlign w:val="center"/>
            <w:hideMark/>
          </w:tcPr>
          <w:p w14:paraId="7464202A"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2.30E+07</w:t>
            </w:r>
          </w:p>
        </w:tc>
        <w:tc>
          <w:tcPr>
            <w:tcW w:w="960" w:type="dxa"/>
            <w:tcBorders>
              <w:top w:val="nil"/>
              <w:left w:val="nil"/>
              <w:bottom w:val="nil"/>
              <w:right w:val="nil"/>
            </w:tcBorders>
            <w:shd w:val="clear" w:color="000000" w:fill="FFFFFF"/>
            <w:vAlign w:val="center"/>
            <w:hideMark/>
          </w:tcPr>
          <w:p w14:paraId="4032D1AF"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22645104</w:t>
            </w:r>
          </w:p>
        </w:tc>
      </w:tr>
      <w:tr w:rsidR="00546981" w:rsidRPr="00546981" w14:paraId="10627254" w14:textId="77777777" w:rsidTr="00546981">
        <w:trPr>
          <w:trHeight w:val="300"/>
        </w:trPr>
        <w:tc>
          <w:tcPr>
            <w:tcW w:w="932" w:type="dxa"/>
            <w:tcBorders>
              <w:top w:val="nil"/>
              <w:left w:val="nil"/>
              <w:bottom w:val="nil"/>
              <w:right w:val="nil"/>
            </w:tcBorders>
            <w:shd w:val="clear" w:color="000000" w:fill="F5F5F5"/>
            <w:vAlign w:val="center"/>
            <w:hideMark/>
          </w:tcPr>
          <w:p w14:paraId="22142002"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122</w:t>
            </w:r>
          </w:p>
        </w:tc>
        <w:tc>
          <w:tcPr>
            <w:tcW w:w="1283" w:type="dxa"/>
            <w:tcBorders>
              <w:top w:val="nil"/>
              <w:left w:val="nil"/>
              <w:bottom w:val="nil"/>
              <w:right w:val="nil"/>
            </w:tcBorders>
            <w:shd w:val="clear" w:color="000000" w:fill="F5F5F5"/>
            <w:vAlign w:val="center"/>
            <w:hideMark/>
          </w:tcPr>
          <w:p w14:paraId="791CA931"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14/01/2023</w:t>
            </w:r>
          </w:p>
        </w:tc>
        <w:tc>
          <w:tcPr>
            <w:tcW w:w="971" w:type="dxa"/>
            <w:tcBorders>
              <w:top w:val="nil"/>
              <w:left w:val="nil"/>
              <w:bottom w:val="nil"/>
              <w:right w:val="nil"/>
            </w:tcBorders>
            <w:shd w:val="clear" w:color="000000" w:fill="F5F5F5"/>
            <w:vAlign w:val="center"/>
            <w:hideMark/>
          </w:tcPr>
          <w:p w14:paraId="5B93AD0B"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2.29E+07</w:t>
            </w:r>
          </w:p>
        </w:tc>
        <w:tc>
          <w:tcPr>
            <w:tcW w:w="1001" w:type="dxa"/>
            <w:tcBorders>
              <w:top w:val="nil"/>
              <w:left w:val="nil"/>
              <w:bottom w:val="nil"/>
              <w:right w:val="nil"/>
            </w:tcBorders>
            <w:shd w:val="clear" w:color="000000" w:fill="F5F5F5"/>
            <w:vAlign w:val="center"/>
            <w:hideMark/>
          </w:tcPr>
          <w:p w14:paraId="4B625CBB"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2.28E+07</w:t>
            </w:r>
          </w:p>
        </w:tc>
        <w:tc>
          <w:tcPr>
            <w:tcW w:w="953" w:type="dxa"/>
            <w:tcBorders>
              <w:top w:val="nil"/>
              <w:left w:val="nil"/>
              <w:bottom w:val="nil"/>
              <w:right w:val="nil"/>
            </w:tcBorders>
            <w:shd w:val="clear" w:color="000000" w:fill="F5F5F5"/>
            <w:vAlign w:val="center"/>
            <w:hideMark/>
          </w:tcPr>
          <w:p w14:paraId="178C54B1"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2.31E+07</w:t>
            </w:r>
          </w:p>
        </w:tc>
        <w:tc>
          <w:tcPr>
            <w:tcW w:w="960" w:type="dxa"/>
            <w:tcBorders>
              <w:top w:val="nil"/>
              <w:left w:val="nil"/>
              <w:bottom w:val="nil"/>
              <w:right w:val="nil"/>
            </w:tcBorders>
            <w:shd w:val="clear" w:color="000000" w:fill="F5F5F5"/>
            <w:vAlign w:val="center"/>
            <w:hideMark/>
          </w:tcPr>
          <w:p w14:paraId="7D99CD35"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22646571</w:t>
            </w:r>
          </w:p>
        </w:tc>
      </w:tr>
      <w:tr w:rsidR="00546981" w:rsidRPr="00546981" w14:paraId="51CAF0EE" w14:textId="77777777" w:rsidTr="00546981">
        <w:trPr>
          <w:trHeight w:val="300"/>
        </w:trPr>
        <w:tc>
          <w:tcPr>
            <w:tcW w:w="932" w:type="dxa"/>
            <w:tcBorders>
              <w:top w:val="nil"/>
              <w:left w:val="nil"/>
              <w:bottom w:val="nil"/>
              <w:right w:val="nil"/>
            </w:tcBorders>
            <w:shd w:val="clear" w:color="000000" w:fill="FFFFFF"/>
            <w:vAlign w:val="center"/>
            <w:hideMark/>
          </w:tcPr>
          <w:p w14:paraId="2BC8AE99"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123</w:t>
            </w:r>
          </w:p>
        </w:tc>
        <w:tc>
          <w:tcPr>
            <w:tcW w:w="1283" w:type="dxa"/>
            <w:tcBorders>
              <w:top w:val="nil"/>
              <w:left w:val="nil"/>
              <w:bottom w:val="nil"/>
              <w:right w:val="nil"/>
            </w:tcBorders>
            <w:shd w:val="clear" w:color="000000" w:fill="FFFFFF"/>
            <w:vAlign w:val="center"/>
            <w:hideMark/>
          </w:tcPr>
          <w:p w14:paraId="4CDEF242"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15/01/2023</w:t>
            </w:r>
          </w:p>
        </w:tc>
        <w:tc>
          <w:tcPr>
            <w:tcW w:w="971" w:type="dxa"/>
            <w:tcBorders>
              <w:top w:val="nil"/>
              <w:left w:val="nil"/>
              <w:bottom w:val="nil"/>
              <w:right w:val="nil"/>
            </w:tcBorders>
            <w:shd w:val="clear" w:color="000000" w:fill="FFFFFF"/>
            <w:vAlign w:val="center"/>
            <w:hideMark/>
          </w:tcPr>
          <w:p w14:paraId="20009D2E"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2.29E+07</w:t>
            </w:r>
          </w:p>
        </w:tc>
        <w:tc>
          <w:tcPr>
            <w:tcW w:w="1001" w:type="dxa"/>
            <w:tcBorders>
              <w:top w:val="nil"/>
              <w:left w:val="nil"/>
              <w:bottom w:val="nil"/>
              <w:right w:val="nil"/>
            </w:tcBorders>
            <w:shd w:val="clear" w:color="000000" w:fill="FFFFFF"/>
            <w:vAlign w:val="center"/>
            <w:hideMark/>
          </w:tcPr>
          <w:p w14:paraId="529AA0F6"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2.28E+07</w:t>
            </w:r>
          </w:p>
        </w:tc>
        <w:tc>
          <w:tcPr>
            <w:tcW w:w="953" w:type="dxa"/>
            <w:tcBorders>
              <w:top w:val="nil"/>
              <w:left w:val="nil"/>
              <w:bottom w:val="nil"/>
              <w:right w:val="nil"/>
            </w:tcBorders>
            <w:shd w:val="clear" w:color="000000" w:fill="FFFFFF"/>
            <w:vAlign w:val="center"/>
            <w:hideMark/>
          </w:tcPr>
          <w:p w14:paraId="111DE080"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2.31E+07</w:t>
            </w:r>
          </w:p>
        </w:tc>
        <w:tc>
          <w:tcPr>
            <w:tcW w:w="960" w:type="dxa"/>
            <w:tcBorders>
              <w:top w:val="nil"/>
              <w:left w:val="nil"/>
              <w:bottom w:val="nil"/>
              <w:right w:val="nil"/>
            </w:tcBorders>
            <w:shd w:val="clear" w:color="000000" w:fill="FFFFFF"/>
            <w:vAlign w:val="center"/>
            <w:hideMark/>
          </w:tcPr>
          <w:p w14:paraId="423A4DE4"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22648400</w:t>
            </w:r>
          </w:p>
        </w:tc>
      </w:tr>
      <w:tr w:rsidR="00546981" w:rsidRPr="00546981" w14:paraId="772397A7" w14:textId="77777777" w:rsidTr="00546981">
        <w:trPr>
          <w:trHeight w:val="300"/>
        </w:trPr>
        <w:tc>
          <w:tcPr>
            <w:tcW w:w="932" w:type="dxa"/>
            <w:tcBorders>
              <w:top w:val="nil"/>
              <w:left w:val="nil"/>
              <w:bottom w:val="nil"/>
              <w:right w:val="nil"/>
            </w:tcBorders>
            <w:shd w:val="clear" w:color="000000" w:fill="F5F5F5"/>
            <w:vAlign w:val="center"/>
            <w:hideMark/>
          </w:tcPr>
          <w:p w14:paraId="7189B0C7"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124</w:t>
            </w:r>
          </w:p>
        </w:tc>
        <w:tc>
          <w:tcPr>
            <w:tcW w:w="1283" w:type="dxa"/>
            <w:tcBorders>
              <w:top w:val="nil"/>
              <w:left w:val="nil"/>
              <w:bottom w:val="nil"/>
              <w:right w:val="nil"/>
            </w:tcBorders>
            <w:shd w:val="clear" w:color="000000" w:fill="F5F5F5"/>
            <w:vAlign w:val="center"/>
            <w:hideMark/>
          </w:tcPr>
          <w:p w14:paraId="4A4FA5B9"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16/01/2023</w:t>
            </w:r>
          </w:p>
        </w:tc>
        <w:tc>
          <w:tcPr>
            <w:tcW w:w="971" w:type="dxa"/>
            <w:tcBorders>
              <w:top w:val="nil"/>
              <w:left w:val="nil"/>
              <w:bottom w:val="nil"/>
              <w:right w:val="nil"/>
            </w:tcBorders>
            <w:shd w:val="clear" w:color="000000" w:fill="F5F5F5"/>
            <w:vAlign w:val="center"/>
            <w:hideMark/>
          </w:tcPr>
          <w:p w14:paraId="6C95858B"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2.30E+07</w:t>
            </w:r>
          </w:p>
        </w:tc>
        <w:tc>
          <w:tcPr>
            <w:tcW w:w="1001" w:type="dxa"/>
            <w:tcBorders>
              <w:top w:val="nil"/>
              <w:left w:val="nil"/>
              <w:bottom w:val="nil"/>
              <w:right w:val="nil"/>
            </w:tcBorders>
            <w:shd w:val="clear" w:color="000000" w:fill="F5F5F5"/>
            <w:vAlign w:val="center"/>
            <w:hideMark/>
          </w:tcPr>
          <w:p w14:paraId="3F310F72"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2.28E+07</w:t>
            </w:r>
          </w:p>
        </w:tc>
        <w:tc>
          <w:tcPr>
            <w:tcW w:w="953" w:type="dxa"/>
            <w:tcBorders>
              <w:top w:val="nil"/>
              <w:left w:val="nil"/>
              <w:bottom w:val="nil"/>
              <w:right w:val="nil"/>
            </w:tcBorders>
            <w:shd w:val="clear" w:color="000000" w:fill="F5F5F5"/>
            <w:vAlign w:val="center"/>
            <w:hideMark/>
          </w:tcPr>
          <w:p w14:paraId="582A5C42"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2.31E+07</w:t>
            </w:r>
          </w:p>
        </w:tc>
        <w:tc>
          <w:tcPr>
            <w:tcW w:w="960" w:type="dxa"/>
            <w:tcBorders>
              <w:top w:val="nil"/>
              <w:left w:val="nil"/>
              <w:bottom w:val="nil"/>
              <w:right w:val="nil"/>
            </w:tcBorders>
            <w:shd w:val="clear" w:color="000000" w:fill="F5F5F5"/>
            <w:vAlign w:val="center"/>
            <w:hideMark/>
          </w:tcPr>
          <w:p w14:paraId="6C2233A1"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22650917</w:t>
            </w:r>
          </w:p>
        </w:tc>
      </w:tr>
      <w:tr w:rsidR="00546981" w:rsidRPr="00546981" w14:paraId="567D0371" w14:textId="77777777" w:rsidTr="00546981">
        <w:trPr>
          <w:trHeight w:val="300"/>
        </w:trPr>
        <w:tc>
          <w:tcPr>
            <w:tcW w:w="932" w:type="dxa"/>
            <w:tcBorders>
              <w:top w:val="nil"/>
              <w:left w:val="nil"/>
              <w:bottom w:val="nil"/>
              <w:right w:val="nil"/>
            </w:tcBorders>
            <w:shd w:val="clear" w:color="000000" w:fill="FFFFFF"/>
            <w:vAlign w:val="center"/>
            <w:hideMark/>
          </w:tcPr>
          <w:p w14:paraId="2B7DDEBA"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125</w:t>
            </w:r>
          </w:p>
        </w:tc>
        <w:tc>
          <w:tcPr>
            <w:tcW w:w="1283" w:type="dxa"/>
            <w:tcBorders>
              <w:top w:val="nil"/>
              <w:left w:val="nil"/>
              <w:bottom w:val="nil"/>
              <w:right w:val="nil"/>
            </w:tcBorders>
            <w:shd w:val="clear" w:color="000000" w:fill="FFFFFF"/>
            <w:vAlign w:val="center"/>
            <w:hideMark/>
          </w:tcPr>
          <w:p w14:paraId="16D63F31"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17/01/2023</w:t>
            </w:r>
          </w:p>
        </w:tc>
        <w:tc>
          <w:tcPr>
            <w:tcW w:w="971" w:type="dxa"/>
            <w:tcBorders>
              <w:top w:val="nil"/>
              <w:left w:val="nil"/>
              <w:bottom w:val="nil"/>
              <w:right w:val="nil"/>
            </w:tcBorders>
            <w:shd w:val="clear" w:color="000000" w:fill="FFFFFF"/>
            <w:vAlign w:val="center"/>
            <w:hideMark/>
          </w:tcPr>
          <w:p w14:paraId="3443086D"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2.30E+07</w:t>
            </w:r>
          </w:p>
        </w:tc>
        <w:tc>
          <w:tcPr>
            <w:tcW w:w="1001" w:type="dxa"/>
            <w:tcBorders>
              <w:top w:val="nil"/>
              <w:left w:val="nil"/>
              <w:bottom w:val="nil"/>
              <w:right w:val="nil"/>
            </w:tcBorders>
            <w:shd w:val="clear" w:color="000000" w:fill="FFFFFF"/>
            <w:vAlign w:val="center"/>
            <w:hideMark/>
          </w:tcPr>
          <w:p w14:paraId="0AA71E55"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2.29E+07</w:t>
            </w:r>
          </w:p>
        </w:tc>
        <w:tc>
          <w:tcPr>
            <w:tcW w:w="953" w:type="dxa"/>
            <w:tcBorders>
              <w:top w:val="nil"/>
              <w:left w:val="nil"/>
              <w:bottom w:val="nil"/>
              <w:right w:val="nil"/>
            </w:tcBorders>
            <w:shd w:val="clear" w:color="000000" w:fill="FFFFFF"/>
            <w:vAlign w:val="center"/>
            <w:hideMark/>
          </w:tcPr>
          <w:p w14:paraId="48436976"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2.31E+07</w:t>
            </w:r>
          </w:p>
        </w:tc>
        <w:tc>
          <w:tcPr>
            <w:tcW w:w="960" w:type="dxa"/>
            <w:tcBorders>
              <w:top w:val="nil"/>
              <w:left w:val="nil"/>
              <w:bottom w:val="nil"/>
              <w:right w:val="nil"/>
            </w:tcBorders>
            <w:shd w:val="clear" w:color="000000" w:fill="FFFFFF"/>
            <w:vAlign w:val="center"/>
            <w:hideMark/>
          </w:tcPr>
          <w:p w14:paraId="5D31B1C0"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22653083</w:t>
            </w:r>
          </w:p>
        </w:tc>
      </w:tr>
      <w:tr w:rsidR="00546981" w:rsidRPr="00546981" w14:paraId="67621435" w14:textId="77777777" w:rsidTr="00546981">
        <w:trPr>
          <w:trHeight w:val="300"/>
        </w:trPr>
        <w:tc>
          <w:tcPr>
            <w:tcW w:w="932" w:type="dxa"/>
            <w:tcBorders>
              <w:top w:val="nil"/>
              <w:left w:val="nil"/>
              <w:bottom w:val="nil"/>
              <w:right w:val="nil"/>
            </w:tcBorders>
            <w:shd w:val="clear" w:color="000000" w:fill="F5F5F5"/>
            <w:vAlign w:val="center"/>
            <w:hideMark/>
          </w:tcPr>
          <w:p w14:paraId="14F9E716"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126</w:t>
            </w:r>
          </w:p>
        </w:tc>
        <w:tc>
          <w:tcPr>
            <w:tcW w:w="1283" w:type="dxa"/>
            <w:tcBorders>
              <w:top w:val="nil"/>
              <w:left w:val="nil"/>
              <w:bottom w:val="nil"/>
              <w:right w:val="nil"/>
            </w:tcBorders>
            <w:shd w:val="clear" w:color="000000" w:fill="F5F5F5"/>
            <w:vAlign w:val="center"/>
            <w:hideMark/>
          </w:tcPr>
          <w:p w14:paraId="5222F315"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18/01/2023</w:t>
            </w:r>
          </w:p>
        </w:tc>
        <w:tc>
          <w:tcPr>
            <w:tcW w:w="971" w:type="dxa"/>
            <w:tcBorders>
              <w:top w:val="nil"/>
              <w:left w:val="nil"/>
              <w:bottom w:val="nil"/>
              <w:right w:val="nil"/>
            </w:tcBorders>
            <w:shd w:val="clear" w:color="000000" w:fill="F5F5F5"/>
            <w:vAlign w:val="center"/>
            <w:hideMark/>
          </w:tcPr>
          <w:p w14:paraId="21D46065"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2.30E+07</w:t>
            </w:r>
          </w:p>
        </w:tc>
        <w:tc>
          <w:tcPr>
            <w:tcW w:w="1001" w:type="dxa"/>
            <w:tcBorders>
              <w:top w:val="nil"/>
              <w:left w:val="nil"/>
              <w:bottom w:val="nil"/>
              <w:right w:val="nil"/>
            </w:tcBorders>
            <w:shd w:val="clear" w:color="000000" w:fill="F5F5F5"/>
            <w:vAlign w:val="center"/>
            <w:hideMark/>
          </w:tcPr>
          <w:p w14:paraId="6B82CE84"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2.29E+07</w:t>
            </w:r>
          </w:p>
        </w:tc>
        <w:tc>
          <w:tcPr>
            <w:tcW w:w="953" w:type="dxa"/>
            <w:tcBorders>
              <w:top w:val="nil"/>
              <w:left w:val="nil"/>
              <w:bottom w:val="nil"/>
              <w:right w:val="nil"/>
            </w:tcBorders>
            <w:shd w:val="clear" w:color="000000" w:fill="F5F5F5"/>
            <w:vAlign w:val="center"/>
            <w:hideMark/>
          </w:tcPr>
          <w:p w14:paraId="14399744"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2.31E+07</w:t>
            </w:r>
          </w:p>
        </w:tc>
        <w:tc>
          <w:tcPr>
            <w:tcW w:w="960" w:type="dxa"/>
            <w:tcBorders>
              <w:top w:val="nil"/>
              <w:left w:val="nil"/>
              <w:bottom w:val="nil"/>
              <w:right w:val="nil"/>
            </w:tcBorders>
            <w:shd w:val="clear" w:color="000000" w:fill="F5F5F5"/>
            <w:vAlign w:val="center"/>
            <w:hideMark/>
          </w:tcPr>
          <w:p w14:paraId="006CC22E"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22655156</w:t>
            </w:r>
          </w:p>
        </w:tc>
      </w:tr>
      <w:tr w:rsidR="00546981" w:rsidRPr="00546981" w14:paraId="106374B2" w14:textId="77777777" w:rsidTr="00546981">
        <w:trPr>
          <w:trHeight w:val="300"/>
        </w:trPr>
        <w:tc>
          <w:tcPr>
            <w:tcW w:w="932" w:type="dxa"/>
            <w:tcBorders>
              <w:top w:val="nil"/>
              <w:left w:val="nil"/>
              <w:bottom w:val="nil"/>
              <w:right w:val="nil"/>
            </w:tcBorders>
            <w:shd w:val="clear" w:color="000000" w:fill="FFFFFF"/>
            <w:vAlign w:val="center"/>
            <w:hideMark/>
          </w:tcPr>
          <w:p w14:paraId="38AE299F"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127</w:t>
            </w:r>
          </w:p>
        </w:tc>
        <w:tc>
          <w:tcPr>
            <w:tcW w:w="1283" w:type="dxa"/>
            <w:tcBorders>
              <w:top w:val="nil"/>
              <w:left w:val="nil"/>
              <w:bottom w:val="nil"/>
              <w:right w:val="nil"/>
            </w:tcBorders>
            <w:shd w:val="clear" w:color="000000" w:fill="FFFFFF"/>
            <w:vAlign w:val="center"/>
            <w:hideMark/>
          </w:tcPr>
          <w:p w14:paraId="0C7F7B14"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19/01/2023</w:t>
            </w:r>
          </w:p>
        </w:tc>
        <w:tc>
          <w:tcPr>
            <w:tcW w:w="971" w:type="dxa"/>
            <w:tcBorders>
              <w:top w:val="nil"/>
              <w:left w:val="nil"/>
              <w:bottom w:val="nil"/>
              <w:right w:val="nil"/>
            </w:tcBorders>
            <w:shd w:val="clear" w:color="000000" w:fill="FFFFFF"/>
            <w:vAlign w:val="center"/>
            <w:hideMark/>
          </w:tcPr>
          <w:p w14:paraId="11A1583B"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2.30E+07</w:t>
            </w:r>
          </w:p>
        </w:tc>
        <w:tc>
          <w:tcPr>
            <w:tcW w:w="1001" w:type="dxa"/>
            <w:tcBorders>
              <w:top w:val="nil"/>
              <w:left w:val="nil"/>
              <w:bottom w:val="nil"/>
              <w:right w:val="nil"/>
            </w:tcBorders>
            <w:shd w:val="clear" w:color="000000" w:fill="FFFFFF"/>
            <w:vAlign w:val="center"/>
            <w:hideMark/>
          </w:tcPr>
          <w:p w14:paraId="75C2781E"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2.29E+07</w:t>
            </w:r>
          </w:p>
        </w:tc>
        <w:tc>
          <w:tcPr>
            <w:tcW w:w="953" w:type="dxa"/>
            <w:tcBorders>
              <w:top w:val="nil"/>
              <w:left w:val="nil"/>
              <w:bottom w:val="nil"/>
              <w:right w:val="nil"/>
            </w:tcBorders>
            <w:shd w:val="clear" w:color="000000" w:fill="FFFFFF"/>
            <w:vAlign w:val="center"/>
            <w:hideMark/>
          </w:tcPr>
          <w:p w14:paraId="408708F1"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2.31E+07</w:t>
            </w:r>
          </w:p>
        </w:tc>
        <w:tc>
          <w:tcPr>
            <w:tcW w:w="960" w:type="dxa"/>
            <w:tcBorders>
              <w:top w:val="nil"/>
              <w:left w:val="nil"/>
              <w:bottom w:val="nil"/>
              <w:right w:val="nil"/>
            </w:tcBorders>
            <w:shd w:val="clear" w:color="000000" w:fill="FFFFFF"/>
            <w:vAlign w:val="center"/>
            <w:hideMark/>
          </w:tcPr>
          <w:p w14:paraId="176ECAB6"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22657125</w:t>
            </w:r>
          </w:p>
        </w:tc>
      </w:tr>
      <w:tr w:rsidR="00546981" w:rsidRPr="00546981" w14:paraId="38DDE21D" w14:textId="77777777" w:rsidTr="00546981">
        <w:trPr>
          <w:trHeight w:val="300"/>
        </w:trPr>
        <w:tc>
          <w:tcPr>
            <w:tcW w:w="932" w:type="dxa"/>
            <w:tcBorders>
              <w:top w:val="nil"/>
              <w:left w:val="nil"/>
              <w:bottom w:val="nil"/>
              <w:right w:val="nil"/>
            </w:tcBorders>
            <w:shd w:val="clear" w:color="000000" w:fill="F5F5F5"/>
            <w:vAlign w:val="center"/>
            <w:hideMark/>
          </w:tcPr>
          <w:p w14:paraId="52809C91"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lastRenderedPageBreak/>
              <w:t>128</w:t>
            </w:r>
          </w:p>
        </w:tc>
        <w:tc>
          <w:tcPr>
            <w:tcW w:w="1283" w:type="dxa"/>
            <w:tcBorders>
              <w:top w:val="nil"/>
              <w:left w:val="nil"/>
              <w:bottom w:val="nil"/>
              <w:right w:val="nil"/>
            </w:tcBorders>
            <w:shd w:val="clear" w:color="000000" w:fill="F5F5F5"/>
            <w:vAlign w:val="center"/>
            <w:hideMark/>
          </w:tcPr>
          <w:p w14:paraId="2B034097"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20/01/2023</w:t>
            </w:r>
          </w:p>
        </w:tc>
        <w:tc>
          <w:tcPr>
            <w:tcW w:w="971" w:type="dxa"/>
            <w:tcBorders>
              <w:top w:val="nil"/>
              <w:left w:val="nil"/>
              <w:bottom w:val="nil"/>
              <w:right w:val="nil"/>
            </w:tcBorders>
            <w:shd w:val="clear" w:color="000000" w:fill="F5F5F5"/>
            <w:vAlign w:val="center"/>
            <w:hideMark/>
          </w:tcPr>
          <w:p w14:paraId="36D1B97F"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2.30E+07</w:t>
            </w:r>
          </w:p>
        </w:tc>
        <w:tc>
          <w:tcPr>
            <w:tcW w:w="1001" w:type="dxa"/>
            <w:tcBorders>
              <w:top w:val="nil"/>
              <w:left w:val="nil"/>
              <w:bottom w:val="nil"/>
              <w:right w:val="nil"/>
            </w:tcBorders>
            <w:shd w:val="clear" w:color="000000" w:fill="F5F5F5"/>
            <w:vAlign w:val="center"/>
            <w:hideMark/>
          </w:tcPr>
          <w:p w14:paraId="26C61268"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2.29E+07</w:t>
            </w:r>
          </w:p>
        </w:tc>
        <w:tc>
          <w:tcPr>
            <w:tcW w:w="953" w:type="dxa"/>
            <w:tcBorders>
              <w:top w:val="nil"/>
              <w:left w:val="nil"/>
              <w:bottom w:val="nil"/>
              <w:right w:val="nil"/>
            </w:tcBorders>
            <w:shd w:val="clear" w:color="000000" w:fill="F5F5F5"/>
            <w:vAlign w:val="center"/>
            <w:hideMark/>
          </w:tcPr>
          <w:p w14:paraId="17BCEE62"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2.31E+07</w:t>
            </w:r>
          </w:p>
        </w:tc>
        <w:tc>
          <w:tcPr>
            <w:tcW w:w="960" w:type="dxa"/>
            <w:tcBorders>
              <w:top w:val="nil"/>
              <w:left w:val="nil"/>
              <w:bottom w:val="nil"/>
              <w:right w:val="nil"/>
            </w:tcBorders>
            <w:shd w:val="clear" w:color="000000" w:fill="F5F5F5"/>
            <w:vAlign w:val="center"/>
            <w:hideMark/>
          </w:tcPr>
          <w:p w14:paraId="4611EDD5"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22658955</w:t>
            </w:r>
          </w:p>
        </w:tc>
      </w:tr>
      <w:tr w:rsidR="00546981" w:rsidRPr="00546981" w14:paraId="4EE5D000" w14:textId="77777777" w:rsidTr="00546981">
        <w:trPr>
          <w:trHeight w:val="300"/>
        </w:trPr>
        <w:tc>
          <w:tcPr>
            <w:tcW w:w="932" w:type="dxa"/>
            <w:tcBorders>
              <w:top w:val="nil"/>
              <w:left w:val="nil"/>
              <w:bottom w:val="nil"/>
              <w:right w:val="nil"/>
            </w:tcBorders>
            <w:shd w:val="clear" w:color="000000" w:fill="FFFFFF"/>
            <w:vAlign w:val="center"/>
            <w:hideMark/>
          </w:tcPr>
          <w:p w14:paraId="3338554B"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129</w:t>
            </w:r>
          </w:p>
        </w:tc>
        <w:tc>
          <w:tcPr>
            <w:tcW w:w="1283" w:type="dxa"/>
            <w:tcBorders>
              <w:top w:val="nil"/>
              <w:left w:val="nil"/>
              <w:bottom w:val="nil"/>
              <w:right w:val="nil"/>
            </w:tcBorders>
            <w:shd w:val="clear" w:color="000000" w:fill="FFFFFF"/>
            <w:vAlign w:val="center"/>
            <w:hideMark/>
          </w:tcPr>
          <w:p w14:paraId="132CE129"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21/01/2023</w:t>
            </w:r>
          </w:p>
        </w:tc>
        <w:tc>
          <w:tcPr>
            <w:tcW w:w="971" w:type="dxa"/>
            <w:tcBorders>
              <w:top w:val="nil"/>
              <w:left w:val="nil"/>
              <w:bottom w:val="nil"/>
              <w:right w:val="nil"/>
            </w:tcBorders>
            <w:shd w:val="clear" w:color="000000" w:fill="FFFFFF"/>
            <w:vAlign w:val="center"/>
            <w:hideMark/>
          </w:tcPr>
          <w:p w14:paraId="3BC69D3D"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2.30E+07</w:t>
            </w:r>
          </w:p>
        </w:tc>
        <w:tc>
          <w:tcPr>
            <w:tcW w:w="1001" w:type="dxa"/>
            <w:tcBorders>
              <w:top w:val="nil"/>
              <w:left w:val="nil"/>
              <w:bottom w:val="nil"/>
              <w:right w:val="nil"/>
            </w:tcBorders>
            <w:shd w:val="clear" w:color="000000" w:fill="FFFFFF"/>
            <w:vAlign w:val="center"/>
            <w:hideMark/>
          </w:tcPr>
          <w:p w14:paraId="4D8B019B"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2.29E+07</w:t>
            </w:r>
          </w:p>
        </w:tc>
        <w:tc>
          <w:tcPr>
            <w:tcW w:w="953" w:type="dxa"/>
            <w:tcBorders>
              <w:top w:val="nil"/>
              <w:left w:val="nil"/>
              <w:bottom w:val="nil"/>
              <w:right w:val="nil"/>
            </w:tcBorders>
            <w:shd w:val="clear" w:color="000000" w:fill="FFFFFF"/>
            <w:vAlign w:val="center"/>
            <w:hideMark/>
          </w:tcPr>
          <w:p w14:paraId="68C965FB"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2.32E+07</w:t>
            </w:r>
          </w:p>
        </w:tc>
        <w:tc>
          <w:tcPr>
            <w:tcW w:w="960" w:type="dxa"/>
            <w:tcBorders>
              <w:top w:val="nil"/>
              <w:left w:val="nil"/>
              <w:bottom w:val="nil"/>
              <w:right w:val="nil"/>
            </w:tcBorders>
            <w:shd w:val="clear" w:color="000000" w:fill="FFFFFF"/>
            <w:vAlign w:val="center"/>
            <w:hideMark/>
          </w:tcPr>
          <w:p w14:paraId="115A43C0"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22660462</w:t>
            </w:r>
          </w:p>
        </w:tc>
      </w:tr>
      <w:tr w:rsidR="00546981" w:rsidRPr="00546981" w14:paraId="43DD2CE5" w14:textId="77777777" w:rsidTr="00546981">
        <w:trPr>
          <w:trHeight w:val="300"/>
        </w:trPr>
        <w:tc>
          <w:tcPr>
            <w:tcW w:w="932" w:type="dxa"/>
            <w:tcBorders>
              <w:top w:val="nil"/>
              <w:left w:val="nil"/>
              <w:bottom w:val="nil"/>
              <w:right w:val="nil"/>
            </w:tcBorders>
            <w:shd w:val="clear" w:color="000000" w:fill="F5F5F5"/>
            <w:vAlign w:val="center"/>
            <w:hideMark/>
          </w:tcPr>
          <w:p w14:paraId="61697321"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130</w:t>
            </w:r>
          </w:p>
        </w:tc>
        <w:tc>
          <w:tcPr>
            <w:tcW w:w="1283" w:type="dxa"/>
            <w:tcBorders>
              <w:top w:val="nil"/>
              <w:left w:val="nil"/>
              <w:bottom w:val="nil"/>
              <w:right w:val="nil"/>
            </w:tcBorders>
            <w:shd w:val="clear" w:color="000000" w:fill="F5F5F5"/>
            <w:vAlign w:val="center"/>
            <w:hideMark/>
          </w:tcPr>
          <w:p w14:paraId="25729EBE"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22/01/2023</w:t>
            </w:r>
          </w:p>
        </w:tc>
        <w:tc>
          <w:tcPr>
            <w:tcW w:w="971" w:type="dxa"/>
            <w:tcBorders>
              <w:top w:val="nil"/>
              <w:left w:val="nil"/>
              <w:bottom w:val="nil"/>
              <w:right w:val="nil"/>
            </w:tcBorders>
            <w:shd w:val="clear" w:color="000000" w:fill="F5F5F5"/>
            <w:vAlign w:val="center"/>
            <w:hideMark/>
          </w:tcPr>
          <w:p w14:paraId="3940AC20"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2.30E+07</w:t>
            </w:r>
          </w:p>
        </w:tc>
        <w:tc>
          <w:tcPr>
            <w:tcW w:w="1001" w:type="dxa"/>
            <w:tcBorders>
              <w:top w:val="nil"/>
              <w:left w:val="nil"/>
              <w:bottom w:val="nil"/>
              <w:right w:val="nil"/>
            </w:tcBorders>
            <w:shd w:val="clear" w:color="000000" w:fill="F5F5F5"/>
            <w:vAlign w:val="center"/>
            <w:hideMark/>
          </w:tcPr>
          <w:p w14:paraId="01181DF2"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2.29E+07</w:t>
            </w:r>
          </w:p>
        </w:tc>
        <w:tc>
          <w:tcPr>
            <w:tcW w:w="953" w:type="dxa"/>
            <w:tcBorders>
              <w:top w:val="nil"/>
              <w:left w:val="nil"/>
              <w:bottom w:val="nil"/>
              <w:right w:val="nil"/>
            </w:tcBorders>
            <w:shd w:val="clear" w:color="000000" w:fill="F5F5F5"/>
            <w:vAlign w:val="center"/>
            <w:hideMark/>
          </w:tcPr>
          <w:p w14:paraId="154189FC"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2.32E+07</w:t>
            </w:r>
          </w:p>
        </w:tc>
        <w:tc>
          <w:tcPr>
            <w:tcW w:w="960" w:type="dxa"/>
            <w:tcBorders>
              <w:top w:val="nil"/>
              <w:left w:val="nil"/>
              <w:bottom w:val="nil"/>
              <w:right w:val="nil"/>
            </w:tcBorders>
            <w:shd w:val="clear" w:color="000000" w:fill="F5F5F5"/>
            <w:vAlign w:val="center"/>
            <w:hideMark/>
          </w:tcPr>
          <w:p w14:paraId="0E573D73"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22662344</w:t>
            </w:r>
          </w:p>
        </w:tc>
      </w:tr>
      <w:tr w:rsidR="00546981" w:rsidRPr="00546981" w14:paraId="123AB09A" w14:textId="77777777" w:rsidTr="00546981">
        <w:trPr>
          <w:trHeight w:val="300"/>
        </w:trPr>
        <w:tc>
          <w:tcPr>
            <w:tcW w:w="932" w:type="dxa"/>
            <w:tcBorders>
              <w:top w:val="nil"/>
              <w:left w:val="nil"/>
              <w:bottom w:val="nil"/>
              <w:right w:val="nil"/>
            </w:tcBorders>
            <w:shd w:val="clear" w:color="000000" w:fill="FFFFFF"/>
            <w:vAlign w:val="center"/>
            <w:hideMark/>
          </w:tcPr>
          <w:p w14:paraId="171033A9"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131</w:t>
            </w:r>
          </w:p>
        </w:tc>
        <w:tc>
          <w:tcPr>
            <w:tcW w:w="1283" w:type="dxa"/>
            <w:tcBorders>
              <w:top w:val="nil"/>
              <w:left w:val="nil"/>
              <w:bottom w:val="nil"/>
              <w:right w:val="nil"/>
            </w:tcBorders>
            <w:shd w:val="clear" w:color="000000" w:fill="FFFFFF"/>
            <w:vAlign w:val="center"/>
            <w:hideMark/>
          </w:tcPr>
          <w:p w14:paraId="639A89BF"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23/01/2023</w:t>
            </w:r>
          </w:p>
        </w:tc>
        <w:tc>
          <w:tcPr>
            <w:tcW w:w="971" w:type="dxa"/>
            <w:tcBorders>
              <w:top w:val="nil"/>
              <w:left w:val="nil"/>
              <w:bottom w:val="nil"/>
              <w:right w:val="nil"/>
            </w:tcBorders>
            <w:shd w:val="clear" w:color="000000" w:fill="FFFFFF"/>
            <w:vAlign w:val="center"/>
            <w:hideMark/>
          </w:tcPr>
          <w:p w14:paraId="3AA35CCC"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2.30E+07</w:t>
            </w:r>
          </w:p>
        </w:tc>
        <w:tc>
          <w:tcPr>
            <w:tcW w:w="1001" w:type="dxa"/>
            <w:tcBorders>
              <w:top w:val="nil"/>
              <w:left w:val="nil"/>
              <w:bottom w:val="nil"/>
              <w:right w:val="nil"/>
            </w:tcBorders>
            <w:shd w:val="clear" w:color="000000" w:fill="FFFFFF"/>
            <w:vAlign w:val="center"/>
            <w:hideMark/>
          </w:tcPr>
          <w:p w14:paraId="282BD3FB"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2.29E+07</w:t>
            </w:r>
          </w:p>
        </w:tc>
        <w:tc>
          <w:tcPr>
            <w:tcW w:w="953" w:type="dxa"/>
            <w:tcBorders>
              <w:top w:val="nil"/>
              <w:left w:val="nil"/>
              <w:bottom w:val="nil"/>
              <w:right w:val="nil"/>
            </w:tcBorders>
            <w:shd w:val="clear" w:color="000000" w:fill="FFFFFF"/>
            <w:vAlign w:val="center"/>
            <w:hideMark/>
          </w:tcPr>
          <w:p w14:paraId="346FFDCE"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2.32E+07</w:t>
            </w:r>
          </w:p>
        </w:tc>
        <w:tc>
          <w:tcPr>
            <w:tcW w:w="960" w:type="dxa"/>
            <w:tcBorders>
              <w:top w:val="nil"/>
              <w:left w:val="nil"/>
              <w:bottom w:val="nil"/>
              <w:right w:val="nil"/>
            </w:tcBorders>
            <w:shd w:val="clear" w:color="000000" w:fill="FFFFFF"/>
            <w:vAlign w:val="center"/>
            <w:hideMark/>
          </w:tcPr>
          <w:p w14:paraId="47689576"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22664953</w:t>
            </w:r>
          </w:p>
        </w:tc>
      </w:tr>
      <w:tr w:rsidR="00546981" w:rsidRPr="00546981" w14:paraId="4AE1F08C" w14:textId="77777777" w:rsidTr="00546981">
        <w:trPr>
          <w:trHeight w:val="300"/>
        </w:trPr>
        <w:tc>
          <w:tcPr>
            <w:tcW w:w="932" w:type="dxa"/>
            <w:tcBorders>
              <w:top w:val="nil"/>
              <w:left w:val="nil"/>
              <w:bottom w:val="nil"/>
              <w:right w:val="nil"/>
            </w:tcBorders>
            <w:shd w:val="clear" w:color="000000" w:fill="F5F5F5"/>
            <w:vAlign w:val="center"/>
            <w:hideMark/>
          </w:tcPr>
          <w:p w14:paraId="7095CA86"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132</w:t>
            </w:r>
          </w:p>
        </w:tc>
        <w:tc>
          <w:tcPr>
            <w:tcW w:w="1283" w:type="dxa"/>
            <w:tcBorders>
              <w:top w:val="nil"/>
              <w:left w:val="nil"/>
              <w:bottom w:val="nil"/>
              <w:right w:val="nil"/>
            </w:tcBorders>
            <w:shd w:val="clear" w:color="000000" w:fill="F5F5F5"/>
            <w:vAlign w:val="center"/>
            <w:hideMark/>
          </w:tcPr>
          <w:p w14:paraId="3D877AEE"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24/01/2023</w:t>
            </w:r>
          </w:p>
        </w:tc>
        <w:tc>
          <w:tcPr>
            <w:tcW w:w="971" w:type="dxa"/>
            <w:tcBorders>
              <w:top w:val="nil"/>
              <w:left w:val="nil"/>
              <w:bottom w:val="nil"/>
              <w:right w:val="nil"/>
            </w:tcBorders>
            <w:shd w:val="clear" w:color="000000" w:fill="F5F5F5"/>
            <w:vAlign w:val="center"/>
            <w:hideMark/>
          </w:tcPr>
          <w:p w14:paraId="1183C6DE"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2.31E+07</w:t>
            </w:r>
          </w:p>
        </w:tc>
        <w:tc>
          <w:tcPr>
            <w:tcW w:w="1001" w:type="dxa"/>
            <w:tcBorders>
              <w:top w:val="nil"/>
              <w:left w:val="nil"/>
              <w:bottom w:val="nil"/>
              <w:right w:val="nil"/>
            </w:tcBorders>
            <w:shd w:val="clear" w:color="000000" w:fill="F5F5F5"/>
            <w:vAlign w:val="center"/>
            <w:hideMark/>
          </w:tcPr>
          <w:p w14:paraId="0770F44A"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2.29E+07</w:t>
            </w:r>
          </w:p>
        </w:tc>
        <w:tc>
          <w:tcPr>
            <w:tcW w:w="953" w:type="dxa"/>
            <w:tcBorders>
              <w:top w:val="nil"/>
              <w:left w:val="nil"/>
              <w:bottom w:val="nil"/>
              <w:right w:val="nil"/>
            </w:tcBorders>
            <w:shd w:val="clear" w:color="000000" w:fill="F5F5F5"/>
            <w:vAlign w:val="center"/>
            <w:hideMark/>
          </w:tcPr>
          <w:p w14:paraId="135872DB"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2.32E+07</w:t>
            </w:r>
          </w:p>
        </w:tc>
        <w:tc>
          <w:tcPr>
            <w:tcW w:w="960" w:type="dxa"/>
            <w:tcBorders>
              <w:top w:val="nil"/>
              <w:left w:val="nil"/>
              <w:bottom w:val="nil"/>
              <w:right w:val="nil"/>
            </w:tcBorders>
            <w:shd w:val="clear" w:color="000000" w:fill="F5F5F5"/>
            <w:vAlign w:val="center"/>
            <w:hideMark/>
          </w:tcPr>
          <w:p w14:paraId="433B0956"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22667686</w:t>
            </w:r>
          </w:p>
        </w:tc>
      </w:tr>
      <w:tr w:rsidR="00546981" w:rsidRPr="00546981" w14:paraId="084AC420" w14:textId="77777777" w:rsidTr="00546981">
        <w:trPr>
          <w:trHeight w:val="300"/>
        </w:trPr>
        <w:tc>
          <w:tcPr>
            <w:tcW w:w="932" w:type="dxa"/>
            <w:tcBorders>
              <w:top w:val="nil"/>
              <w:left w:val="nil"/>
              <w:bottom w:val="nil"/>
              <w:right w:val="nil"/>
            </w:tcBorders>
            <w:shd w:val="clear" w:color="000000" w:fill="FFFFFF"/>
            <w:vAlign w:val="center"/>
            <w:hideMark/>
          </w:tcPr>
          <w:p w14:paraId="58D60F90"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133</w:t>
            </w:r>
          </w:p>
        </w:tc>
        <w:tc>
          <w:tcPr>
            <w:tcW w:w="1283" w:type="dxa"/>
            <w:tcBorders>
              <w:top w:val="nil"/>
              <w:left w:val="nil"/>
              <w:bottom w:val="nil"/>
              <w:right w:val="nil"/>
            </w:tcBorders>
            <w:shd w:val="clear" w:color="000000" w:fill="FFFFFF"/>
            <w:vAlign w:val="center"/>
            <w:hideMark/>
          </w:tcPr>
          <w:p w14:paraId="271FE5F3"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25/01/2023</w:t>
            </w:r>
          </w:p>
        </w:tc>
        <w:tc>
          <w:tcPr>
            <w:tcW w:w="971" w:type="dxa"/>
            <w:tcBorders>
              <w:top w:val="nil"/>
              <w:left w:val="nil"/>
              <w:bottom w:val="nil"/>
              <w:right w:val="nil"/>
            </w:tcBorders>
            <w:shd w:val="clear" w:color="000000" w:fill="FFFFFF"/>
            <w:vAlign w:val="center"/>
            <w:hideMark/>
          </w:tcPr>
          <w:p w14:paraId="0DC55E91"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2.31E+07</w:t>
            </w:r>
          </w:p>
        </w:tc>
        <w:tc>
          <w:tcPr>
            <w:tcW w:w="1001" w:type="dxa"/>
            <w:tcBorders>
              <w:top w:val="nil"/>
              <w:left w:val="nil"/>
              <w:bottom w:val="nil"/>
              <w:right w:val="nil"/>
            </w:tcBorders>
            <w:shd w:val="clear" w:color="000000" w:fill="FFFFFF"/>
            <w:vAlign w:val="center"/>
            <w:hideMark/>
          </w:tcPr>
          <w:p w14:paraId="67C9987F"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2.29E+07</w:t>
            </w:r>
          </w:p>
        </w:tc>
        <w:tc>
          <w:tcPr>
            <w:tcW w:w="953" w:type="dxa"/>
            <w:tcBorders>
              <w:top w:val="nil"/>
              <w:left w:val="nil"/>
              <w:bottom w:val="nil"/>
              <w:right w:val="nil"/>
            </w:tcBorders>
            <w:shd w:val="clear" w:color="000000" w:fill="FFFFFF"/>
            <w:vAlign w:val="center"/>
            <w:hideMark/>
          </w:tcPr>
          <w:p w14:paraId="3BEC2657"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2.32E+07</w:t>
            </w:r>
          </w:p>
        </w:tc>
        <w:tc>
          <w:tcPr>
            <w:tcW w:w="960" w:type="dxa"/>
            <w:tcBorders>
              <w:top w:val="nil"/>
              <w:left w:val="nil"/>
              <w:bottom w:val="nil"/>
              <w:right w:val="nil"/>
            </w:tcBorders>
            <w:shd w:val="clear" w:color="000000" w:fill="FFFFFF"/>
            <w:vAlign w:val="center"/>
            <w:hideMark/>
          </w:tcPr>
          <w:p w14:paraId="6D87A827"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22670285</w:t>
            </w:r>
          </w:p>
        </w:tc>
      </w:tr>
      <w:tr w:rsidR="00546981" w:rsidRPr="00546981" w14:paraId="79320EB3" w14:textId="77777777" w:rsidTr="00546981">
        <w:trPr>
          <w:trHeight w:val="300"/>
        </w:trPr>
        <w:tc>
          <w:tcPr>
            <w:tcW w:w="932" w:type="dxa"/>
            <w:tcBorders>
              <w:top w:val="nil"/>
              <w:left w:val="nil"/>
              <w:bottom w:val="nil"/>
              <w:right w:val="nil"/>
            </w:tcBorders>
            <w:shd w:val="clear" w:color="000000" w:fill="F5F5F5"/>
            <w:vAlign w:val="center"/>
            <w:hideMark/>
          </w:tcPr>
          <w:p w14:paraId="3752BF17"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134</w:t>
            </w:r>
          </w:p>
        </w:tc>
        <w:tc>
          <w:tcPr>
            <w:tcW w:w="1283" w:type="dxa"/>
            <w:tcBorders>
              <w:top w:val="nil"/>
              <w:left w:val="nil"/>
              <w:bottom w:val="nil"/>
              <w:right w:val="nil"/>
            </w:tcBorders>
            <w:shd w:val="clear" w:color="000000" w:fill="F5F5F5"/>
            <w:vAlign w:val="center"/>
            <w:hideMark/>
          </w:tcPr>
          <w:p w14:paraId="7C79A96C"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26/01/2023</w:t>
            </w:r>
          </w:p>
        </w:tc>
        <w:tc>
          <w:tcPr>
            <w:tcW w:w="971" w:type="dxa"/>
            <w:tcBorders>
              <w:top w:val="nil"/>
              <w:left w:val="nil"/>
              <w:bottom w:val="nil"/>
              <w:right w:val="nil"/>
            </w:tcBorders>
            <w:shd w:val="clear" w:color="000000" w:fill="F5F5F5"/>
            <w:vAlign w:val="center"/>
            <w:hideMark/>
          </w:tcPr>
          <w:p w14:paraId="62658CCB"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2.31E+07</w:t>
            </w:r>
          </w:p>
        </w:tc>
        <w:tc>
          <w:tcPr>
            <w:tcW w:w="1001" w:type="dxa"/>
            <w:tcBorders>
              <w:top w:val="nil"/>
              <w:left w:val="nil"/>
              <w:bottom w:val="nil"/>
              <w:right w:val="nil"/>
            </w:tcBorders>
            <w:shd w:val="clear" w:color="000000" w:fill="F5F5F5"/>
            <w:vAlign w:val="center"/>
            <w:hideMark/>
          </w:tcPr>
          <w:p w14:paraId="6CD72BA0"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2.29E+07</w:t>
            </w:r>
          </w:p>
        </w:tc>
        <w:tc>
          <w:tcPr>
            <w:tcW w:w="953" w:type="dxa"/>
            <w:tcBorders>
              <w:top w:val="nil"/>
              <w:left w:val="nil"/>
              <w:bottom w:val="nil"/>
              <w:right w:val="nil"/>
            </w:tcBorders>
            <w:shd w:val="clear" w:color="000000" w:fill="F5F5F5"/>
            <w:vAlign w:val="center"/>
            <w:hideMark/>
          </w:tcPr>
          <w:p w14:paraId="15B177D6"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2.32E+07</w:t>
            </w:r>
          </w:p>
        </w:tc>
        <w:tc>
          <w:tcPr>
            <w:tcW w:w="960" w:type="dxa"/>
            <w:tcBorders>
              <w:top w:val="nil"/>
              <w:left w:val="nil"/>
              <w:bottom w:val="nil"/>
              <w:right w:val="nil"/>
            </w:tcBorders>
            <w:shd w:val="clear" w:color="000000" w:fill="F5F5F5"/>
            <w:vAlign w:val="center"/>
            <w:hideMark/>
          </w:tcPr>
          <w:p w14:paraId="544F16FF"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22672782</w:t>
            </w:r>
          </w:p>
        </w:tc>
      </w:tr>
      <w:tr w:rsidR="00546981" w:rsidRPr="00546981" w14:paraId="1C5EB6FC" w14:textId="77777777" w:rsidTr="00546981">
        <w:trPr>
          <w:trHeight w:val="300"/>
        </w:trPr>
        <w:tc>
          <w:tcPr>
            <w:tcW w:w="932" w:type="dxa"/>
            <w:tcBorders>
              <w:top w:val="nil"/>
              <w:left w:val="nil"/>
              <w:bottom w:val="nil"/>
              <w:right w:val="nil"/>
            </w:tcBorders>
            <w:shd w:val="clear" w:color="000000" w:fill="FFFFFF"/>
            <w:vAlign w:val="center"/>
            <w:hideMark/>
          </w:tcPr>
          <w:p w14:paraId="106ACF9B"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135</w:t>
            </w:r>
          </w:p>
        </w:tc>
        <w:tc>
          <w:tcPr>
            <w:tcW w:w="1283" w:type="dxa"/>
            <w:tcBorders>
              <w:top w:val="nil"/>
              <w:left w:val="nil"/>
              <w:bottom w:val="nil"/>
              <w:right w:val="nil"/>
            </w:tcBorders>
            <w:shd w:val="clear" w:color="000000" w:fill="FFFFFF"/>
            <w:vAlign w:val="center"/>
            <w:hideMark/>
          </w:tcPr>
          <w:p w14:paraId="6CAB3A68"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27/01/2023</w:t>
            </w:r>
          </w:p>
        </w:tc>
        <w:tc>
          <w:tcPr>
            <w:tcW w:w="971" w:type="dxa"/>
            <w:tcBorders>
              <w:top w:val="nil"/>
              <w:left w:val="nil"/>
              <w:bottom w:val="nil"/>
              <w:right w:val="nil"/>
            </w:tcBorders>
            <w:shd w:val="clear" w:color="000000" w:fill="FFFFFF"/>
            <w:vAlign w:val="center"/>
            <w:hideMark/>
          </w:tcPr>
          <w:p w14:paraId="7FECA475"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2.31E+07</w:t>
            </w:r>
          </w:p>
        </w:tc>
        <w:tc>
          <w:tcPr>
            <w:tcW w:w="1001" w:type="dxa"/>
            <w:tcBorders>
              <w:top w:val="nil"/>
              <w:left w:val="nil"/>
              <w:bottom w:val="nil"/>
              <w:right w:val="nil"/>
            </w:tcBorders>
            <w:shd w:val="clear" w:color="000000" w:fill="FFFFFF"/>
            <w:vAlign w:val="center"/>
            <w:hideMark/>
          </w:tcPr>
          <w:p w14:paraId="346E264C"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2.29E+07</w:t>
            </w:r>
          </w:p>
        </w:tc>
        <w:tc>
          <w:tcPr>
            <w:tcW w:w="953" w:type="dxa"/>
            <w:tcBorders>
              <w:top w:val="nil"/>
              <w:left w:val="nil"/>
              <w:bottom w:val="nil"/>
              <w:right w:val="nil"/>
            </w:tcBorders>
            <w:shd w:val="clear" w:color="000000" w:fill="FFFFFF"/>
            <w:vAlign w:val="center"/>
            <w:hideMark/>
          </w:tcPr>
          <w:p w14:paraId="00C00CF3"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2.32E+07</w:t>
            </w:r>
          </w:p>
        </w:tc>
        <w:tc>
          <w:tcPr>
            <w:tcW w:w="960" w:type="dxa"/>
            <w:tcBorders>
              <w:top w:val="nil"/>
              <w:left w:val="nil"/>
              <w:bottom w:val="nil"/>
              <w:right w:val="nil"/>
            </w:tcBorders>
            <w:shd w:val="clear" w:color="000000" w:fill="FFFFFF"/>
            <w:vAlign w:val="center"/>
            <w:hideMark/>
          </w:tcPr>
          <w:p w14:paraId="62BD89DC"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22675197</w:t>
            </w:r>
          </w:p>
        </w:tc>
      </w:tr>
      <w:tr w:rsidR="00546981" w:rsidRPr="00546981" w14:paraId="21C614EA" w14:textId="77777777" w:rsidTr="00546981">
        <w:trPr>
          <w:trHeight w:val="300"/>
        </w:trPr>
        <w:tc>
          <w:tcPr>
            <w:tcW w:w="932" w:type="dxa"/>
            <w:tcBorders>
              <w:top w:val="nil"/>
              <w:left w:val="nil"/>
              <w:bottom w:val="nil"/>
              <w:right w:val="nil"/>
            </w:tcBorders>
            <w:shd w:val="clear" w:color="000000" w:fill="F5F5F5"/>
            <w:vAlign w:val="center"/>
            <w:hideMark/>
          </w:tcPr>
          <w:p w14:paraId="789E9C5D"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136</w:t>
            </w:r>
          </w:p>
        </w:tc>
        <w:tc>
          <w:tcPr>
            <w:tcW w:w="1283" w:type="dxa"/>
            <w:tcBorders>
              <w:top w:val="nil"/>
              <w:left w:val="nil"/>
              <w:bottom w:val="nil"/>
              <w:right w:val="nil"/>
            </w:tcBorders>
            <w:shd w:val="clear" w:color="000000" w:fill="F5F5F5"/>
            <w:vAlign w:val="center"/>
            <w:hideMark/>
          </w:tcPr>
          <w:p w14:paraId="77E18C2D"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28/01/2023</w:t>
            </w:r>
          </w:p>
        </w:tc>
        <w:tc>
          <w:tcPr>
            <w:tcW w:w="971" w:type="dxa"/>
            <w:tcBorders>
              <w:top w:val="nil"/>
              <w:left w:val="nil"/>
              <w:bottom w:val="nil"/>
              <w:right w:val="nil"/>
            </w:tcBorders>
            <w:shd w:val="clear" w:color="000000" w:fill="F5F5F5"/>
            <w:vAlign w:val="center"/>
            <w:hideMark/>
          </w:tcPr>
          <w:p w14:paraId="22CB85DF"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2.31E+07</w:t>
            </w:r>
          </w:p>
        </w:tc>
        <w:tc>
          <w:tcPr>
            <w:tcW w:w="1001" w:type="dxa"/>
            <w:tcBorders>
              <w:top w:val="nil"/>
              <w:left w:val="nil"/>
              <w:bottom w:val="nil"/>
              <w:right w:val="nil"/>
            </w:tcBorders>
            <w:shd w:val="clear" w:color="000000" w:fill="F5F5F5"/>
            <w:vAlign w:val="center"/>
            <w:hideMark/>
          </w:tcPr>
          <w:p w14:paraId="74DB88A9"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2.29E+07</w:t>
            </w:r>
          </w:p>
        </w:tc>
        <w:tc>
          <w:tcPr>
            <w:tcW w:w="953" w:type="dxa"/>
            <w:tcBorders>
              <w:top w:val="nil"/>
              <w:left w:val="nil"/>
              <w:bottom w:val="nil"/>
              <w:right w:val="nil"/>
            </w:tcBorders>
            <w:shd w:val="clear" w:color="000000" w:fill="F5F5F5"/>
            <w:vAlign w:val="center"/>
            <w:hideMark/>
          </w:tcPr>
          <w:p w14:paraId="2516B4A1"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2.32E+07</w:t>
            </w:r>
          </w:p>
        </w:tc>
        <w:tc>
          <w:tcPr>
            <w:tcW w:w="960" w:type="dxa"/>
            <w:tcBorders>
              <w:top w:val="nil"/>
              <w:left w:val="nil"/>
              <w:bottom w:val="nil"/>
              <w:right w:val="nil"/>
            </w:tcBorders>
            <w:shd w:val="clear" w:color="000000" w:fill="F5F5F5"/>
            <w:vAlign w:val="center"/>
            <w:hideMark/>
          </w:tcPr>
          <w:p w14:paraId="731C5A6E"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22677139</w:t>
            </w:r>
          </w:p>
        </w:tc>
      </w:tr>
      <w:tr w:rsidR="00546981" w:rsidRPr="00546981" w14:paraId="3CF7CA3A" w14:textId="77777777" w:rsidTr="00546981">
        <w:trPr>
          <w:trHeight w:val="300"/>
        </w:trPr>
        <w:tc>
          <w:tcPr>
            <w:tcW w:w="932" w:type="dxa"/>
            <w:tcBorders>
              <w:top w:val="nil"/>
              <w:left w:val="nil"/>
              <w:bottom w:val="nil"/>
              <w:right w:val="nil"/>
            </w:tcBorders>
            <w:shd w:val="clear" w:color="000000" w:fill="FFFFFF"/>
            <w:vAlign w:val="center"/>
            <w:hideMark/>
          </w:tcPr>
          <w:p w14:paraId="471D1EAA"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137</w:t>
            </w:r>
          </w:p>
        </w:tc>
        <w:tc>
          <w:tcPr>
            <w:tcW w:w="1283" w:type="dxa"/>
            <w:tcBorders>
              <w:top w:val="nil"/>
              <w:left w:val="nil"/>
              <w:bottom w:val="nil"/>
              <w:right w:val="nil"/>
            </w:tcBorders>
            <w:shd w:val="clear" w:color="000000" w:fill="FFFFFF"/>
            <w:vAlign w:val="center"/>
            <w:hideMark/>
          </w:tcPr>
          <w:p w14:paraId="432E2870"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29/01/2023</w:t>
            </w:r>
          </w:p>
        </w:tc>
        <w:tc>
          <w:tcPr>
            <w:tcW w:w="971" w:type="dxa"/>
            <w:tcBorders>
              <w:top w:val="nil"/>
              <w:left w:val="nil"/>
              <w:bottom w:val="nil"/>
              <w:right w:val="nil"/>
            </w:tcBorders>
            <w:shd w:val="clear" w:color="000000" w:fill="FFFFFF"/>
            <w:vAlign w:val="center"/>
            <w:hideMark/>
          </w:tcPr>
          <w:p w14:paraId="5CD231DE"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2.31E+07</w:t>
            </w:r>
          </w:p>
        </w:tc>
        <w:tc>
          <w:tcPr>
            <w:tcW w:w="1001" w:type="dxa"/>
            <w:tcBorders>
              <w:top w:val="nil"/>
              <w:left w:val="nil"/>
              <w:bottom w:val="nil"/>
              <w:right w:val="nil"/>
            </w:tcBorders>
            <w:shd w:val="clear" w:color="000000" w:fill="FFFFFF"/>
            <w:vAlign w:val="center"/>
            <w:hideMark/>
          </w:tcPr>
          <w:p w14:paraId="06D0020B"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2.29E+07</w:t>
            </w:r>
          </w:p>
        </w:tc>
        <w:tc>
          <w:tcPr>
            <w:tcW w:w="953" w:type="dxa"/>
            <w:tcBorders>
              <w:top w:val="nil"/>
              <w:left w:val="nil"/>
              <w:bottom w:val="nil"/>
              <w:right w:val="nil"/>
            </w:tcBorders>
            <w:shd w:val="clear" w:color="000000" w:fill="FFFFFF"/>
            <w:vAlign w:val="center"/>
            <w:hideMark/>
          </w:tcPr>
          <w:p w14:paraId="74EB2527"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2.32E+07</w:t>
            </w:r>
          </w:p>
        </w:tc>
        <w:tc>
          <w:tcPr>
            <w:tcW w:w="960" w:type="dxa"/>
            <w:tcBorders>
              <w:top w:val="nil"/>
              <w:left w:val="nil"/>
              <w:bottom w:val="nil"/>
              <w:right w:val="nil"/>
            </w:tcBorders>
            <w:shd w:val="clear" w:color="000000" w:fill="FFFFFF"/>
            <w:vAlign w:val="center"/>
            <w:hideMark/>
          </w:tcPr>
          <w:p w14:paraId="7BFD3C1B"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22679568</w:t>
            </w:r>
          </w:p>
        </w:tc>
      </w:tr>
      <w:tr w:rsidR="00546981" w:rsidRPr="00546981" w14:paraId="5A3E48F4" w14:textId="77777777" w:rsidTr="00546981">
        <w:trPr>
          <w:trHeight w:val="300"/>
        </w:trPr>
        <w:tc>
          <w:tcPr>
            <w:tcW w:w="932" w:type="dxa"/>
            <w:tcBorders>
              <w:top w:val="nil"/>
              <w:left w:val="nil"/>
              <w:bottom w:val="nil"/>
              <w:right w:val="nil"/>
            </w:tcBorders>
            <w:shd w:val="clear" w:color="000000" w:fill="F5F5F5"/>
            <w:vAlign w:val="center"/>
            <w:hideMark/>
          </w:tcPr>
          <w:p w14:paraId="0915D4A3"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138</w:t>
            </w:r>
          </w:p>
        </w:tc>
        <w:tc>
          <w:tcPr>
            <w:tcW w:w="1283" w:type="dxa"/>
            <w:tcBorders>
              <w:top w:val="nil"/>
              <w:left w:val="nil"/>
              <w:bottom w:val="nil"/>
              <w:right w:val="nil"/>
            </w:tcBorders>
            <w:shd w:val="clear" w:color="000000" w:fill="F5F5F5"/>
            <w:vAlign w:val="center"/>
            <w:hideMark/>
          </w:tcPr>
          <w:p w14:paraId="258B2238"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30/01/2023</w:t>
            </w:r>
          </w:p>
        </w:tc>
        <w:tc>
          <w:tcPr>
            <w:tcW w:w="971" w:type="dxa"/>
            <w:tcBorders>
              <w:top w:val="nil"/>
              <w:left w:val="nil"/>
              <w:bottom w:val="nil"/>
              <w:right w:val="nil"/>
            </w:tcBorders>
            <w:shd w:val="clear" w:color="000000" w:fill="F5F5F5"/>
            <w:vAlign w:val="center"/>
            <w:hideMark/>
          </w:tcPr>
          <w:p w14:paraId="65AC903D"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2.31E+07</w:t>
            </w:r>
          </w:p>
        </w:tc>
        <w:tc>
          <w:tcPr>
            <w:tcW w:w="1001" w:type="dxa"/>
            <w:tcBorders>
              <w:top w:val="nil"/>
              <w:left w:val="nil"/>
              <w:bottom w:val="nil"/>
              <w:right w:val="nil"/>
            </w:tcBorders>
            <w:shd w:val="clear" w:color="000000" w:fill="F5F5F5"/>
            <w:vAlign w:val="center"/>
            <w:hideMark/>
          </w:tcPr>
          <w:p w14:paraId="28266275"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2.30E+07</w:t>
            </w:r>
          </w:p>
        </w:tc>
        <w:tc>
          <w:tcPr>
            <w:tcW w:w="953" w:type="dxa"/>
            <w:tcBorders>
              <w:top w:val="nil"/>
              <w:left w:val="nil"/>
              <w:bottom w:val="nil"/>
              <w:right w:val="nil"/>
            </w:tcBorders>
            <w:shd w:val="clear" w:color="000000" w:fill="F5F5F5"/>
            <w:vAlign w:val="center"/>
            <w:hideMark/>
          </w:tcPr>
          <w:p w14:paraId="639BE45D"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2.32E+07</w:t>
            </w:r>
          </w:p>
        </w:tc>
        <w:tc>
          <w:tcPr>
            <w:tcW w:w="960" w:type="dxa"/>
            <w:tcBorders>
              <w:top w:val="nil"/>
              <w:left w:val="nil"/>
              <w:bottom w:val="nil"/>
              <w:right w:val="nil"/>
            </w:tcBorders>
            <w:shd w:val="clear" w:color="000000" w:fill="F5F5F5"/>
            <w:vAlign w:val="center"/>
            <w:hideMark/>
          </w:tcPr>
          <w:p w14:paraId="6E94B706"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22683058</w:t>
            </w:r>
          </w:p>
        </w:tc>
      </w:tr>
      <w:tr w:rsidR="00546981" w:rsidRPr="00546981" w14:paraId="25C6C773" w14:textId="77777777" w:rsidTr="00546981">
        <w:trPr>
          <w:trHeight w:val="300"/>
        </w:trPr>
        <w:tc>
          <w:tcPr>
            <w:tcW w:w="932" w:type="dxa"/>
            <w:tcBorders>
              <w:top w:val="nil"/>
              <w:left w:val="nil"/>
              <w:bottom w:val="nil"/>
              <w:right w:val="nil"/>
            </w:tcBorders>
            <w:shd w:val="clear" w:color="000000" w:fill="FFFFFF"/>
            <w:vAlign w:val="center"/>
            <w:hideMark/>
          </w:tcPr>
          <w:p w14:paraId="2281A883"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139</w:t>
            </w:r>
          </w:p>
        </w:tc>
        <w:tc>
          <w:tcPr>
            <w:tcW w:w="1283" w:type="dxa"/>
            <w:tcBorders>
              <w:top w:val="nil"/>
              <w:left w:val="nil"/>
              <w:bottom w:val="nil"/>
              <w:right w:val="nil"/>
            </w:tcBorders>
            <w:shd w:val="clear" w:color="000000" w:fill="FFFFFF"/>
            <w:vAlign w:val="center"/>
            <w:hideMark/>
          </w:tcPr>
          <w:p w14:paraId="632A6455"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31/01/2023</w:t>
            </w:r>
          </w:p>
        </w:tc>
        <w:tc>
          <w:tcPr>
            <w:tcW w:w="971" w:type="dxa"/>
            <w:tcBorders>
              <w:top w:val="nil"/>
              <w:left w:val="nil"/>
              <w:bottom w:val="nil"/>
              <w:right w:val="nil"/>
            </w:tcBorders>
            <w:shd w:val="clear" w:color="000000" w:fill="FFFFFF"/>
            <w:vAlign w:val="center"/>
            <w:hideMark/>
          </w:tcPr>
          <w:p w14:paraId="6C57FA4D"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2.31E+07</w:t>
            </w:r>
          </w:p>
        </w:tc>
        <w:tc>
          <w:tcPr>
            <w:tcW w:w="1001" w:type="dxa"/>
            <w:tcBorders>
              <w:top w:val="nil"/>
              <w:left w:val="nil"/>
              <w:bottom w:val="nil"/>
              <w:right w:val="nil"/>
            </w:tcBorders>
            <w:shd w:val="clear" w:color="000000" w:fill="FFFFFF"/>
            <w:vAlign w:val="center"/>
            <w:hideMark/>
          </w:tcPr>
          <w:p w14:paraId="062A4B9F"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2.29E+07</w:t>
            </w:r>
          </w:p>
        </w:tc>
        <w:tc>
          <w:tcPr>
            <w:tcW w:w="953" w:type="dxa"/>
            <w:tcBorders>
              <w:top w:val="nil"/>
              <w:left w:val="nil"/>
              <w:bottom w:val="nil"/>
              <w:right w:val="nil"/>
            </w:tcBorders>
            <w:shd w:val="clear" w:color="000000" w:fill="FFFFFF"/>
            <w:vAlign w:val="center"/>
            <w:hideMark/>
          </w:tcPr>
          <w:p w14:paraId="1FA3B8C1"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2.32E+07</w:t>
            </w:r>
          </w:p>
        </w:tc>
        <w:tc>
          <w:tcPr>
            <w:tcW w:w="960" w:type="dxa"/>
            <w:tcBorders>
              <w:top w:val="nil"/>
              <w:left w:val="nil"/>
              <w:bottom w:val="nil"/>
              <w:right w:val="nil"/>
            </w:tcBorders>
            <w:shd w:val="clear" w:color="000000" w:fill="FFFFFF"/>
            <w:vAlign w:val="center"/>
            <w:hideMark/>
          </w:tcPr>
          <w:p w14:paraId="66F37B1C"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22686548</w:t>
            </w:r>
          </w:p>
        </w:tc>
      </w:tr>
      <w:tr w:rsidR="00546981" w:rsidRPr="00546981" w14:paraId="6F9D92E2" w14:textId="77777777" w:rsidTr="00546981">
        <w:trPr>
          <w:trHeight w:val="300"/>
        </w:trPr>
        <w:tc>
          <w:tcPr>
            <w:tcW w:w="932" w:type="dxa"/>
            <w:tcBorders>
              <w:top w:val="nil"/>
              <w:left w:val="nil"/>
              <w:bottom w:val="nil"/>
              <w:right w:val="nil"/>
            </w:tcBorders>
            <w:shd w:val="clear" w:color="000000" w:fill="F5F5F5"/>
            <w:vAlign w:val="center"/>
            <w:hideMark/>
          </w:tcPr>
          <w:p w14:paraId="55DE5E4B"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140</w:t>
            </w:r>
          </w:p>
        </w:tc>
        <w:tc>
          <w:tcPr>
            <w:tcW w:w="1283" w:type="dxa"/>
            <w:tcBorders>
              <w:top w:val="nil"/>
              <w:left w:val="nil"/>
              <w:bottom w:val="nil"/>
              <w:right w:val="nil"/>
            </w:tcBorders>
            <w:shd w:val="clear" w:color="000000" w:fill="F5F5F5"/>
            <w:vAlign w:val="center"/>
            <w:hideMark/>
          </w:tcPr>
          <w:p w14:paraId="4ED44314"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11/02/2023</w:t>
            </w:r>
          </w:p>
        </w:tc>
        <w:tc>
          <w:tcPr>
            <w:tcW w:w="971" w:type="dxa"/>
            <w:tcBorders>
              <w:top w:val="nil"/>
              <w:left w:val="nil"/>
              <w:bottom w:val="nil"/>
              <w:right w:val="nil"/>
            </w:tcBorders>
            <w:shd w:val="clear" w:color="000000" w:fill="F5F5F5"/>
            <w:vAlign w:val="center"/>
            <w:hideMark/>
          </w:tcPr>
          <w:p w14:paraId="401E3C51"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2.27E+07</w:t>
            </w:r>
          </w:p>
        </w:tc>
        <w:tc>
          <w:tcPr>
            <w:tcW w:w="1001" w:type="dxa"/>
            <w:tcBorders>
              <w:top w:val="nil"/>
              <w:left w:val="nil"/>
              <w:bottom w:val="nil"/>
              <w:right w:val="nil"/>
            </w:tcBorders>
            <w:shd w:val="clear" w:color="000000" w:fill="F5F5F5"/>
            <w:vAlign w:val="center"/>
            <w:hideMark/>
          </w:tcPr>
          <w:p w14:paraId="62FCD866"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2.26E+07</w:t>
            </w:r>
          </w:p>
        </w:tc>
        <w:tc>
          <w:tcPr>
            <w:tcW w:w="953" w:type="dxa"/>
            <w:tcBorders>
              <w:top w:val="nil"/>
              <w:left w:val="nil"/>
              <w:bottom w:val="nil"/>
              <w:right w:val="nil"/>
            </w:tcBorders>
            <w:shd w:val="clear" w:color="000000" w:fill="F5F5F5"/>
            <w:vAlign w:val="center"/>
            <w:hideMark/>
          </w:tcPr>
          <w:p w14:paraId="1906AD41"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2.29E+07</w:t>
            </w:r>
          </w:p>
        </w:tc>
        <w:tc>
          <w:tcPr>
            <w:tcW w:w="960" w:type="dxa"/>
            <w:tcBorders>
              <w:top w:val="nil"/>
              <w:left w:val="nil"/>
              <w:bottom w:val="nil"/>
              <w:right w:val="nil"/>
            </w:tcBorders>
            <w:shd w:val="clear" w:color="000000" w:fill="F5F5F5"/>
            <w:vAlign w:val="center"/>
            <w:hideMark/>
          </w:tcPr>
          <w:p w14:paraId="3031552E"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22721450</w:t>
            </w:r>
          </w:p>
        </w:tc>
      </w:tr>
      <w:tr w:rsidR="00546981" w:rsidRPr="00546981" w14:paraId="3CA7E1E0" w14:textId="77777777" w:rsidTr="00546981">
        <w:trPr>
          <w:trHeight w:val="300"/>
        </w:trPr>
        <w:tc>
          <w:tcPr>
            <w:tcW w:w="932" w:type="dxa"/>
            <w:tcBorders>
              <w:top w:val="nil"/>
              <w:left w:val="nil"/>
              <w:bottom w:val="nil"/>
              <w:right w:val="nil"/>
            </w:tcBorders>
            <w:shd w:val="clear" w:color="000000" w:fill="FFFFFF"/>
            <w:vAlign w:val="center"/>
            <w:hideMark/>
          </w:tcPr>
          <w:p w14:paraId="0B18EBC1"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141</w:t>
            </w:r>
          </w:p>
        </w:tc>
        <w:tc>
          <w:tcPr>
            <w:tcW w:w="1283" w:type="dxa"/>
            <w:tcBorders>
              <w:top w:val="nil"/>
              <w:left w:val="nil"/>
              <w:bottom w:val="nil"/>
              <w:right w:val="nil"/>
            </w:tcBorders>
            <w:shd w:val="clear" w:color="000000" w:fill="FFFFFF"/>
            <w:vAlign w:val="center"/>
            <w:hideMark/>
          </w:tcPr>
          <w:p w14:paraId="56190422"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12/02/2023</w:t>
            </w:r>
          </w:p>
        </w:tc>
        <w:tc>
          <w:tcPr>
            <w:tcW w:w="971" w:type="dxa"/>
            <w:tcBorders>
              <w:top w:val="nil"/>
              <w:left w:val="nil"/>
              <w:bottom w:val="nil"/>
              <w:right w:val="nil"/>
            </w:tcBorders>
            <w:shd w:val="clear" w:color="000000" w:fill="FFFFFF"/>
            <w:vAlign w:val="center"/>
            <w:hideMark/>
          </w:tcPr>
          <w:p w14:paraId="18C06EF6"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2.27E+07</w:t>
            </w:r>
          </w:p>
        </w:tc>
        <w:tc>
          <w:tcPr>
            <w:tcW w:w="1001" w:type="dxa"/>
            <w:tcBorders>
              <w:top w:val="nil"/>
              <w:left w:val="nil"/>
              <w:bottom w:val="nil"/>
              <w:right w:val="nil"/>
            </w:tcBorders>
            <w:shd w:val="clear" w:color="000000" w:fill="FFFFFF"/>
            <w:vAlign w:val="center"/>
            <w:hideMark/>
          </w:tcPr>
          <w:p w14:paraId="296D8858"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2.26E+07</w:t>
            </w:r>
          </w:p>
        </w:tc>
        <w:tc>
          <w:tcPr>
            <w:tcW w:w="953" w:type="dxa"/>
            <w:tcBorders>
              <w:top w:val="nil"/>
              <w:left w:val="nil"/>
              <w:bottom w:val="nil"/>
              <w:right w:val="nil"/>
            </w:tcBorders>
            <w:shd w:val="clear" w:color="000000" w:fill="FFFFFF"/>
            <w:vAlign w:val="center"/>
            <w:hideMark/>
          </w:tcPr>
          <w:p w14:paraId="6A145B8D"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2.29E+07</w:t>
            </w:r>
          </w:p>
        </w:tc>
        <w:tc>
          <w:tcPr>
            <w:tcW w:w="960" w:type="dxa"/>
            <w:tcBorders>
              <w:top w:val="nil"/>
              <w:left w:val="nil"/>
              <w:bottom w:val="nil"/>
              <w:right w:val="nil"/>
            </w:tcBorders>
            <w:shd w:val="clear" w:color="000000" w:fill="FFFFFF"/>
            <w:vAlign w:val="center"/>
            <w:hideMark/>
          </w:tcPr>
          <w:p w14:paraId="2A092A48"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22724592</w:t>
            </w:r>
          </w:p>
        </w:tc>
      </w:tr>
      <w:tr w:rsidR="00546981" w:rsidRPr="00546981" w14:paraId="5B8F2182" w14:textId="77777777" w:rsidTr="00546981">
        <w:trPr>
          <w:trHeight w:val="300"/>
        </w:trPr>
        <w:tc>
          <w:tcPr>
            <w:tcW w:w="932" w:type="dxa"/>
            <w:tcBorders>
              <w:top w:val="nil"/>
              <w:left w:val="nil"/>
              <w:bottom w:val="nil"/>
              <w:right w:val="nil"/>
            </w:tcBorders>
            <w:shd w:val="clear" w:color="000000" w:fill="F5F5F5"/>
            <w:vAlign w:val="center"/>
            <w:hideMark/>
          </w:tcPr>
          <w:p w14:paraId="0F91206D"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142</w:t>
            </w:r>
          </w:p>
        </w:tc>
        <w:tc>
          <w:tcPr>
            <w:tcW w:w="1283" w:type="dxa"/>
            <w:tcBorders>
              <w:top w:val="nil"/>
              <w:left w:val="nil"/>
              <w:bottom w:val="nil"/>
              <w:right w:val="nil"/>
            </w:tcBorders>
            <w:shd w:val="clear" w:color="000000" w:fill="F5F5F5"/>
            <w:vAlign w:val="center"/>
            <w:hideMark/>
          </w:tcPr>
          <w:p w14:paraId="4D95A51A"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13/02/2023</w:t>
            </w:r>
          </w:p>
        </w:tc>
        <w:tc>
          <w:tcPr>
            <w:tcW w:w="971" w:type="dxa"/>
            <w:tcBorders>
              <w:top w:val="nil"/>
              <w:left w:val="nil"/>
              <w:bottom w:val="nil"/>
              <w:right w:val="nil"/>
            </w:tcBorders>
            <w:shd w:val="clear" w:color="000000" w:fill="F5F5F5"/>
            <w:vAlign w:val="center"/>
            <w:hideMark/>
          </w:tcPr>
          <w:p w14:paraId="00EBB66F"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2.27E+07</w:t>
            </w:r>
          </w:p>
        </w:tc>
        <w:tc>
          <w:tcPr>
            <w:tcW w:w="1001" w:type="dxa"/>
            <w:tcBorders>
              <w:top w:val="nil"/>
              <w:left w:val="nil"/>
              <w:bottom w:val="nil"/>
              <w:right w:val="nil"/>
            </w:tcBorders>
            <w:shd w:val="clear" w:color="000000" w:fill="F5F5F5"/>
            <w:vAlign w:val="center"/>
            <w:hideMark/>
          </w:tcPr>
          <w:p w14:paraId="6DC26796"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2.26E+07</w:t>
            </w:r>
          </w:p>
        </w:tc>
        <w:tc>
          <w:tcPr>
            <w:tcW w:w="953" w:type="dxa"/>
            <w:tcBorders>
              <w:top w:val="nil"/>
              <w:left w:val="nil"/>
              <w:bottom w:val="nil"/>
              <w:right w:val="nil"/>
            </w:tcBorders>
            <w:shd w:val="clear" w:color="000000" w:fill="F5F5F5"/>
            <w:vAlign w:val="center"/>
            <w:hideMark/>
          </w:tcPr>
          <w:p w14:paraId="560CC63A"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2.29E+07</w:t>
            </w:r>
          </w:p>
        </w:tc>
        <w:tc>
          <w:tcPr>
            <w:tcW w:w="960" w:type="dxa"/>
            <w:tcBorders>
              <w:top w:val="nil"/>
              <w:left w:val="nil"/>
              <w:bottom w:val="nil"/>
              <w:right w:val="nil"/>
            </w:tcBorders>
            <w:shd w:val="clear" w:color="000000" w:fill="F5F5F5"/>
            <w:vAlign w:val="center"/>
            <w:hideMark/>
          </w:tcPr>
          <w:p w14:paraId="431D7144"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22729428</w:t>
            </w:r>
          </w:p>
        </w:tc>
      </w:tr>
      <w:tr w:rsidR="00546981" w:rsidRPr="00546981" w14:paraId="0FE227C9" w14:textId="77777777" w:rsidTr="00546981">
        <w:trPr>
          <w:trHeight w:val="300"/>
        </w:trPr>
        <w:tc>
          <w:tcPr>
            <w:tcW w:w="932" w:type="dxa"/>
            <w:tcBorders>
              <w:top w:val="nil"/>
              <w:left w:val="nil"/>
              <w:bottom w:val="nil"/>
              <w:right w:val="nil"/>
            </w:tcBorders>
            <w:shd w:val="clear" w:color="000000" w:fill="FFFFFF"/>
            <w:vAlign w:val="center"/>
            <w:hideMark/>
          </w:tcPr>
          <w:p w14:paraId="1D054FF8"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143</w:t>
            </w:r>
          </w:p>
        </w:tc>
        <w:tc>
          <w:tcPr>
            <w:tcW w:w="1283" w:type="dxa"/>
            <w:tcBorders>
              <w:top w:val="nil"/>
              <w:left w:val="nil"/>
              <w:bottom w:val="nil"/>
              <w:right w:val="nil"/>
            </w:tcBorders>
            <w:shd w:val="clear" w:color="000000" w:fill="FFFFFF"/>
            <w:vAlign w:val="center"/>
            <w:hideMark/>
          </w:tcPr>
          <w:p w14:paraId="6FD9AB77"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14/02/2023</w:t>
            </w:r>
          </w:p>
        </w:tc>
        <w:tc>
          <w:tcPr>
            <w:tcW w:w="971" w:type="dxa"/>
            <w:tcBorders>
              <w:top w:val="nil"/>
              <w:left w:val="nil"/>
              <w:bottom w:val="nil"/>
              <w:right w:val="nil"/>
            </w:tcBorders>
            <w:shd w:val="clear" w:color="000000" w:fill="FFFFFF"/>
            <w:vAlign w:val="center"/>
            <w:hideMark/>
          </w:tcPr>
          <w:p w14:paraId="0C93F449"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2.27E+07</w:t>
            </w:r>
          </w:p>
        </w:tc>
        <w:tc>
          <w:tcPr>
            <w:tcW w:w="1001" w:type="dxa"/>
            <w:tcBorders>
              <w:top w:val="nil"/>
              <w:left w:val="nil"/>
              <w:bottom w:val="nil"/>
              <w:right w:val="nil"/>
            </w:tcBorders>
            <w:shd w:val="clear" w:color="000000" w:fill="FFFFFF"/>
            <w:vAlign w:val="center"/>
            <w:hideMark/>
          </w:tcPr>
          <w:p w14:paraId="230F5855"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2.26E+07</w:t>
            </w:r>
          </w:p>
        </w:tc>
        <w:tc>
          <w:tcPr>
            <w:tcW w:w="953" w:type="dxa"/>
            <w:tcBorders>
              <w:top w:val="nil"/>
              <w:left w:val="nil"/>
              <w:bottom w:val="nil"/>
              <w:right w:val="nil"/>
            </w:tcBorders>
            <w:shd w:val="clear" w:color="000000" w:fill="FFFFFF"/>
            <w:vAlign w:val="center"/>
            <w:hideMark/>
          </w:tcPr>
          <w:p w14:paraId="1EBC771E"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2.29E+07</w:t>
            </w:r>
          </w:p>
        </w:tc>
        <w:tc>
          <w:tcPr>
            <w:tcW w:w="960" w:type="dxa"/>
            <w:tcBorders>
              <w:top w:val="nil"/>
              <w:left w:val="nil"/>
              <w:bottom w:val="nil"/>
              <w:right w:val="nil"/>
            </w:tcBorders>
            <w:shd w:val="clear" w:color="000000" w:fill="FFFFFF"/>
            <w:vAlign w:val="center"/>
            <w:hideMark/>
          </w:tcPr>
          <w:p w14:paraId="3F328341"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22734049</w:t>
            </w:r>
          </w:p>
        </w:tc>
      </w:tr>
      <w:tr w:rsidR="00546981" w:rsidRPr="00546981" w14:paraId="05ED7E8D" w14:textId="77777777" w:rsidTr="00546981">
        <w:trPr>
          <w:trHeight w:val="300"/>
        </w:trPr>
        <w:tc>
          <w:tcPr>
            <w:tcW w:w="932" w:type="dxa"/>
            <w:tcBorders>
              <w:top w:val="nil"/>
              <w:left w:val="nil"/>
              <w:bottom w:val="nil"/>
              <w:right w:val="nil"/>
            </w:tcBorders>
            <w:shd w:val="clear" w:color="000000" w:fill="F5F5F5"/>
            <w:vAlign w:val="center"/>
            <w:hideMark/>
          </w:tcPr>
          <w:p w14:paraId="721D1552"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144</w:t>
            </w:r>
          </w:p>
        </w:tc>
        <w:tc>
          <w:tcPr>
            <w:tcW w:w="1283" w:type="dxa"/>
            <w:tcBorders>
              <w:top w:val="nil"/>
              <w:left w:val="nil"/>
              <w:bottom w:val="nil"/>
              <w:right w:val="nil"/>
            </w:tcBorders>
            <w:shd w:val="clear" w:color="000000" w:fill="F5F5F5"/>
            <w:vAlign w:val="center"/>
            <w:hideMark/>
          </w:tcPr>
          <w:p w14:paraId="60C7D9AE"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15/02/2023</w:t>
            </w:r>
          </w:p>
        </w:tc>
        <w:tc>
          <w:tcPr>
            <w:tcW w:w="971" w:type="dxa"/>
            <w:tcBorders>
              <w:top w:val="nil"/>
              <w:left w:val="nil"/>
              <w:bottom w:val="nil"/>
              <w:right w:val="nil"/>
            </w:tcBorders>
            <w:shd w:val="clear" w:color="000000" w:fill="F5F5F5"/>
            <w:vAlign w:val="center"/>
            <w:hideMark/>
          </w:tcPr>
          <w:p w14:paraId="6DF6E1D1"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2.27E+07</w:t>
            </w:r>
          </w:p>
        </w:tc>
        <w:tc>
          <w:tcPr>
            <w:tcW w:w="1001" w:type="dxa"/>
            <w:tcBorders>
              <w:top w:val="nil"/>
              <w:left w:val="nil"/>
              <w:bottom w:val="nil"/>
              <w:right w:val="nil"/>
            </w:tcBorders>
            <w:shd w:val="clear" w:color="000000" w:fill="F5F5F5"/>
            <w:vAlign w:val="center"/>
            <w:hideMark/>
          </w:tcPr>
          <w:p w14:paraId="33420790"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2.26E+07</w:t>
            </w:r>
          </w:p>
        </w:tc>
        <w:tc>
          <w:tcPr>
            <w:tcW w:w="953" w:type="dxa"/>
            <w:tcBorders>
              <w:top w:val="nil"/>
              <w:left w:val="nil"/>
              <w:bottom w:val="nil"/>
              <w:right w:val="nil"/>
            </w:tcBorders>
            <w:shd w:val="clear" w:color="000000" w:fill="F5F5F5"/>
            <w:vAlign w:val="center"/>
            <w:hideMark/>
          </w:tcPr>
          <w:p w14:paraId="0728E3E0"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2.29E+07</w:t>
            </w:r>
          </w:p>
        </w:tc>
        <w:tc>
          <w:tcPr>
            <w:tcW w:w="960" w:type="dxa"/>
            <w:tcBorders>
              <w:top w:val="nil"/>
              <w:left w:val="nil"/>
              <w:bottom w:val="nil"/>
              <w:right w:val="nil"/>
            </w:tcBorders>
            <w:shd w:val="clear" w:color="000000" w:fill="F5F5F5"/>
            <w:vAlign w:val="center"/>
            <w:hideMark/>
          </w:tcPr>
          <w:p w14:paraId="46BAC391"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22738208</w:t>
            </w:r>
          </w:p>
        </w:tc>
      </w:tr>
      <w:tr w:rsidR="00546981" w:rsidRPr="00546981" w14:paraId="75684473" w14:textId="77777777" w:rsidTr="00546981">
        <w:trPr>
          <w:trHeight w:val="300"/>
        </w:trPr>
        <w:tc>
          <w:tcPr>
            <w:tcW w:w="932" w:type="dxa"/>
            <w:tcBorders>
              <w:top w:val="nil"/>
              <w:left w:val="nil"/>
              <w:bottom w:val="nil"/>
              <w:right w:val="nil"/>
            </w:tcBorders>
            <w:shd w:val="clear" w:color="000000" w:fill="FFFFFF"/>
            <w:vAlign w:val="center"/>
            <w:hideMark/>
          </w:tcPr>
          <w:p w14:paraId="031C97C8"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145</w:t>
            </w:r>
          </w:p>
        </w:tc>
        <w:tc>
          <w:tcPr>
            <w:tcW w:w="1283" w:type="dxa"/>
            <w:tcBorders>
              <w:top w:val="nil"/>
              <w:left w:val="nil"/>
              <w:bottom w:val="nil"/>
              <w:right w:val="nil"/>
            </w:tcBorders>
            <w:shd w:val="clear" w:color="000000" w:fill="FFFFFF"/>
            <w:vAlign w:val="center"/>
            <w:hideMark/>
          </w:tcPr>
          <w:p w14:paraId="7AF77BBD"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16/02/2023</w:t>
            </w:r>
          </w:p>
        </w:tc>
        <w:tc>
          <w:tcPr>
            <w:tcW w:w="971" w:type="dxa"/>
            <w:tcBorders>
              <w:top w:val="nil"/>
              <w:left w:val="nil"/>
              <w:bottom w:val="nil"/>
              <w:right w:val="nil"/>
            </w:tcBorders>
            <w:shd w:val="clear" w:color="000000" w:fill="FFFFFF"/>
            <w:vAlign w:val="center"/>
            <w:hideMark/>
          </w:tcPr>
          <w:p w14:paraId="035308B0"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2.27E+07</w:t>
            </w:r>
          </w:p>
        </w:tc>
        <w:tc>
          <w:tcPr>
            <w:tcW w:w="1001" w:type="dxa"/>
            <w:tcBorders>
              <w:top w:val="nil"/>
              <w:left w:val="nil"/>
              <w:bottom w:val="nil"/>
              <w:right w:val="nil"/>
            </w:tcBorders>
            <w:shd w:val="clear" w:color="000000" w:fill="FFFFFF"/>
            <w:vAlign w:val="center"/>
            <w:hideMark/>
          </w:tcPr>
          <w:p w14:paraId="2380F845"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2.26E+07</w:t>
            </w:r>
          </w:p>
        </w:tc>
        <w:tc>
          <w:tcPr>
            <w:tcW w:w="953" w:type="dxa"/>
            <w:tcBorders>
              <w:top w:val="nil"/>
              <w:left w:val="nil"/>
              <w:bottom w:val="nil"/>
              <w:right w:val="nil"/>
            </w:tcBorders>
            <w:shd w:val="clear" w:color="000000" w:fill="FFFFFF"/>
            <w:vAlign w:val="center"/>
            <w:hideMark/>
          </w:tcPr>
          <w:p w14:paraId="25C1289E"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2.29E+07</w:t>
            </w:r>
          </w:p>
        </w:tc>
        <w:tc>
          <w:tcPr>
            <w:tcW w:w="960" w:type="dxa"/>
            <w:tcBorders>
              <w:top w:val="nil"/>
              <w:left w:val="nil"/>
              <w:bottom w:val="nil"/>
              <w:right w:val="nil"/>
            </w:tcBorders>
            <w:shd w:val="clear" w:color="000000" w:fill="FFFFFF"/>
            <w:vAlign w:val="center"/>
            <w:hideMark/>
          </w:tcPr>
          <w:p w14:paraId="7E3FECB1"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22742431</w:t>
            </w:r>
          </w:p>
        </w:tc>
      </w:tr>
      <w:tr w:rsidR="00546981" w:rsidRPr="00546981" w14:paraId="7496041F" w14:textId="77777777" w:rsidTr="00546981">
        <w:trPr>
          <w:trHeight w:val="300"/>
        </w:trPr>
        <w:tc>
          <w:tcPr>
            <w:tcW w:w="932" w:type="dxa"/>
            <w:tcBorders>
              <w:top w:val="nil"/>
              <w:left w:val="nil"/>
              <w:bottom w:val="nil"/>
              <w:right w:val="nil"/>
            </w:tcBorders>
            <w:shd w:val="clear" w:color="000000" w:fill="F5F5F5"/>
            <w:vAlign w:val="center"/>
            <w:hideMark/>
          </w:tcPr>
          <w:p w14:paraId="3C16DD40"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146</w:t>
            </w:r>
          </w:p>
        </w:tc>
        <w:tc>
          <w:tcPr>
            <w:tcW w:w="1283" w:type="dxa"/>
            <w:tcBorders>
              <w:top w:val="nil"/>
              <w:left w:val="nil"/>
              <w:bottom w:val="nil"/>
              <w:right w:val="nil"/>
            </w:tcBorders>
            <w:shd w:val="clear" w:color="000000" w:fill="F5F5F5"/>
            <w:vAlign w:val="center"/>
            <w:hideMark/>
          </w:tcPr>
          <w:p w14:paraId="5432A243"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17/02/2023</w:t>
            </w:r>
          </w:p>
        </w:tc>
        <w:tc>
          <w:tcPr>
            <w:tcW w:w="971" w:type="dxa"/>
            <w:tcBorders>
              <w:top w:val="nil"/>
              <w:left w:val="nil"/>
              <w:bottom w:val="nil"/>
              <w:right w:val="nil"/>
            </w:tcBorders>
            <w:shd w:val="clear" w:color="000000" w:fill="F5F5F5"/>
            <w:vAlign w:val="center"/>
            <w:hideMark/>
          </w:tcPr>
          <w:p w14:paraId="3587BF27"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2.27E+07</w:t>
            </w:r>
          </w:p>
        </w:tc>
        <w:tc>
          <w:tcPr>
            <w:tcW w:w="1001" w:type="dxa"/>
            <w:tcBorders>
              <w:top w:val="nil"/>
              <w:left w:val="nil"/>
              <w:bottom w:val="nil"/>
              <w:right w:val="nil"/>
            </w:tcBorders>
            <w:shd w:val="clear" w:color="000000" w:fill="F5F5F5"/>
            <w:vAlign w:val="center"/>
            <w:hideMark/>
          </w:tcPr>
          <w:p w14:paraId="33BD1AB4"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2.26E+07</w:t>
            </w:r>
          </w:p>
        </w:tc>
        <w:tc>
          <w:tcPr>
            <w:tcW w:w="953" w:type="dxa"/>
            <w:tcBorders>
              <w:top w:val="nil"/>
              <w:left w:val="nil"/>
              <w:bottom w:val="nil"/>
              <w:right w:val="nil"/>
            </w:tcBorders>
            <w:shd w:val="clear" w:color="000000" w:fill="F5F5F5"/>
            <w:vAlign w:val="center"/>
            <w:hideMark/>
          </w:tcPr>
          <w:p w14:paraId="78B63591"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2.29E+07</w:t>
            </w:r>
          </w:p>
        </w:tc>
        <w:tc>
          <w:tcPr>
            <w:tcW w:w="960" w:type="dxa"/>
            <w:tcBorders>
              <w:top w:val="nil"/>
              <w:left w:val="nil"/>
              <w:bottom w:val="nil"/>
              <w:right w:val="nil"/>
            </w:tcBorders>
            <w:shd w:val="clear" w:color="000000" w:fill="F5F5F5"/>
            <w:vAlign w:val="center"/>
            <w:hideMark/>
          </w:tcPr>
          <w:p w14:paraId="0131F524"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22746427</w:t>
            </w:r>
          </w:p>
        </w:tc>
      </w:tr>
      <w:tr w:rsidR="00546981" w:rsidRPr="00546981" w14:paraId="616A9187" w14:textId="77777777" w:rsidTr="00546981">
        <w:trPr>
          <w:trHeight w:val="300"/>
        </w:trPr>
        <w:tc>
          <w:tcPr>
            <w:tcW w:w="932" w:type="dxa"/>
            <w:tcBorders>
              <w:top w:val="nil"/>
              <w:left w:val="nil"/>
              <w:bottom w:val="nil"/>
              <w:right w:val="nil"/>
            </w:tcBorders>
            <w:shd w:val="clear" w:color="000000" w:fill="FFFFFF"/>
            <w:vAlign w:val="center"/>
            <w:hideMark/>
          </w:tcPr>
          <w:p w14:paraId="3A29133F"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147</w:t>
            </w:r>
          </w:p>
        </w:tc>
        <w:tc>
          <w:tcPr>
            <w:tcW w:w="1283" w:type="dxa"/>
            <w:tcBorders>
              <w:top w:val="nil"/>
              <w:left w:val="nil"/>
              <w:bottom w:val="nil"/>
              <w:right w:val="nil"/>
            </w:tcBorders>
            <w:shd w:val="clear" w:color="000000" w:fill="FFFFFF"/>
            <w:vAlign w:val="center"/>
            <w:hideMark/>
          </w:tcPr>
          <w:p w14:paraId="54D4322D"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18/02/2023</w:t>
            </w:r>
          </w:p>
        </w:tc>
        <w:tc>
          <w:tcPr>
            <w:tcW w:w="971" w:type="dxa"/>
            <w:tcBorders>
              <w:top w:val="nil"/>
              <w:left w:val="nil"/>
              <w:bottom w:val="nil"/>
              <w:right w:val="nil"/>
            </w:tcBorders>
            <w:shd w:val="clear" w:color="000000" w:fill="FFFFFF"/>
            <w:vAlign w:val="center"/>
            <w:hideMark/>
          </w:tcPr>
          <w:p w14:paraId="6B95BD77"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2.27E+07</w:t>
            </w:r>
          </w:p>
        </w:tc>
        <w:tc>
          <w:tcPr>
            <w:tcW w:w="1001" w:type="dxa"/>
            <w:tcBorders>
              <w:top w:val="nil"/>
              <w:left w:val="nil"/>
              <w:bottom w:val="nil"/>
              <w:right w:val="nil"/>
            </w:tcBorders>
            <w:shd w:val="clear" w:color="000000" w:fill="FFFFFF"/>
            <w:vAlign w:val="center"/>
            <w:hideMark/>
          </w:tcPr>
          <w:p w14:paraId="6A926541"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2.26E+07</w:t>
            </w:r>
          </w:p>
        </w:tc>
        <w:tc>
          <w:tcPr>
            <w:tcW w:w="953" w:type="dxa"/>
            <w:tcBorders>
              <w:top w:val="nil"/>
              <w:left w:val="nil"/>
              <w:bottom w:val="nil"/>
              <w:right w:val="nil"/>
            </w:tcBorders>
            <w:shd w:val="clear" w:color="000000" w:fill="FFFFFF"/>
            <w:vAlign w:val="center"/>
            <w:hideMark/>
          </w:tcPr>
          <w:p w14:paraId="0D436587"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2.29E+07</w:t>
            </w:r>
          </w:p>
        </w:tc>
        <w:tc>
          <w:tcPr>
            <w:tcW w:w="960" w:type="dxa"/>
            <w:tcBorders>
              <w:top w:val="nil"/>
              <w:left w:val="nil"/>
              <w:bottom w:val="nil"/>
              <w:right w:val="nil"/>
            </w:tcBorders>
            <w:shd w:val="clear" w:color="000000" w:fill="FFFFFF"/>
            <w:vAlign w:val="center"/>
            <w:hideMark/>
          </w:tcPr>
          <w:p w14:paraId="6D9AA9A2"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22749523</w:t>
            </w:r>
          </w:p>
        </w:tc>
      </w:tr>
      <w:tr w:rsidR="00546981" w:rsidRPr="00546981" w14:paraId="37303DEE" w14:textId="77777777" w:rsidTr="00546981">
        <w:trPr>
          <w:trHeight w:val="300"/>
        </w:trPr>
        <w:tc>
          <w:tcPr>
            <w:tcW w:w="932" w:type="dxa"/>
            <w:tcBorders>
              <w:top w:val="nil"/>
              <w:left w:val="nil"/>
              <w:bottom w:val="nil"/>
              <w:right w:val="nil"/>
            </w:tcBorders>
            <w:shd w:val="clear" w:color="000000" w:fill="F5F5F5"/>
            <w:vAlign w:val="center"/>
            <w:hideMark/>
          </w:tcPr>
          <w:p w14:paraId="505DD49D"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148</w:t>
            </w:r>
          </w:p>
        </w:tc>
        <w:tc>
          <w:tcPr>
            <w:tcW w:w="1283" w:type="dxa"/>
            <w:tcBorders>
              <w:top w:val="nil"/>
              <w:left w:val="nil"/>
              <w:bottom w:val="nil"/>
              <w:right w:val="nil"/>
            </w:tcBorders>
            <w:shd w:val="clear" w:color="000000" w:fill="F5F5F5"/>
            <w:vAlign w:val="center"/>
            <w:hideMark/>
          </w:tcPr>
          <w:p w14:paraId="3AB26C71"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19/02/2023</w:t>
            </w:r>
          </w:p>
        </w:tc>
        <w:tc>
          <w:tcPr>
            <w:tcW w:w="971" w:type="dxa"/>
            <w:tcBorders>
              <w:top w:val="nil"/>
              <w:left w:val="nil"/>
              <w:bottom w:val="nil"/>
              <w:right w:val="nil"/>
            </w:tcBorders>
            <w:shd w:val="clear" w:color="000000" w:fill="F5F5F5"/>
            <w:vAlign w:val="center"/>
            <w:hideMark/>
          </w:tcPr>
          <w:p w14:paraId="69F709FC"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2.27E+07</w:t>
            </w:r>
          </w:p>
        </w:tc>
        <w:tc>
          <w:tcPr>
            <w:tcW w:w="1001" w:type="dxa"/>
            <w:tcBorders>
              <w:top w:val="nil"/>
              <w:left w:val="nil"/>
              <w:bottom w:val="nil"/>
              <w:right w:val="nil"/>
            </w:tcBorders>
            <w:shd w:val="clear" w:color="000000" w:fill="F5F5F5"/>
            <w:vAlign w:val="center"/>
            <w:hideMark/>
          </w:tcPr>
          <w:p w14:paraId="4546E7B5"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2.25E+07</w:t>
            </w:r>
          </w:p>
        </w:tc>
        <w:tc>
          <w:tcPr>
            <w:tcW w:w="953" w:type="dxa"/>
            <w:tcBorders>
              <w:top w:val="nil"/>
              <w:left w:val="nil"/>
              <w:bottom w:val="nil"/>
              <w:right w:val="nil"/>
            </w:tcBorders>
            <w:shd w:val="clear" w:color="000000" w:fill="F5F5F5"/>
            <w:vAlign w:val="center"/>
            <w:hideMark/>
          </w:tcPr>
          <w:p w14:paraId="4C33D874"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2.29E+07</w:t>
            </w:r>
          </w:p>
        </w:tc>
        <w:tc>
          <w:tcPr>
            <w:tcW w:w="960" w:type="dxa"/>
            <w:tcBorders>
              <w:top w:val="nil"/>
              <w:left w:val="nil"/>
              <w:bottom w:val="nil"/>
              <w:right w:val="nil"/>
            </w:tcBorders>
            <w:shd w:val="clear" w:color="000000" w:fill="F5F5F5"/>
            <w:vAlign w:val="center"/>
            <w:hideMark/>
          </w:tcPr>
          <w:p w14:paraId="7C03C1D7"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22753174</w:t>
            </w:r>
          </w:p>
        </w:tc>
      </w:tr>
      <w:tr w:rsidR="00546981" w:rsidRPr="00546981" w14:paraId="19B48E09" w14:textId="77777777" w:rsidTr="00546981">
        <w:trPr>
          <w:trHeight w:val="300"/>
        </w:trPr>
        <w:tc>
          <w:tcPr>
            <w:tcW w:w="932" w:type="dxa"/>
            <w:tcBorders>
              <w:top w:val="nil"/>
              <w:left w:val="nil"/>
              <w:bottom w:val="nil"/>
              <w:right w:val="nil"/>
            </w:tcBorders>
            <w:shd w:val="clear" w:color="000000" w:fill="FFFFFF"/>
            <w:vAlign w:val="center"/>
            <w:hideMark/>
          </w:tcPr>
          <w:p w14:paraId="50C4B1CC"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149</w:t>
            </w:r>
          </w:p>
        </w:tc>
        <w:tc>
          <w:tcPr>
            <w:tcW w:w="1283" w:type="dxa"/>
            <w:tcBorders>
              <w:top w:val="nil"/>
              <w:left w:val="nil"/>
              <w:bottom w:val="nil"/>
              <w:right w:val="nil"/>
            </w:tcBorders>
            <w:shd w:val="clear" w:color="000000" w:fill="FFFFFF"/>
            <w:vAlign w:val="center"/>
            <w:hideMark/>
          </w:tcPr>
          <w:p w14:paraId="24E5ACE3"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20/02/2023</w:t>
            </w:r>
          </w:p>
        </w:tc>
        <w:tc>
          <w:tcPr>
            <w:tcW w:w="971" w:type="dxa"/>
            <w:tcBorders>
              <w:top w:val="nil"/>
              <w:left w:val="nil"/>
              <w:bottom w:val="nil"/>
              <w:right w:val="nil"/>
            </w:tcBorders>
            <w:shd w:val="clear" w:color="000000" w:fill="FFFFFF"/>
            <w:vAlign w:val="center"/>
            <w:hideMark/>
          </w:tcPr>
          <w:p w14:paraId="1A2648C6"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2.27E+07</w:t>
            </w:r>
          </w:p>
        </w:tc>
        <w:tc>
          <w:tcPr>
            <w:tcW w:w="1001" w:type="dxa"/>
            <w:tcBorders>
              <w:top w:val="nil"/>
              <w:left w:val="nil"/>
              <w:bottom w:val="nil"/>
              <w:right w:val="nil"/>
            </w:tcBorders>
            <w:shd w:val="clear" w:color="000000" w:fill="FFFFFF"/>
            <w:vAlign w:val="center"/>
            <w:hideMark/>
          </w:tcPr>
          <w:p w14:paraId="49C29245"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2.26E+07</w:t>
            </w:r>
          </w:p>
        </w:tc>
        <w:tc>
          <w:tcPr>
            <w:tcW w:w="953" w:type="dxa"/>
            <w:tcBorders>
              <w:top w:val="nil"/>
              <w:left w:val="nil"/>
              <w:bottom w:val="nil"/>
              <w:right w:val="nil"/>
            </w:tcBorders>
            <w:shd w:val="clear" w:color="000000" w:fill="FFFFFF"/>
            <w:vAlign w:val="center"/>
            <w:hideMark/>
          </w:tcPr>
          <w:p w14:paraId="48723FB3"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2.29E+07</w:t>
            </w:r>
          </w:p>
        </w:tc>
        <w:tc>
          <w:tcPr>
            <w:tcW w:w="960" w:type="dxa"/>
            <w:tcBorders>
              <w:top w:val="nil"/>
              <w:left w:val="nil"/>
              <w:bottom w:val="nil"/>
              <w:right w:val="nil"/>
            </w:tcBorders>
            <w:shd w:val="clear" w:color="000000" w:fill="FFFFFF"/>
            <w:vAlign w:val="center"/>
            <w:hideMark/>
          </w:tcPr>
          <w:p w14:paraId="62029FAD"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22758012</w:t>
            </w:r>
          </w:p>
        </w:tc>
      </w:tr>
      <w:tr w:rsidR="00546981" w:rsidRPr="00546981" w14:paraId="3C6296DD" w14:textId="77777777" w:rsidTr="00546981">
        <w:trPr>
          <w:trHeight w:val="300"/>
        </w:trPr>
        <w:tc>
          <w:tcPr>
            <w:tcW w:w="932" w:type="dxa"/>
            <w:tcBorders>
              <w:top w:val="nil"/>
              <w:left w:val="nil"/>
              <w:bottom w:val="nil"/>
              <w:right w:val="nil"/>
            </w:tcBorders>
            <w:shd w:val="clear" w:color="000000" w:fill="F5F5F5"/>
            <w:vAlign w:val="center"/>
            <w:hideMark/>
          </w:tcPr>
          <w:p w14:paraId="3EB9AF1C"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150</w:t>
            </w:r>
          </w:p>
        </w:tc>
        <w:tc>
          <w:tcPr>
            <w:tcW w:w="1283" w:type="dxa"/>
            <w:tcBorders>
              <w:top w:val="nil"/>
              <w:left w:val="nil"/>
              <w:bottom w:val="nil"/>
              <w:right w:val="nil"/>
            </w:tcBorders>
            <w:shd w:val="clear" w:color="000000" w:fill="F5F5F5"/>
            <w:vAlign w:val="center"/>
            <w:hideMark/>
          </w:tcPr>
          <w:p w14:paraId="747F95B8"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21/02/2023</w:t>
            </w:r>
          </w:p>
        </w:tc>
        <w:tc>
          <w:tcPr>
            <w:tcW w:w="971" w:type="dxa"/>
            <w:tcBorders>
              <w:top w:val="nil"/>
              <w:left w:val="nil"/>
              <w:bottom w:val="nil"/>
              <w:right w:val="nil"/>
            </w:tcBorders>
            <w:shd w:val="clear" w:color="000000" w:fill="F5F5F5"/>
            <w:vAlign w:val="center"/>
            <w:hideMark/>
          </w:tcPr>
          <w:p w14:paraId="5D9F97CC"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2.27E+07</w:t>
            </w:r>
          </w:p>
        </w:tc>
        <w:tc>
          <w:tcPr>
            <w:tcW w:w="1001" w:type="dxa"/>
            <w:tcBorders>
              <w:top w:val="nil"/>
              <w:left w:val="nil"/>
              <w:bottom w:val="nil"/>
              <w:right w:val="nil"/>
            </w:tcBorders>
            <w:shd w:val="clear" w:color="000000" w:fill="F5F5F5"/>
            <w:vAlign w:val="center"/>
            <w:hideMark/>
          </w:tcPr>
          <w:p w14:paraId="4E8F52F0"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2.26E+07</w:t>
            </w:r>
          </w:p>
        </w:tc>
        <w:tc>
          <w:tcPr>
            <w:tcW w:w="953" w:type="dxa"/>
            <w:tcBorders>
              <w:top w:val="nil"/>
              <w:left w:val="nil"/>
              <w:bottom w:val="nil"/>
              <w:right w:val="nil"/>
            </w:tcBorders>
            <w:shd w:val="clear" w:color="000000" w:fill="F5F5F5"/>
            <w:vAlign w:val="center"/>
            <w:hideMark/>
          </w:tcPr>
          <w:p w14:paraId="6B6D9541"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2.29E+07</w:t>
            </w:r>
          </w:p>
        </w:tc>
        <w:tc>
          <w:tcPr>
            <w:tcW w:w="960" w:type="dxa"/>
            <w:tcBorders>
              <w:top w:val="nil"/>
              <w:left w:val="nil"/>
              <w:bottom w:val="nil"/>
              <w:right w:val="nil"/>
            </w:tcBorders>
            <w:shd w:val="clear" w:color="000000" w:fill="F5F5F5"/>
            <w:vAlign w:val="center"/>
            <w:hideMark/>
          </w:tcPr>
          <w:p w14:paraId="6603D72C"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22762646</w:t>
            </w:r>
          </w:p>
        </w:tc>
      </w:tr>
      <w:tr w:rsidR="00546981" w:rsidRPr="00546981" w14:paraId="362F5B69" w14:textId="77777777" w:rsidTr="00546981">
        <w:trPr>
          <w:trHeight w:val="300"/>
        </w:trPr>
        <w:tc>
          <w:tcPr>
            <w:tcW w:w="932" w:type="dxa"/>
            <w:tcBorders>
              <w:top w:val="nil"/>
              <w:left w:val="nil"/>
              <w:bottom w:val="nil"/>
              <w:right w:val="nil"/>
            </w:tcBorders>
            <w:shd w:val="clear" w:color="000000" w:fill="FFFFFF"/>
            <w:vAlign w:val="center"/>
            <w:hideMark/>
          </w:tcPr>
          <w:p w14:paraId="2D427AFF"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151</w:t>
            </w:r>
          </w:p>
        </w:tc>
        <w:tc>
          <w:tcPr>
            <w:tcW w:w="1283" w:type="dxa"/>
            <w:tcBorders>
              <w:top w:val="nil"/>
              <w:left w:val="nil"/>
              <w:bottom w:val="nil"/>
              <w:right w:val="nil"/>
            </w:tcBorders>
            <w:shd w:val="clear" w:color="000000" w:fill="FFFFFF"/>
            <w:vAlign w:val="center"/>
            <w:hideMark/>
          </w:tcPr>
          <w:p w14:paraId="6A7552E3"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22/02/2023</w:t>
            </w:r>
          </w:p>
        </w:tc>
        <w:tc>
          <w:tcPr>
            <w:tcW w:w="971" w:type="dxa"/>
            <w:tcBorders>
              <w:top w:val="nil"/>
              <w:left w:val="nil"/>
              <w:bottom w:val="nil"/>
              <w:right w:val="nil"/>
            </w:tcBorders>
            <w:shd w:val="clear" w:color="000000" w:fill="FFFFFF"/>
            <w:vAlign w:val="center"/>
            <w:hideMark/>
          </w:tcPr>
          <w:p w14:paraId="31F9CEE5"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2.27E+07</w:t>
            </w:r>
          </w:p>
        </w:tc>
        <w:tc>
          <w:tcPr>
            <w:tcW w:w="1001" w:type="dxa"/>
            <w:tcBorders>
              <w:top w:val="nil"/>
              <w:left w:val="nil"/>
              <w:bottom w:val="nil"/>
              <w:right w:val="nil"/>
            </w:tcBorders>
            <w:shd w:val="clear" w:color="000000" w:fill="FFFFFF"/>
            <w:vAlign w:val="center"/>
            <w:hideMark/>
          </w:tcPr>
          <w:p w14:paraId="5782E767"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2.26E+07</w:t>
            </w:r>
          </w:p>
        </w:tc>
        <w:tc>
          <w:tcPr>
            <w:tcW w:w="953" w:type="dxa"/>
            <w:tcBorders>
              <w:top w:val="nil"/>
              <w:left w:val="nil"/>
              <w:bottom w:val="nil"/>
              <w:right w:val="nil"/>
            </w:tcBorders>
            <w:shd w:val="clear" w:color="000000" w:fill="FFFFFF"/>
            <w:vAlign w:val="center"/>
            <w:hideMark/>
          </w:tcPr>
          <w:p w14:paraId="53F44DCF"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2.29E+07</w:t>
            </w:r>
          </w:p>
        </w:tc>
        <w:tc>
          <w:tcPr>
            <w:tcW w:w="960" w:type="dxa"/>
            <w:tcBorders>
              <w:top w:val="nil"/>
              <w:left w:val="nil"/>
              <w:bottom w:val="nil"/>
              <w:right w:val="nil"/>
            </w:tcBorders>
            <w:shd w:val="clear" w:color="000000" w:fill="FFFFFF"/>
            <w:vAlign w:val="center"/>
            <w:hideMark/>
          </w:tcPr>
          <w:p w14:paraId="5E59CD8C"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22766794</w:t>
            </w:r>
          </w:p>
        </w:tc>
      </w:tr>
      <w:tr w:rsidR="00546981" w:rsidRPr="00546981" w14:paraId="118346E4" w14:textId="77777777" w:rsidTr="00546981">
        <w:trPr>
          <w:trHeight w:val="300"/>
        </w:trPr>
        <w:tc>
          <w:tcPr>
            <w:tcW w:w="932" w:type="dxa"/>
            <w:tcBorders>
              <w:top w:val="nil"/>
              <w:left w:val="nil"/>
              <w:bottom w:val="nil"/>
              <w:right w:val="nil"/>
            </w:tcBorders>
            <w:shd w:val="clear" w:color="000000" w:fill="F5F5F5"/>
            <w:vAlign w:val="center"/>
            <w:hideMark/>
          </w:tcPr>
          <w:p w14:paraId="51D2A608"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152</w:t>
            </w:r>
          </w:p>
        </w:tc>
        <w:tc>
          <w:tcPr>
            <w:tcW w:w="1283" w:type="dxa"/>
            <w:tcBorders>
              <w:top w:val="nil"/>
              <w:left w:val="nil"/>
              <w:bottom w:val="nil"/>
              <w:right w:val="nil"/>
            </w:tcBorders>
            <w:shd w:val="clear" w:color="000000" w:fill="F5F5F5"/>
            <w:vAlign w:val="center"/>
            <w:hideMark/>
          </w:tcPr>
          <w:p w14:paraId="19386769"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23/02/2023</w:t>
            </w:r>
          </w:p>
        </w:tc>
        <w:tc>
          <w:tcPr>
            <w:tcW w:w="971" w:type="dxa"/>
            <w:tcBorders>
              <w:top w:val="nil"/>
              <w:left w:val="nil"/>
              <w:bottom w:val="nil"/>
              <w:right w:val="nil"/>
            </w:tcBorders>
            <w:shd w:val="clear" w:color="000000" w:fill="F5F5F5"/>
            <w:vAlign w:val="center"/>
            <w:hideMark/>
          </w:tcPr>
          <w:p w14:paraId="23E3ED34"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2.27E+07</w:t>
            </w:r>
          </w:p>
        </w:tc>
        <w:tc>
          <w:tcPr>
            <w:tcW w:w="1001" w:type="dxa"/>
            <w:tcBorders>
              <w:top w:val="nil"/>
              <w:left w:val="nil"/>
              <w:bottom w:val="nil"/>
              <w:right w:val="nil"/>
            </w:tcBorders>
            <w:shd w:val="clear" w:color="000000" w:fill="F5F5F5"/>
            <w:vAlign w:val="center"/>
            <w:hideMark/>
          </w:tcPr>
          <w:p w14:paraId="7A0FB75C"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2.25E+07</w:t>
            </w:r>
          </w:p>
        </w:tc>
        <w:tc>
          <w:tcPr>
            <w:tcW w:w="953" w:type="dxa"/>
            <w:tcBorders>
              <w:top w:val="nil"/>
              <w:left w:val="nil"/>
              <w:bottom w:val="nil"/>
              <w:right w:val="nil"/>
            </w:tcBorders>
            <w:shd w:val="clear" w:color="000000" w:fill="F5F5F5"/>
            <w:vAlign w:val="center"/>
            <w:hideMark/>
          </w:tcPr>
          <w:p w14:paraId="47FA2B99"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2.29E+07</w:t>
            </w:r>
          </w:p>
        </w:tc>
        <w:tc>
          <w:tcPr>
            <w:tcW w:w="960" w:type="dxa"/>
            <w:tcBorders>
              <w:top w:val="nil"/>
              <w:left w:val="nil"/>
              <w:bottom w:val="nil"/>
              <w:right w:val="nil"/>
            </w:tcBorders>
            <w:shd w:val="clear" w:color="000000" w:fill="F5F5F5"/>
            <w:vAlign w:val="center"/>
            <w:hideMark/>
          </w:tcPr>
          <w:p w14:paraId="63676B11"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22770497</w:t>
            </w:r>
          </w:p>
        </w:tc>
      </w:tr>
      <w:tr w:rsidR="00546981" w:rsidRPr="00546981" w14:paraId="53CAA48C" w14:textId="77777777" w:rsidTr="00546981">
        <w:trPr>
          <w:trHeight w:val="300"/>
        </w:trPr>
        <w:tc>
          <w:tcPr>
            <w:tcW w:w="932" w:type="dxa"/>
            <w:tcBorders>
              <w:top w:val="nil"/>
              <w:left w:val="nil"/>
              <w:bottom w:val="nil"/>
              <w:right w:val="nil"/>
            </w:tcBorders>
            <w:shd w:val="clear" w:color="000000" w:fill="FFFFFF"/>
            <w:vAlign w:val="center"/>
            <w:hideMark/>
          </w:tcPr>
          <w:p w14:paraId="744358E4"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153</w:t>
            </w:r>
          </w:p>
        </w:tc>
        <w:tc>
          <w:tcPr>
            <w:tcW w:w="1283" w:type="dxa"/>
            <w:tcBorders>
              <w:top w:val="nil"/>
              <w:left w:val="nil"/>
              <w:bottom w:val="nil"/>
              <w:right w:val="nil"/>
            </w:tcBorders>
            <w:shd w:val="clear" w:color="000000" w:fill="FFFFFF"/>
            <w:vAlign w:val="center"/>
            <w:hideMark/>
          </w:tcPr>
          <w:p w14:paraId="56B60848"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24/02/2023</w:t>
            </w:r>
          </w:p>
        </w:tc>
        <w:tc>
          <w:tcPr>
            <w:tcW w:w="971" w:type="dxa"/>
            <w:tcBorders>
              <w:top w:val="nil"/>
              <w:left w:val="nil"/>
              <w:bottom w:val="nil"/>
              <w:right w:val="nil"/>
            </w:tcBorders>
            <w:shd w:val="clear" w:color="000000" w:fill="FFFFFF"/>
            <w:vAlign w:val="center"/>
            <w:hideMark/>
          </w:tcPr>
          <w:p w14:paraId="206889E6"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2.27E+07</w:t>
            </w:r>
          </w:p>
        </w:tc>
        <w:tc>
          <w:tcPr>
            <w:tcW w:w="1001" w:type="dxa"/>
            <w:tcBorders>
              <w:top w:val="nil"/>
              <w:left w:val="nil"/>
              <w:bottom w:val="nil"/>
              <w:right w:val="nil"/>
            </w:tcBorders>
            <w:shd w:val="clear" w:color="000000" w:fill="FFFFFF"/>
            <w:vAlign w:val="center"/>
            <w:hideMark/>
          </w:tcPr>
          <w:p w14:paraId="657F0AED"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2.26E+07</w:t>
            </w:r>
          </w:p>
        </w:tc>
        <w:tc>
          <w:tcPr>
            <w:tcW w:w="953" w:type="dxa"/>
            <w:tcBorders>
              <w:top w:val="nil"/>
              <w:left w:val="nil"/>
              <w:bottom w:val="nil"/>
              <w:right w:val="nil"/>
            </w:tcBorders>
            <w:shd w:val="clear" w:color="000000" w:fill="FFFFFF"/>
            <w:vAlign w:val="center"/>
            <w:hideMark/>
          </w:tcPr>
          <w:p w14:paraId="55D32626"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2.29E+07</w:t>
            </w:r>
          </w:p>
        </w:tc>
        <w:tc>
          <w:tcPr>
            <w:tcW w:w="960" w:type="dxa"/>
            <w:tcBorders>
              <w:top w:val="nil"/>
              <w:left w:val="nil"/>
              <w:bottom w:val="nil"/>
              <w:right w:val="nil"/>
            </w:tcBorders>
            <w:shd w:val="clear" w:color="000000" w:fill="FFFFFF"/>
            <w:vAlign w:val="center"/>
            <w:hideMark/>
          </w:tcPr>
          <w:p w14:paraId="206B69E8"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22773836</w:t>
            </w:r>
          </w:p>
        </w:tc>
      </w:tr>
      <w:tr w:rsidR="00546981" w:rsidRPr="00546981" w14:paraId="314D2766" w14:textId="77777777" w:rsidTr="00546981">
        <w:trPr>
          <w:trHeight w:val="300"/>
        </w:trPr>
        <w:tc>
          <w:tcPr>
            <w:tcW w:w="932" w:type="dxa"/>
            <w:tcBorders>
              <w:top w:val="nil"/>
              <w:left w:val="nil"/>
              <w:bottom w:val="nil"/>
              <w:right w:val="nil"/>
            </w:tcBorders>
            <w:shd w:val="clear" w:color="000000" w:fill="F5F5F5"/>
            <w:vAlign w:val="center"/>
            <w:hideMark/>
          </w:tcPr>
          <w:p w14:paraId="201782B3"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154</w:t>
            </w:r>
          </w:p>
        </w:tc>
        <w:tc>
          <w:tcPr>
            <w:tcW w:w="1283" w:type="dxa"/>
            <w:tcBorders>
              <w:top w:val="nil"/>
              <w:left w:val="nil"/>
              <w:bottom w:val="nil"/>
              <w:right w:val="nil"/>
            </w:tcBorders>
            <w:shd w:val="clear" w:color="000000" w:fill="F5F5F5"/>
            <w:vAlign w:val="center"/>
            <w:hideMark/>
          </w:tcPr>
          <w:p w14:paraId="40FDDFD3"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25/02/2023</w:t>
            </w:r>
          </w:p>
        </w:tc>
        <w:tc>
          <w:tcPr>
            <w:tcW w:w="971" w:type="dxa"/>
            <w:tcBorders>
              <w:top w:val="nil"/>
              <w:left w:val="nil"/>
              <w:bottom w:val="nil"/>
              <w:right w:val="nil"/>
            </w:tcBorders>
            <w:shd w:val="clear" w:color="000000" w:fill="F5F5F5"/>
            <w:vAlign w:val="center"/>
            <w:hideMark/>
          </w:tcPr>
          <w:p w14:paraId="6680707A"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2.27E+07</w:t>
            </w:r>
          </w:p>
        </w:tc>
        <w:tc>
          <w:tcPr>
            <w:tcW w:w="1001" w:type="dxa"/>
            <w:tcBorders>
              <w:top w:val="nil"/>
              <w:left w:val="nil"/>
              <w:bottom w:val="nil"/>
              <w:right w:val="nil"/>
            </w:tcBorders>
            <w:shd w:val="clear" w:color="000000" w:fill="F5F5F5"/>
            <w:vAlign w:val="center"/>
            <w:hideMark/>
          </w:tcPr>
          <w:p w14:paraId="6867D574"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2.25E+07</w:t>
            </w:r>
          </w:p>
        </w:tc>
        <w:tc>
          <w:tcPr>
            <w:tcW w:w="953" w:type="dxa"/>
            <w:tcBorders>
              <w:top w:val="nil"/>
              <w:left w:val="nil"/>
              <w:bottom w:val="nil"/>
              <w:right w:val="nil"/>
            </w:tcBorders>
            <w:shd w:val="clear" w:color="000000" w:fill="F5F5F5"/>
            <w:vAlign w:val="center"/>
            <w:hideMark/>
          </w:tcPr>
          <w:p w14:paraId="7274BAE0"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2.29E+07</w:t>
            </w:r>
          </w:p>
        </w:tc>
        <w:tc>
          <w:tcPr>
            <w:tcW w:w="960" w:type="dxa"/>
            <w:tcBorders>
              <w:top w:val="nil"/>
              <w:left w:val="nil"/>
              <w:bottom w:val="nil"/>
              <w:right w:val="nil"/>
            </w:tcBorders>
            <w:shd w:val="clear" w:color="000000" w:fill="F5F5F5"/>
            <w:vAlign w:val="center"/>
            <w:hideMark/>
          </w:tcPr>
          <w:p w14:paraId="03320742"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22776533</w:t>
            </w:r>
          </w:p>
        </w:tc>
      </w:tr>
      <w:tr w:rsidR="00546981" w:rsidRPr="00546981" w14:paraId="3AD44CDD" w14:textId="77777777" w:rsidTr="00546981">
        <w:trPr>
          <w:trHeight w:val="300"/>
        </w:trPr>
        <w:tc>
          <w:tcPr>
            <w:tcW w:w="932" w:type="dxa"/>
            <w:tcBorders>
              <w:top w:val="nil"/>
              <w:left w:val="nil"/>
              <w:bottom w:val="nil"/>
              <w:right w:val="nil"/>
            </w:tcBorders>
            <w:shd w:val="clear" w:color="000000" w:fill="FFFFFF"/>
            <w:vAlign w:val="center"/>
            <w:hideMark/>
          </w:tcPr>
          <w:p w14:paraId="77ED4547"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155</w:t>
            </w:r>
          </w:p>
        </w:tc>
        <w:tc>
          <w:tcPr>
            <w:tcW w:w="1283" w:type="dxa"/>
            <w:tcBorders>
              <w:top w:val="nil"/>
              <w:left w:val="nil"/>
              <w:bottom w:val="nil"/>
              <w:right w:val="nil"/>
            </w:tcBorders>
            <w:shd w:val="clear" w:color="000000" w:fill="FFFFFF"/>
            <w:vAlign w:val="center"/>
            <w:hideMark/>
          </w:tcPr>
          <w:p w14:paraId="6487A1BD"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26/02/2023</w:t>
            </w:r>
          </w:p>
        </w:tc>
        <w:tc>
          <w:tcPr>
            <w:tcW w:w="971" w:type="dxa"/>
            <w:tcBorders>
              <w:top w:val="nil"/>
              <w:left w:val="nil"/>
              <w:bottom w:val="nil"/>
              <w:right w:val="nil"/>
            </w:tcBorders>
            <w:shd w:val="clear" w:color="000000" w:fill="FFFFFF"/>
            <w:vAlign w:val="center"/>
            <w:hideMark/>
          </w:tcPr>
          <w:p w14:paraId="4254ADB2"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2.27E+07</w:t>
            </w:r>
          </w:p>
        </w:tc>
        <w:tc>
          <w:tcPr>
            <w:tcW w:w="1001" w:type="dxa"/>
            <w:tcBorders>
              <w:top w:val="nil"/>
              <w:left w:val="nil"/>
              <w:bottom w:val="nil"/>
              <w:right w:val="nil"/>
            </w:tcBorders>
            <w:shd w:val="clear" w:color="000000" w:fill="FFFFFF"/>
            <w:vAlign w:val="center"/>
            <w:hideMark/>
          </w:tcPr>
          <w:p w14:paraId="45985DEE"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2.25E+07</w:t>
            </w:r>
          </w:p>
        </w:tc>
        <w:tc>
          <w:tcPr>
            <w:tcW w:w="953" w:type="dxa"/>
            <w:tcBorders>
              <w:top w:val="nil"/>
              <w:left w:val="nil"/>
              <w:bottom w:val="nil"/>
              <w:right w:val="nil"/>
            </w:tcBorders>
            <w:shd w:val="clear" w:color="000000" w:fill="FFFFFF"/>
            <w:vAlign w:val="center"/>
            <w:hideMark/>
          </w:tcPr>
          <w:p w14:paraId="01584C41"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2.28E+07</w:t>
            </w:r>
          </w:p>
        </w:tc>
        <w:tc>
          <w:tcPr>
            <w:tcW w:w="960" w:type="dxa"/>
            <w:tcBorders>
              <w:top w:val="nil"/>
              <w:left w:val="nil"/>
              <w:bottom w:val="nil"/>
              <w:right w:val="nil"/>
            </w:tcBorders>
            <w:shd w:val="clear" w:color="000000" w:fill="FFFFFF"/>
            <w:vAlign w:val="center"/>
            <w:hideMark/>
          </w:tcPr>
          <w:p w14:paraId="33721675"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22779659</w:t>
            </w:r>
          </w:p>
        </w:tc>
      </w:tr>
      <w:tr w:rsidR="00546981" w:rsidRPr="00546981" w14:paraId="6B360313" w14:textId="77777777" w:rsidTr="00546981">
        <w:trPr>
          <w:trHeight w:val="300"/>
        </w:trPr>
        <w:tc>
          <w:tcPr>
            <w:tcW w:w="932" w:type="dxa"/>
            <w:tcBorders>
              <w:top w:val="nil"/>
              <w:left w:val="nil"/>
              <w:bottom w:val="nil"/>
              <w:right w:val="nil"/>
            </w:tcBorders>
            <w:shd w:val="clear" w:color="000000" w:fill="F5F5F5"/>
            <w:vAlign w:val="center"/>
            <w:hideMark/>
          </w:tcPr>
          <w:p w14:paraId="7D958EC3"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156</w:t>
            </w:r>
          </w:p>
        </w:tc>
        <w:tc>
          <w:tcPr>
            <w:tcW w:w="1283" w:type="dxa"/>
            <w:tcBorders>
              <w:top w:val="nil"/>
              <w:left w:val="nil"/>
              <w:bottom w:val="nil"/>
              <w:right w:val="nil"/>
            </w:tcBorders>
            <w:shd w:val="clear" w:color="000000" w:fill="F5F5F5"/>
            <w:vAlign w:val="center"/>
            <w:hideMark/>
          </w:tcPr>
          <w:p w14:paraId="6D92DA81"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27/02/2023</w:t>
            </w:r>
          </w:p>
        </w:tc>
        <w:tc>
          <w:tcPr>
            <w:tcW w:w="971" w:type="dxa"/>
            <w:tcBorders>
              <w:top w:val="nil"/>
              <w:left w:val="nil"/>
              <w:bottom w:val="nil"/>
              <w:right w:val="nil"/>
            </w:tcBorders>
            <w:shd w:val="clear" w:color="000000" w:fill="F5F5F5"/>
            <w:vAlign w:val="center"/>
            <w:hideMark/>
          </w:tcPr>
          <w:p w14:paraId="35D576E2"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2.27E+07</w:t>
            </w:r>
          </w:p>
        </w:tc>
        <w:tc>
          <w:tcPr>
            <w:tcW w:w="1001" w:type="dxa"/>
            <w:tcBorders>
              <w:top w:val="nil"/>
              <w:left w:val="nil"/>
              <w:bottom w:val="nil"/>
              <w:right w:val="nil"/>
            </w:tcBorders>
            <w:shd w:val="clear" w:color="000000" w:fill="F5F5F5"/>
            <w:vAlign w:val="center"/>
            <w:hideMark/>
          </w:tcPr>
          <w:p w14:paraId="593E84DB"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2.25E+07</w:t>
            </w:r>
          </w:p>
        </w:tc>
        <w:tc>
          <w:tcPr>
            <w:tcW w:w="953" w:type="dxa"/>
            <w:tcBorders>
              <w:top w:val="nil"/>
              <w:left w:val="nil"/>
              <w:bottom w:val="nil"/>
              <w:right w:val="nil"/>
            </w:tcBorders>
            <w:shd w:val="clear" w:color="000000" w:fill="F5F5F5"/>
            <w:vAlign w:val="center"/>
            <w:hideMark/>
          </w:tcPr>
          <w:p w14:paraId="4E7BADB5"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2.29E+07</w:t>
            </w:r>
          </w:p>
        </w:tc>
        <w:tc>
          <w:tcPr>
            <w:tcW w:w="960" w:type="dxa"/>
            <w:tcBorders>
              <w:top w:val="nil"/>
              <w:left w:val="nil"/>
              <w:bottom w:val="nil"/>
              <w:right w:val="nil"/>
            </w:tcBorders>
            <w:shd w:val="clear" w:color="000000" w:fill="F5F5F5"/>
            <w:vAlign w:val="center"/>
            <w:hideMark/>
          </w:tcPr>
          <w:p w14:paraId="79C3E506"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22784305</w:t>
            </w:r>
          </w:p>
        </w:tc>
      </w:tr>
      <w:tr w:rsidR="00546981" w:rsidRPr="00546981" w14:paraId="0C658B45" w14:textId="77777777" w:rsidTr="00546981">
        <w:trPr>
          <w:trHeight w:val="300"/>
        </w:trPr>
        <w:tc>
          <w:tcPr>
            <w:tcW w:w="932" w:type="dxa"/>
            <w:tcBorders>
              <w:top w:val="nil"/>
              <w:left w:val="nil"/>
              <w:bottom w:val="nil"/>
              <w:right w:val="nil"/>
            </w:tcBorders>
            <w:shd w:val="clear" w:color="000000" w:fill="FFFFFF"/>
            <w:vAlign w:val="center"/>
            <w:hideMark/>
          </w:tcPr>
          <w:p w14:paraId="1220DF53"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157</w:t>
            </w:r>
          </w:p>
        </w:tc>
        <w:tc>
          <w:tcPr>
            <w:tcW w:w="1283" w:type="dxa"/>
            <w:tcBorders>
              <w:top w:val="nil"/>
              <w:left w:val="nil"/>
              <w:bottom w:val="nil"/>
              <w:right w:val="nil"/>
            </w:tcBorders>
            <w:shd w:val="clear" w:color="000000" w:fill="FFFFFF"/>
            <w:vAlign w:val="center"/>
            <w:hideMark/>
          </w:tcPr>
          <w:p w14:paraId="12242A87"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28/02/2023</w:t>
            </w:r>
          </w:p>
        </w:tc>
        <w:tc>
          <w:tcPr>
            <w:tcW w:w="971" w:type="dxa"/>
            <w:tcBorders>
              <w:top w:val="nil"/>
              <w:left w:val="nil"/>
              <w:bottom w:val="nil"/>
              <w:right w:val="nil"/>
            </w:tcBorders>
            <w:shd w:val="clear" w:color="000000" w:fill="FFFFFF"/>
            <w:vAlign w:val="center"/>
            <w:hideMark/>
          </w:tcPr>
          <w:p w14:paraId="10803970"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2.27E+07</w:t>
            </w:r>
          </w:p>
        </w:tc>
        <w:tc>
          <w:tcPr>
            <w:tcW w:w="1001" w:type="dxa"/>
            <w:tcBorders>
              <w:top w:val="nil"/>
              <w:left w:val="nil"/>
              <w:bottom w:val="nil"/>
              <w:right w:val="nil"/>
            </w:tcBorders>
            <w:shd w:val="clear" w:color="000000" w:fill="FFFFFF"/>
            <w:vAlign w:val="center"/>
            <w:hideMark/>
          </w:tcPr>
          <w:p w14:paraId="2228409A"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2.25E+07</w:t>
            </w:r>
          </w:p>
        </w:tc>
        <w:tc>
          <w:tcPr>
            <w:tcW w:w="953" w:type="dxa"/>
            <w:tcBorders>
              <w:top w:val="nil"/>
              <w:left w:val="nil"/>
              <w:bottom w:val="nil"/>
              <w:right w:val="nil"/>
            </w:tcBorders>
            <w:shd w:val="clear" w:color="000000" w:fill="FFFFFF"/>
            <w:vAlign w:val="center"/>
            <w:hideMark/>
          </w:tcPr>
          <w:p w14:paraId="7D430F49"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2.29E+07</w:t>
            </w:r>
          </w:p>
        </w:tc>
        <w:tc>
          <w:tcPr>
            <w:tcW w:w="960" w:type="dxa"/>
            <w:tcBorders>
              <w:top w:val="nil"/>
              <w:left w:val="nil"/>
              <w:bottom w:val="nil"/>
              <w:right w:val="nil"/>
            </w:tcBorders>
            <w:shd w:val="clear" w:color="000000" w:fill="FFFFFF"/>
            <w:vAlign w:val="center"/>
            <w:hideMark/>
          </w:tcPr>
          <w:p w14:paraId="10AE5E55"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22788789</w:t>
            </w:r>
          </w:p>
        </w:tc>
      </w:tr>
      <w:tr w:rsidR="00546981" w:rsidRPr="00546981" w14:paraId="131B9F41" w14:textId="77777777" w:rsidTr="00546981">
        <w:trPr>
          <w:trHeight w:val="300"/>
        </w:trPr>
        <w:tc>
          <w:tcPr>
            <w:tcW w:w="932" w:type="dxa"/>
            <w:tcBorders>
              <w:top w:val="nil"/>
              <w:left w:val="nil"/>
              <w:bottom w:val="nil"/>
              <w:right w:val="nil"/>
            </w:tcBorders>
            <w:shd w:val="clear" w:color="000000" w:fill="F5F5F5"/>
            <w:vAlign w:val="center"/>
            <w:hideMark/>
          </w:tcPr>
          <w:p w14:paraId="2E9C85DF"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158</w:t>
            </w:r>
          </w:p>
        </w:tc>
        <w:tc>
          <w:tcPr>
            <w:tcW w:w="1283" w:type="dxa"/>
            <w:tcBorders>
              <w:top w:val="nil"/>
              <w:left w:val="nil"/>
              <w:bottom w:val="nil"/>
              <w:right w:val="nil"/>
            </w:tcBorders>
            <w:shd w:val="clear" w:color="000000" w:fill="F5F5F5"/>
            <w:vAlign w:val="center"/>
            <w:hideMark/>
          </w:tcPr>
          <w:p w14:paraId="45C89181"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01/03/2023</w:t>
            </w:r>
          </w:p>
        </w:tc>
        <w:tc>
          <w:tcPr>
            <w:tcW w:w="971" w:type="dxa"/>
            <w:tcBorders>
              <w:top w:val="nil"/>
              <w:left w:val="nil"/>
              <w:bottom w:val="nil"/>
              <w:right w:val="nil"/>
            </w:tcBorders>
            <w:shd w:val="clear" w:color="000000" w:fill="F5F5F5"/>
            <w:vAlign w:val="center"/>
            <w:hideMark/>
          </w:tcPr>
          <w:p w14:paraId="3A82E55E"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2.27E+07</w:t>
            </w:r>
          </w:p>
        </w:tc>
        <w:tc>
          <w:tcPr>
            <w:tcW w:w="1001" w:type="dxa"/>
            <w:tcBorders>
              <w:top w:val="nil"/>
              <w:left w:val="nil"/>
              <w:bottom w:val="nil"/>
              <w:right w:val="nil"/>
            </w:tcBorders>
            <w:shd w:val="clear" w:color="000000" w:fill="F5F5F5"/>
            <w:vAlign w:val="center"/>
            <w:hideMark/>
          </w:tcPr>
          <w:p w14:paraId="4AA62961"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2.25E+07</w:t>
            </w:r>
          </w:p>
        </w:tc>
        <w:tc>
          <w:tcPr>
            <w:tcW w:w="953" w:type="dxa"/>
            <w:tcBorders>
              <w:top w:val="nil"/>
              <w:left w:val="nil"/>
              <w:bottom w:val="nil"/>
              <w:right w:val="nil"/>
            </w:tcBorders>
            <w:shd w:val="clear" w:color="000000" w:fill="F5F5F5"/>
            <w:vAlign w:val="center"/>
            <w:hideMark/>
          </w:tcPr>
          <w:p w14:paraId="638E4D18"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2.28E+07</w:t>
            </w:r>
          </w:p>
        </w:tc>
        <w:tc>
          <w:tcPr>
            <w:tcW w:w="960" w:type="dxa"/>
            <w:tcBorders>
              <w:top w:val="nil"/>
              <w:left w:val="nil"/>
              <w:bottom w:val="nil"/>
              <w:right w:val="nil"/>
            </w:tcBorders>
            <w:shd w:val="clear" w:color="000000" w:fill="F5F5F5"/>
            <w:vAlign w:val="center"/>
            <w:hideMark/>
          </w:tcPr>
          <w:p w14:paraId="65309045"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22793078</w:t>
            </w:r>
          </w:p>
        </w:tc>
      </w:tr>
      <w:tr w:rsidR="00546981" w:rsidRPr="00546981" w14:paraId="43C5EA4B" w14:textId="77777777" w:rsidTr="00546981">
        <w:trPr>
          <w:trHeight w:val="300"/>
        </w:trPr>
        <w:tc>
          <w:tcPr>
            <w:tcW w:w="932" w:type="dxa"/>
            <w:tcBorders>
              <w:top w:val="nil"/>
              <w:left w:val="nil"/>
              <w:bottom w:val="nil"/>
              <w:right w:val="nil"/>
            </w:tcBorders>
            <w:shd w:val="clear" w:color="000000" w:fill="FFFFFF"/>
            <w:vAlign w:val="center"/>
            <w:hideMark/>
          </w:tcPr>
          <w:p w14:paraId="25B94194"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159</w:t>
            </w:r>
          </w:p>
        </w:tc>
        <w:tc>
          <w:tcPr>
            <w:tcW w:w="1283" w:type="dxa"/>
            <w:tcBorders>
              <w:top w:val="nil"/>
              <w:left w:val="nil"/>
              <w:bottom w:val="nil"/>
              <w:right w:val="nil"/>
            </w:tcBorders>
            <w:shd w:val="clear" w:color="000000" w:fill="FFFFFF"/>
            <w:vAlign w:val="center"/>
            <w:hideMark/>
          </w:tcPr>
          <w:p w14:paraId="4F1590C0"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02/03/2023</w:t>
            </w:r>
          </w:p>
        </w:tc>
        <w:tc>
          <w:tcPr>
            <w:tcW w:w="971" w:type="dxa"/>
            <w:tcBorders>
              <w:top w:val="nil"/>
              <w:left w:val="nil"/>
              <w:bottom w:val="nil"/>
              <w:right w:val="nil"/>
            </w:tcBorders>
            <w:shd w:val="clear" w:color="000000" w:fill="FFFFFF"/>
            <w:vAlign w:val="center"/>
            <w:hideMark/>
          </w:tcPr>
          <w:p w14:paraId="095EE241"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2.27E+07</w:t>
            </w:r>
          </w:p>
        </w:tc>
        <w:tc>
          <w:tcPr>
            <w:tcW w:w="1001" w:type="dxa"/>
            <w:tcBorders>
              <w:top w:val="nil"/>
              <w:left w:val="nil"/>
              <w:bottom w:val="nil"/>
              <w:right w:val="nil"/>
            </w:tcBorders>
            <w:shd w:val="clear" w:color="000000" w:fill="FFFFFF"/>
            <w:vAlign w:val="center"/>
            <w:hideMark/>
          </w:tcPr>
          <w:p w14:paraId="181A9C8D"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2.25E+07</w:t>
            </w:r>
          </w:p>
        </w:tc>
        <w:tc>
          <w:tcPr>
            <w:tcW w:w="953" w:type="dxa"/>
            <w:tcBorders>
              <w:top w:val="nil"/>
              <w:left w:val="nil"/>
              <w:bottom w:val="nil"/>
              <w:right w:val="nil"/>
            </w:tcBorders>
            <w:shd w:val="clear" w:color="000000" w:fill="FFFFFF"/>
            <w:vAlign w:val="center"/>
            <w:hideMark/>
          </w:tcPr>
          <w:p w14:paraId="4FF484E5"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2.28E+07</w:t>
            </w:r>
          </w:p>
        </w:tc>
        <w:tc>
          <w:tcPr>
            <w:tcW w:w="960" w:type="dxa"/>
            <w:tcBorders>
              <w:top w:val="nil"/>
              <w:left w:val="nil"/>
              <w:bottom w:val="nil"/>
              <w:right w:val="nil"/>
            </w:tcBorders>
            <w:shd w:val="clear" w:color="000000" w:fill="FFFFFF"/>
            <w:vAlign w:val="center"/>
            <w:hideMark/>
          </w:tcPr>
          <w:p w14:paraId="729B1D74"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22796935</w:t>
            </w:r>
          </w:p>
        </w:tc>
      </w:tr>
      <w:tr w:rsidR="00546981" w:rsidRPr="00546981" w14:paraId="24523F0F" w14:textId="77777777" w:rsidTr="00546981">
        <w:trPr>
          <w:trHeight w:val="300"/>
        </w:trPr>
        <w:tc>
          <w:tcPr>
            <w:tcW w:w="932" w:type="dxa"/>
            <w:tcBorders>
              <w:top w:val="nil"/>
              <w:left w:val="nil"/>
              <w:bottom w:val="nil"/>
              <w:right w:val="nil"/>
            </w:tcBorders>
            <w:shd w:val="clear" w:color="000000" w:fill="F5F5F5"/>
            <w:vAlign w:val="center"/>
            <w:hideMark/>
          </w:tcPr>
          <w:p w14:paraId="1ABA2287"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160</w:t>
            </w:r>
          </w:p>
        </w:tc>
        <w:tc>
          <w:tcPr>
            <w:tcW w:w="1283" w:type="dxa"/>
            <w:tcBorders>
              <w:top w:val="nil"/>
              <w:left w:val="nil"/>
              <w:bottom w:val="nil"/>
              <w:right w:val="nil"/>
            </w:tcBorders>
            <w:shd w:val="clear" w:color="000000" w:fill="F5F5F5"/>
            <w:vAlign w:val="center"/>
            <w:hideMark/>
          </w:tcPr>
          <w:p w14:paraId="71CB625E"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13/03/2023</w:t>
            </w:r>
          </w:p>
        </w:tc>
        <w:tc>
          <w:tcPr>
            <w:tcW w:w="971" w:type="dxa"/>
            <w:tcBorders>
              <w:top w:val="nil"/>
              <w:left w:val="nil"/>
              <w:bottom w:val="nil"/>
              <w:right w:val="nil"/>
            </w:tcBorders>
            <w:shd w:val="clear" w:color="000000" w:fill="F5F5F5"/>
            <w:vAlign w:val="center"/>
            <w:hideMark/>
          </w:tcPr>
          <w:p w14:paraId="22899B5F"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2.27E+07</w:t>
            </w:r>
          </w:p>
        </w:tc>
        <w:tc>
          <w:tcPr>
            <w:tcW w:w="1001" w:type="dxa"/>
            <w:tcBorders>
              <w:top w:val="nil"/>
              <w:left w:val="nil"/>
              <w:bottom w:val="nil"/>
              <w:right w:val="nil"/>
            </w:tcBorders>
            <w:shd w:val="clear" w:color="000000" w:fill="F5F5F5"/>
            <w:vAlign w:val="center"/>
            <w:hideMark/>
          </w:tcPr>
          <w:p w14:paraId="141A62A8"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2.26E+07</w:t>
            </w:r>
          </w:p>
        </w:tc>
        <w:tc>
          <w:tcPr>
            <w:tcW w:w="953" w:type="dxa"/>
            <w:tcBorders>
              <w:top w:val="nil"/>
              <w:left w:val="nil"/>
              <w:bottom w:val="nil"/>
              <w:right w:val="nil"/>
            </w:tcBorders>
            <w:shd w:val="clear" w:color="000000" w:fill="F5F5F5"/>
            <w:vAlign w:val="center"/>
            <w:hideMark/>
          </w:tcPr>
          <w:p w14:paraId="53478406"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2.29E+07</w:t>
            </w:r>
          </w:p>
        </w:tc>
        <w:tc>
          <w:tcPr>
            <w:tcW w:w="960" w:type="dxa"/>
            <w:tcBorders>
              <w:top w:val="nil"/>
              <w:left w:val="nil"/>
              <w:bottom w:val="nil"/>
              <w:right w:val="nil"/>
            </w:tcBorders>
            <w:shd w:val="clear" w:color="000000" w:fill="F5F5F5"/>
            <w:vAlign w:val="center"/>
            <w:hideMark/>
          </w:tcPr>
          <w:p w14:paraId="79A0AE79"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22842838</w:t>
            </w:r>
          </w:p>
        </w:tc>
      </w:tr>
      <w:tr w:rsidR="00546981" w:rsidRPr="00546981" w14:paraId="1E66F4C8" w14:textId="77777777" w:rsidTr="00546981">
        <w:trPr>
          <w:trHeight w:val="300"/>
        </w:trPr>
        <w:tc>
          <w:tcPr>
            <w:tcW w:w="932" w:type="dxa"/>
            <w:tcBorders>
              <w:top w:val="nil"/>
              <w:left w:val="nil"/>
              <w:bottom w:val="nil"/>
              <w:right w:val="nil"/>
            </w:tcBorders>
            <w:shd w:val="clear" w:color="000000" w:fill="FFFFFF"/>
            <w:vAlign w:val="center"/>
            <w:hideMark/>
          </w:tcPr>
          <w:p w14:paraId="0249F9E5"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161</w:t>
            </w:r>
          </w:p>
        </w:tc>
        <w:tc>
          <w:tcPr>
            <w:tcW w:w="1283" w:type="dxa"/>
            <w:tcBorders>
              <w:top w:val="nil"/>
              <w:left w:val="nil"/>
              <w:bottom w:val="nil"/>
              <w:right w:val="nil"/>
            </w:tcBorders>
            <w:shd w:val="clear" w:color="000000" w:fill="FFFFFF"/>
            <w:vAlign w:val="center"/>
            <w:hideMark/>
          </w:tcPr>
          <w:p w14:paraId="6B0478B1"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14/03/2023</w:t>
            </w:r>
          </w:p>
        </w:tc>
        <w:tc>
          <w:tcPr>
            <w:tcW w:w="971" w:type="dxa"/>
            <w:tcBorders>
              <w:top w:val="nil"/>
              <w:left w:val="nil"/>
              <w:bottom w:val="nil"/>
              <w:right w:val="nil"/>
            </w:tcBorders>
            <w:shd w:val="clear" w:color="000000" w:fill="FFFFFF"/>
            <w:vAlign w:val="center"/>
            <w:hideMark/>
          </w:tcPr>
          <w:p w14:paraId="2597087A"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2.28E+07</w:t>
            </w:r>
          </w:p>
        </w:tc>
        <w:tc>
          <w:tcPr>
            <w:tcW w:w="1001" w:type="dxa"/>
            <w:tcBorders>
              <w:top w:val="nil"/>
              <w:left w:val="nil"/>
              <w:bottom w:val="nil"/>
              <w:right w:val="nil"/>
            </w:tcBorders>
            <w:shd w:val="clear" w:color="000000" w:fill="FFFFFF"/>
            <w:vAlign w:val="center"/>
            <w:hideMark/>
          </w:tcPr>
          <w:p w14:paraId="2E2D0990"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2.26E+07</w:t>
            </w:r>
          </w:p>
        </w:tc>
        <w:tc>
          <w:tcPr>
            <w:tcW w:w="953" w:type="dxa"/>
            <w:tcBorders>
              <w:top w:val="nil"/>
              <w:left w:val="nil"/>
              <w:bottom w:val="nil"/>
              <w:right w:val="nil"/>
            </w:tcBorders>
            <w:shd w:val="clear" w:color="000000" w:fill="FFFFFF"/>
            <w:vAlign w:val="center"/>
            <w:hideMark/>
          </w:tcPr>
          <w:p w14:paraId="10D4999B"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2.29E+07</w:t>
            </w:r>
          </w:p>
        </w:tc>
        <w:tc>
          <w:tcPr>
            <w:tcW w:w="960" w:type="dxa"/>
            <w:tcBorders>
              <w:top w:val="nil"/>
              <w:left w:val="nil"/>
              <w:bottom w:val="nil"/>
              <w:right w:val="nil"/>
            </w:tcBorders>
            <w:shd w:val="clear" w:color="000000" w:fill="FFFFFF"/>
            <w:vAlign w:val="center"/>
            <w:hideMark/>
          </w:tcPr>
          <w:p w14:paraId="47157CF1"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22848334</w:t>
            </w:r>
          </w:p>
        </w:tc>
      </w:tr>
      <w:tr w:rsidR="00546981" w:rsidRPr="00546981" w14:paraId="38C04758" w14:textId="77777777" w:rsidTr="00546981">
        <w:trPr>
          <w:trHeight w:val="300"/>
        </w:trPr>
        <w:tc>
          <w:tcPr>
            <w:tcW w:w="932" w:type="dxa"/>
            <w:tcBorders>
              <w:top w:val="nil"/>
              <w:left w:val="nil"/>
              <w:bottom w:val="nil"/>
              <w:right w:val="nil"/>
            </w:tcBorders>
            <w:shd w:val="clear" w:color="000000" w:fill="F5F5F5"/>
            <w:vAlign w:val="center"/>
            <w:hideMark/>
          </w:tcPr>
          <w:p w14:paraId="6EC95E37"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162</w:t>
            </w:r>
          </w:p>
        </w:tc>
        <w:tc>
          <w:tcPr>
            <w:tcW w:w="1283" w:type="dxa"/>
            <w:tcBorders>
              <w:top w:val="nil"/>
              <w:left w:val="nil"/>
              <w:bottom w:val="nil"/>
              <w:right w:val="nil"/>
            </w:tcBorders>
            <w:shd w:val="clear" w:color="000000" w:fill="F5F5F5"/>
            <w:vAlign w:val="center"/>
            <w:hideMark/>
          </w:tcPr>
          <w:p w14:paraId="3E3061B6"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15/03/2023</w:t>
            </w:r>
          </w:p>
        </w:tc>
        <w:tc>
          <w:tcPr>
            <w:tcW w:w="971" w:type="dxa"/>
            <w:tcBorders>
              <w:top w:val="nil"/>
              <w:left w:val="nil"/>
              <w:bottom w:val="nil"/>
              <w:right w:val="nil"/>
            </w:tcBorders>
            <w:shd w:val="clear" w:color="000000" w:fill="F5F5F5"/>
            <w:vAlign w:val="center"/>
            <w:hideMark/>
          </w:tcPr>
          <w:p w14:paraId="61215529"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2.28E+07</w:t>
            </w:r>
          </w:p>
        </w:tc>
        <w:tc>
          <w:tcPr>
            <w:tcW w:w="1001" w:type="dxa"/>
            <w:tcBorders>
              <w:top w:val="nil"/>
              <w:left w:val="nil"/>
              <w:bottom w:val="nil"/>
              <w:right w:val="nil"/>
            </w:tcBorders>
            <w:shd w:val="clear" w:color="000000" w:fill="F5F5F5"/>
            <w:vAlign w:val="center"/>
            <w:hideMark/>
          </w:tcPr>
          <w:p w14:paraId="56CD0220"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2.26E+07</w:t>
            </w:r>
          </w:p>
        </w:tc>
        <w:tc>
          <w:tcPr>
            <w:tcW w:w="953" w:type="dxa"/>
            <w:tcBorders>
              <w:top w:val="nil"/>
              <w:left w:val="nil"/>
              <w:bottom w:val="nil"/>
              <w:right w:val="nil"/>
            </w:tcBorders>
            <w:shd w:val="clear" w:color="000000" w:fill="F5F5F5"/>
            <w:vAlign w:val="center"/>
            <w:hideMark/>
          </w:tcPr>
          <w:p w14:paraId="11D7659C"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2.29E+07</w:t>
            </w:r>
          </w:p>
        </w:tc>
        <w:tc>
          <w:tcPr>
            <w:tcW w:w="960" w:type="dxa"/>
            <w:tcBorders>
              <w:top w:val="nil"/>
              <w:left w:val="nil"/>
              <w:bottom w:val="nil"/>
              <w:right w:val="nil"/>
            </w:tcBorders>
            <w:shd w:val="clear" w:color="000000" w:fill="F5F5F5"/>
            <w:vAlign w:val="center"/>
            <w:hideMark/>
          </w:tcPr>
          <w:p w14:paraId="0F61DF4D"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22853108</w:t>
            </w:r>
          </w:p>
        </w:tc>
      </w:tr>
      <w:tr w:rsidR="00546981" w:rsidRPr="00546981" w14:paraId="73BB18C3" w14:textId="77777777" w:rsidTr="00546981">
        <w:trPr>
          <w:trHeight w:val="300"/>
        </w:trPr>
        <w:tc>
          <w:tcPr>
            <w:tcW w:w="932" w:type="dxa"/>
            <w:tcBorders>
              <w:top w:val="nil"/>
              <w:left w:val="nil"/>
              <w:bottom w:val="nil"/>
              <w:right w:val="nil"/>
            </w:tcBorders>
            <w:shd w:val="clear" w:color="000000" w:fill="FFFFFF"/>
            <w:vAlign w:val="center"/>
            <w:hideMark/>
          </w:tcPr>
          <w:p w14:paraId="437DC18D"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163</w:t>
            </w:r>
          </w:p>
        </w:tc>
        <w:tc>
          <w:tcPr>
            <w:tcW w:w="1283" w:type="dxa"/>
            <w:tcBorders>
              <w:top w:val="nil"/>
              <w:left w:val="nil"/>
              <w:bottom w:val="nil"/>
              <w:right w:val="nil"/>
            </w:tcBorders>
            <w:shd w:val="clear" w:color="000000" w:fill="FFFFFF"/>
            <w:vAlign w:val="center"/>
            <w:hideMark/>
          </w:tcPr>
          <w:p w14:paraId="4A771C1C"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16/03/2023</w:t>
            </w:r>
          </w:p>
        </w:tc>
        <w:tc>
          <w:tcPr>
            <w:tcW w:w="971" w:type="dxa"/>
            <w:tcBorders>
              <w:top w:val="nil"/>
              <w:left w:val="nil"/>
              <w:bottom w:val="nil"/>
              <w:right w:val="nil"/>
            </w:tcBorders>
            <w:shd w:val="clear" w:color="000000" w:fill="FFFFFF"/>
            <w:vAlign w:val="center"/>
            <w:hideMark/>
          </w:tcPr>
          <w:p w14:paraId="567E2880"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2.28E+07</w:t>
            </w:r>
          </w:p>
        </w:tc>
        <w:tc>
          <w:tcPr>
            <w:tcW w:w="1001" w:type="dxa"/>
            <w:tcBorders>
              <w:top w:val="nil"/>
              <w:left w:val="nil"/>
              <w:bottom w:val="nil"/>
              <w:right w:val="nil"/>
            </w:tcBorders>
            <w:shd w:val="clear" w:color="000000" w:fill="FFFFFF"/>
            <w:vAlign w:val="center"/>
            <w:hideMark/>
          </w:tcPr>
          <w:p w14:paraId="40E49788"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2.27E+07</w:t>
            </w:r>
          </w:p>
        </w:tc>
        <w:tc>
          <w:tcPr>
            <w:tcW w:w="953" w:type="dxa"/>
            <w:tcBorders>
              <w:top w:val="nil"/>
              <w:left w:val="nil"/>
              <w:bottom w:val="nil"/>
              <w:right w:val="nil"/>
            </w:tcBorders>
            <w:shd w:val="clear" w:color="000000" w:fill="FFFFFF"/>
            <w:vAlign w:val="center"/>
            <w:hideMark/>
          </w:tcPr>
          <w:p w14:paraId="1C961EDD"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2.29E+07</w:t>
            </w:r>
          </w:p>
        </w:tc>
        <w:tc>
          <w:tcPr>
            <w:tcW w:w="960" w:type="dxa"/>
            <w:tcBorders>
              <w:top w:val="nil"/>
              <w:left w:val="nil"/>
              <w:bottom w:val="nil"/>
              <w:right w:val="nil"/>
            </w:tcBorders>
            <w:shd w:val="clear" w:color="000000" w:fill="FFFFFF"/>
            <w:vAlign w:val="center"/>
            <w:hideMark/>
          </w:tcPr>
          <w:p w14:paraId="462AD1B0"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22857906</w:t>
            </w:r>
          </w:p>
        </w:tc>
      </w:tr>
      <w:tr w:rsidR="00546981" w:rsidRPr="00546981" w14:paraId="56558E62" w14:textId="77777777" w:rsidTr="00546981">
        <w:trPr>
          <w:trHeight w:val="300"/>
        </w:trPr>
        <w:tc>
          <w:tcPr>
            <w:tcW w:w="932" w:type="dxa"/>
            <w:tcBorders>
              <w:top w:val="nil"/>
              <w:left w:val="nil"/>
              <w:bottom w:val="nil"/>
              <w:right w:val="nil"/>
            </w:tcBorders>
            <w:shd w:val="clear" w:color="000000" w:fill="F5F5F5"/>
            <w:vAlign w:val="center"/>
            <w:hideMark/>
          </w:tcPr>
          <w:p w14:paraId="6BB1EA25"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164</w:t>
            </w:r>
          </w:p>
        </w:tc>
        <w:tc>
          <w:tcPr>
            <w:tcW w:w="1283" w:type="dxa"/>
            <w:tcBorders>
              <w:top w:val="nil"/>
              <w:left w:val="nil"/>
              <w:bottom w:val="nil"/>
              <w:right w:val="nil"/>
            </w:tcBorders>
            <w:shd w:val="clear" w:color="000000" w:fill="F5F5F5"/>
            <w:vAlign w:val="center"/>
            <w:hideMark/>
          </w:tcPr>
          <w:p w14:paraId="237090A5"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17/03/2023</w:t>
            </w:r>
          </w:p>
        </w:tc>
        <w:tc>
          <w:tcPr>
            <w:tcW w:w="971" w:type="dxa"/>
            <w:tcBorders>
              <w:top w:val="nil"/>
              <w:left w:val="nil"/>
              <w:bottom w:val="nil"/>
              <w:right w:val="nil"/>
            </w:tcBorders>
            <w:shd w:val="clear" w:color="000000" w:fill="F5F5F5"/>
            <w:vAlign w:val="center"/>
            <w:hideMark/>
          </w:tcPr>
          <w:p w14:paraId="3069BF84"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2.28E+07</w:t>
            </w:r>
          </w:p>
        </w:tc>
        <w:tc>
          <w:tcPr>
            <w:tcW w:w="1001" w:type="dxa"/>
            <w:tcBorders>
              <w:top w:val="nil"/>
              <w:left w:val="nil"/>
              <w:bottom w:val="nil"/>
              <w:right w:val="nil"/>
            </w:tcBorders>
            <w:shd w:val="clear" w:color="000000" w:fill="F5F5F5"/>
            <w:vAlign w:val="center"/>
            <w:hideMark/>
          </w:tcPr>
          <w:p w14:paraId="63E4FFEC"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2.27E+07</w:t>
            </w:r>
          </w:p>
        </w:tc>
        <w:tc>
          <w:tcPr>
            <w:tcW w:w="953" w:type="dxa"/>
            <w:tcBorders>
              <w:top w:val="nil"/>
              <w:left w:val="nil"/>
              <w:bottom w:val="nil"/>
              <w:right w:val="nil"/>
            </w:tcBorders>
            <w:shd w:val="clear" w:color="000000" w:fill="F5F5F5"/>
            <w:vAlign w:val="center"/>
            <w:hideMark/>
          </w:tcPr>
          <w:p w14:paraId="633AD9D3"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2.29E+07</w:t>
            </w:r>
          </w:p>
        </w:tc>
        <w:tc>
          <w:tcPr>
            <w:tcW w:w="960" w:type="dxa"/>
            <w:tcBorders>
              <w:top w:val="nil"/>
              <w:left w:val="nil"/>
              <w:bottom w:val="nil"/>
              <w:right w:val="nil"/>
            </w:tcBorders>
            <w:shd w:val="clear" w:color="000000" w:fill="F5F5F5"/>
            <w:vAlign w:val="center"/>
            <w:hideMark/>
          </w:tcPr>
          <w:p w14:paraId="63C34C5E"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22862005</w:t>
            </w:r>
          </w:p>
        </w:tc>
      </w:tr>
      <w:tr w:rsidR="00546981" w:rsidRPr="00546981" w14:paraId="3E0FD1FF" w14:textId="77777777" w:rsidTr="00546981">
        <w:trPr>
          <w:trHeight w:val="300"/>
        </w:trPr>
        <w:tc>
          <w:tcPr>
            <w:tcW w:w="932" w:type="dxa"/>
            <w:tcBorders>
              <w:top w:val="nil"/>
              <w:left w:val="nil"/>
              <w:bottom w:val="nil"/>
              <w:right w:val="nil"/>
            </w:tcBorders>
            <w:shd w:val="clear" w:color="000000" w:fill="FFFFFF"/>
            <w:vAlign w:val="center"/>
            <w:hideMark/>
          </w:tcPr>
          <w:p w14:paraId="2B443672"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165</w:t>
            </w:r>
          </w:p>
        </w:tc>
        <w:tc>
          <w:tcPr>
            <w:tcW w:w="1283" w:type="dxa"/>
            <w:tcBorders>
              <w:top w:val="nil"/>
              <w:left w:val="nil"/>
              <w:bottom w:val="nil"/>
              <w:right w:val="nil"/>
            </w:tcBorders>
            <w:shd w:val="clear" w:color="000000" w:fill="FFFFFF"/>
            <w:vAlign w:val="center"/>
            <w:hideMark/>
          </w:tcPr>
          <w:p w14:paraId="72E97C04"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18/03/2023</w:t>
            </w:r>
          </w:p>
        </w:tc>
        <w:tc>
          <w:tcPr>
            <w:tcW w:w="971" w:type="dxa"/>
            <w:tcBorders>
              <w:top w:val="nil"/>
              <w:left w:val="nil"/>
              <w:bottom w:val="nil"/>
              <w:right w:val="nil"/>
            </w:tcBorders>
            <w:shd w:val="clear" w:color="000000" w:fill="FFFFFF"/>
            <w:vAlign w:val="center"/>
            <w:hideMark/>
          </w:tcPr>
          <w:p w14:paraId="0247A609"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2.28E+07</w:t>
            </w:r>
          </w:p>
        </w:tc>
        <w:tc>
          <w:tcPr>
            <w:tcW w:w="1001" w:type="dxa"/>
            <w:tcBorders>
              <w:top w:val="nil"/>
              <w:left w:val="nil"/>
              <w:bottom w:val="nil"/>
              <w:right w:val="nil"/>
            </w:tcBorders>
            <w:shd w:val="clear" w:color="000000" w:fill="FFFFFF"/>
            <w:vAlign w:val="center"/>
            <w:hideMark/>
          </w:tcPr>
          <w:p w14:paraId="11B94F0F"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2.27E+07</w:t>
            </w:r>
          </w:p>
        </w:tc>
        <w:tc>
          <w:tcPr>
            <w:tcW w:w="953" w:type="dxa"/>
            <w:tcBorders>
              <w:top w:val="nil"/>
              <w:left w:val="nil"/>
              <w:bottom w:val="nil"/>
              <w:right w:val="nil"/>
            </w:tcBorders>
            <w:shd w:val="clear" w:color="000000" w:fill="FFFFFF"/>
            <w:vAlign w:val="center"/>
            <w:hideMark/>
          </w:tcPr>
          <w:p w14:paraId="0D1AB73D"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2.30E+07</w:t>
            </w:r>
          </w:p>
        </w:tc>
        <w:tc>
          <w:tcPr>
            <w:tcW w:w="960" w:type="dxa"/>
            <w:tcBorders>
              <w:top w:val="nil"/>
              <w:left w:val="nil"/>
              <w:bottom w:val="nil"/>
              <w:right w:val="nil"/>
            </w:tcBorders>
            <w:shd w:val="clear" w:color="000000" w:fill="FFFFFF"/>
            <w:vAlign w:val="center"/>
            <w:hideMark/>
          </w:tcPr>
          <w:p w14:paraId="54F45FE6"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22865406</w:t>
            </w:r>
          </w:p>
        </w:tc>
      </w:tr>
      <w:tr w:rsidR="00546981" w:rsidRPr="00546981" w14:paraId="57F2FE85" w14:textId="77777777" w:rsidTr="00546981">
        <w:trPr>
          <w:trHeight w:val="300"/>
        </w:trPr>
        <w:tc>
          <w:tcPr>
            <w:tcW w:w="932" w:type="dxa"/>
            <w:tcBorders>
              <w:top w:val="nil"/>
              <w:left w:val="nil"/>
              <w:bottom w:val="nil"/>
              <w:right w:val="nil"/>
            </w:tcBorders>
            <w:shd w:val="clear" w:color="000000" w:fill="F5F5F5"/>
            <w:vAlign w:val="center"/>
            <w:hideMark/>
          </w:tcPr>
          <w:p w14:paraId="7FF7FC80"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166</w:t>
            </w:r>
          </w:p>
        </w:tc>
        <w:tc>
          <w:tcPr>
            <w:tcW w:w="1283" w:type="dxa"/>
            <w:tcBorders>
              <w:top w:val="nil"/>
              <w:left w:val="nil"/>
              <w:bottom w:val="nil"/>
              <w:right w:val="nil"/>
            </w:tcBorders>
            <w:shd w:val="clear" w:color="000000" w:fill="F5F5F5"/>
            <w:vAlign w:val="center"/>
            <w:hideMark/>
          </w:tcPr>
          <w:p w14:paraId="679EA4AC"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19/03/2023</w:t>
            </w:r>
          </w:p>
        </w:tc>
        <w:tc>
          <w:tcPr>
            <w:tcW w:w="971" w:type="dxa"/>
            <w:tcBorders>
              <w:top w:val="nil"/>
              <w:left w:val="nil"/>
              <w:bottom w:val="nil"/>
              <w:right w:val="nil"/>
            </w:tcBorders>
            <w:shd w:val="clear" w:color="000000" w:fill="F5F5F5"/>
            <w:vAlign w:val="center"/>
            <w:hideMark/>
          </w:tcPr>
          <w:p w14:paraId="4C204329"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2.28E+07</w:t>
            </w:r>
          </w:p>
        </w:tc>
        <w:tc>
          <w:tcPr>
            <w:tcW w:w="1001" w:type="dxa"/>
            <w:tcBorders>
              <w:top w:val="nil"/>
              <w:left w:val="nil"/>
              <w:bottom w:val="nil"/>
              <w:right w:val="nil"/>
            </w:tcBorders>
            <w:shd w:val="clear" w:color="000000" w:fill="F5F5F5"/>
            <w:vAlign w:val="center"/>
            <w:hideMark/>
          </w:tcPr>
          <w:p w14:paraId="0CBD4C39"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2.27E+07</w:t>
            </w:r>
          </w:p>
        </w:tc>
        <w:tc>
          <w:tcPr>
            <w:tcW w:w="953" w:type="dxa"/>
            <w:tcBorders>
              <w:top w:val="nil"/>
              <w:left w:val="nil"/>
              <w:bottom w:val="nil"/>
              <w:right w:val="nil"/>
            </w:tcBorders>
            <w:shd w:val="clear" w:color="000000" w:fill="F5F5F5"/>
            <w:vAlign w:val="center"/>
            <w:hideMark/>
          </w:tcPr>
          <w:p w14:paraId="5521CF64"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2.30E+07</w:t>
            </w:r>
          </w:p>
        </w:tc>
        <w:tc>
          <w:tcPr>
            <w:tcW w:w="960" w:type="dxa"/>
            <w:tcBorders>
              <w:top w:val="nil"/>
              <w:left w:val="nil"/>
              <w:bottom w:val="nil"/>
              <w:right w:val="nil"/>
            </w:tcBorders>
            <w:shd w:val="clear" w:color="000000" w:fill="F5F5F5"/>
            <w:vAlign w:val="center"/>
            <w:hideMark/>
          </w:tcPr>
          <w:p w14:paraId="0D1E215F"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22869473</w:t>
            </w:r>
          </w:p>
        </w:tc>
      </w:tr>
      <w:tr w:rsidR="00546981" w:rsidRPr="00546981" w14:paraId="27D3C12B" w14:textId="77777777" w:rsidTr="00546981">
        <w:trPr>
          <w:trHeight w:val="300"/>
        </w:trPr>
        <w:tc>
          <w:tcPr>
            <w:tcW w:w="932" w:type="dxa"/>
            <w:tcBorders>
              <w:top w:val="nil"/>
              <w:left w:val="nil"/>
              <w:bottom w:val="nil"/>
              <w:right w:val="nil"/>
            </w:tcBorders>
            <w:shd w:val="clear" w:color="000000" w:fill="FFFFFF"/>
            <w:vAlign w:val="center"/>
            <w:hideMark/>
          </w:tcPr>
          <w:p w14:paraId="201B1952"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167</w:t>
            </w:r>
          </w:p>
        </w:tc>
        <w:tc>
          <w:tcPr>
            <w:tcW w:w="1283" w:type="dxa"/>
            <w:tcBorders>
              <w:top w:val="nil"/>
              <w:left w:val="nil"/>
              <w:bottom w:val="nil"/>
              <w:right w:val="nil"/>
            </w:tcBorders>
            <w:shd w:val="clear" w:color="000000" w:fill="FFFFFF"/>
            <w:vAlign w:val="center"/>
            <w:hideMark/>
          </w:tcPr>
          <w:p w14:paraId="4AA732EF"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20/03/2023</w:t>
            </w:r>
          </w:p>
        </w:tc>
        <w:tc>
          <w:tcPr>
            <w:tcW w:w="971" w:type="dxa"/>
            <w:tcBorders>
              <w:top w:val="nil"/>
              <w:left w:val="nil"/>
              <w:bottom w:val="nil"/>
              <w:right w:val="nil"/>
            </w:tcBorders>
            <w:shd w:val="clear" w:color="000000" w:fill="FFFFFF"/>
            <w:vAlign w:val="center"/>
            <w:hideMark/>
          </w:tcPr>
          <w:p w14:paraId="0B59D3FE"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2.28E+07</w:t>
            </w:r>
          </w:p>
        </w:tc>
        <w:tc>
          <w:tcPr>
            <w:tcW w:w="1001" w:type="dxa"/>
            <w:tcBorders>
              <w:top w:val="nil"/>
              <w:left w:val="nil"/>
              <w:bottom w:val="nil"/>
              <w:right w:val="nil"/>
            </w:tcBorders>
            <w:shd w:val="clear" w:color="000000" w:fill="FFFFFF"/>
            <w:vAlign w:val="center"/>
            <w:hideMark/>
          </w:tcPr>
          <w:p w14:paraId="10267099"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2.27E+07</w:t>
            </w:r>
          </w:p>
        </w:tc>
        <w:tc>
          <w:tcPr>
            <w:tcW w:w="953" w:type="dxa"/>
            <w:tcBorders>
              <w:top w:val="nil"/>
              <w:left w:val="nil"/>
              <w:bottom w:val="nil"/>
              <w:right w:val="nil"/>
            </w:tcBorders>
            <w:shd w:val="clear" w:color="000000" w:fill="FFFFFF"/>
            <w:vAlign w:val="center"/>
            <w:hideMark/>
          </w:tcPr>
          <w:p w14:paraId="2DBA4F56"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2.30E+07</w:t>
            </w:r>
          </w:p>
        </w:tc>
        <w:tc>
          <w:tcPr>
            <w:tcW w:w="960" w:type="dxa"/>
            <w:tcBorders>
              <w:top w:val="nil"/>
              <w:left w:val="nil"/>
              <w:bottom w:val="nil"/>
              <w:right w:val="nil"/>
            </w:tcBorders>
            <w:shd w:val="clear" w:color="000000" w:fill="FFFFFF"/>
            <w:vAlign w:val="center"/>
            <w:hideMark/>
          </w:tcPr>
          <w:p w14:paraId="5F826118"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22874677</w:t>
            </w:r>
          </w:p>
        </w:tc>
      </w:tr>
      <w:tr w:rsidR="00546981" w:rsidRPr="00546981" w14:paraId="6E40CAFA" w14:textId="77777777" w:rsidTr="00546981">
        <w:trPr>
          <w:trHeight w:val="300"/>
        </w:trPr>
        <w:tc>
          <w:tcPr>
            <w:tcW w:w="932" w:type="dxa"/>
            <w:tcBorders>
              <w:top w:val="nil"/>
              <w:left w:val="nil"/>
              <w:bottom w:val="nil"/>
              <w:right w:val="nil"/>
            </w:tcBorders>
            <w:shd w:val="clear" w:color="000000" w:fill="F5F5F5"/>
            <w:vAlign w:val="center"/>
            <w:hideMark/>
          </w:tcPr>
          <w:p w14:paraId="01A6543C"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168</w:t>
            </w:r>
          </w:p>
        </w:tc>
        <w:tc>
          <w:tcPr>
            <w:tcW w:w="1283" w:type="dxa"/>
            <w:tcBorders>
              <w:top w:val="nil"/>
              <w:left w:val="nil"/>
              <w:bottom w:val="nil"/>
              <w:right w:val="nil"/>
            </w:tcBorders>
            <w:shd w:val="clear" w:color="000000" w:fill="F5F5F5"/>
            <w:vAlign w:val="center"/>
            <w:hideMark/>
          </w:tcPr>
          <w:p w14:paraId="64FA2B75"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21/03/2023</w:t>
            </w:r>
          </w:p>
        </w:tc>
        <w:tc>
          <w:tcPr>
            <w:tcW w:w="971" w:type="dxa"/>
            <w:tcBorders>
              <w:top w:val="nil"/>
              <w:left w:val="nil"/>
              <w:bottom w:val="nil"/>
              <w:right w:val="nil"/>
            </w:tcBorders>
            <w:shd w:val="clear" w:color="000000" w:fill="F5F5F5"/>
            <w:vAlign w:val="center"/>
            <w:hideMark/>
          </w:tcPr>
          <w:p w14:paraId="6C62010B"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2.29E+07</w:t>
            </w:r>
          </w:p>
        </w:tc>
        <w:tc>
          <w:tcPr>
            <w:tcW w:w="1001" w:type="dxa"/>
            <w:tcBorders>
              <w:top w:val="nil"/>
              <w:left w:val="nil"/>
              <w:bottom w:val="nil"/>
              <w:right w:val="nil"/>
            </w:tcBorders>
            <w:shd w:val="clear" w:color="000000" w:fill="F5F5F5"/>
            <w:vAlign w:val="center"/>
            <w:hideMark/>
          </w:tcPr>
          <w:p w14:paraId="06CEEAA0"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2.27E+07</w:t>
            </w:r>
          </w:p>
        </w:tc>
        <w:tc>
          <w:tcPr>
            <w:tcW w:w="953" w:type="dxa"/>
            <w:tcBorders>
              <w:top w:val="nil"/>
              <w:left w:val="nil"/>
              <w:bottom w:val="nil"/>
              <w:right w:val="nil"/>
            </w:tcBorders>
            <w:shd w:val="clear" w:color="000000" w:fill="F5F5F5"/>
            <w:vAlign w:val="center"/>
            <w:hideMark/>
          </w:tcPr>
          <w:p w14:paraId="4B0BB7B1"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2.30E+07</w:t>
            </w:r>
          </w:p>
        </w:tc>
        <w:tc>
          <w:tcPr>
            <w:tcW w:w="960" w:type="dxa"/>
            <w:tcBorders>
              <w:top w:val="nil"/>
              <w:left w:val="nil"/>
              <w:bottom w:val="nil"/>
              <w:right w:val="nil"/>
            </w:tcBorders>
            <w:shd w:val="clear" w:color="000000" w:fill="F5F5F5"/>
            <w:vAlign w:val="center"/>
            <w:hideMark/>
          </w:tcPr>
          <w:p w14:paraId="1B92EAA7"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22879879</w:t>
            </w:r>
          </w:p>
        </w:tc>
      </w:tr>
      <w:tr w:rsidR="00546981" w:rsidRPr="00546981" w14:paraId="5B35301B" w14:textId="77777777" w:rsidTr="00546981">
        <w:trPr>
          <w:trHeight w:val="300"/>
        </w:trPr>
        <w:tc>
          <w:tcPr>
            <w:tcW w:w="932" w:type="dxa"/>
            <w:tcBorders>
              <w:top w:val="nil"/>
              <w:left w:val="nil"/>
              <w:bottom w:val="nil"/>
              <w:right w:val="nil"/>
            </w:tcBorders>
            <w:shd w:val="clear" w:color="000000" w:fill="FFFFFF"/>
            <w:vAlign w:val="center"/>
            <w:hideMark/>
          </w:tcPr>
          <w:p w14:paraId="46B7CF82"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169</w:t>
            </w:r>
          </w:p>
        </w:tc>
        <w:tc>
          <w:tcPr>
            <w:tcW w:w="1283" w:type="dxa"/>
            <w:tcBorders>
              <w:top w:val="nil"/>
              <w:left w:val="nil"/>
              <w:bottom w:val="nil"/>
              <w:right w:val="nil"/>
            </w:tcBorders>
            <w:shd w:val="clear" w:color="000000" w:fill="FFFFFF"/>
            <w:vAlign w:val="center"/>
            <w:hideMark/>
          </w:tcPr>
          <w:p w14:paraId="14A07D47"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22/03/2023</w:t>
            </w:r>
          </w:p>
        </w:tc>
        <w:tc>
          <w:tcPr>
            <w:tcW w:w="971" w:type="dxa"/>
            <w:tcBorders>
              <w:top w:val="nil"/>
              <w:left w:val="nil"/>
              <w:bottom w:val="nil"/>
              <w:right w:val="nil"/>
            </w:tcBorders>
            <w:shd w:val="clear" w:color="000000" w:fill="FFFFFF"/>
            <w:vAlign w:val="center"/>
            <w:hideMark/>
          </w:tcPr>
          <w:p w14:paraId="6BF2D878"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2.29E+07</w:t>
            </w:r>
          </w:p>
        </w:tc>
        <w:tc>
          <w:tcPr>
            <w:tcW w:w="1001" w:type="dxa"/>
            <w:tcBorders>
              <w:top w:val="nil"/>
              <w:left w:val="nil"/>
              <w:bottom w:val="nil"/>
              <w:right w:val="nil"/>
            </w:tcBorders>
            <w:shd w:val="clear" w:color="000000" w:fill="FFFFFF"/>
            <w:vAlign w:val="center"/>
            <w:hideMark/>
          </w:tcPr>
          <w:p w14:paraId="5E675EF7"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2.28E+07</w:t>
            </w:r>
          </w:p>
        </w:tc>
        <w:tc>
          <w:tcPr>
            <w:tcW w:w="953" w:type="dxa"/>
            <w:tcBorders>
              <w:top w:val="nil"/>
              <w:left w:val="nil"/>
              <w:bottom w:val="nil"/>
              <w:right w:val="nil"/>
            </w:tcBorders>
            <w:shd w:val="clear" w:color="000000" w:fill="FFFFFF"/>
            <w:vAlign w:val="center"/>
            <w:hideMark/>
          </w:tcPr>
          <w:p w14:paraId="3EB30ECF"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2.30E+07</w:t>
            </w:r>
          </w:p>
        </w:tc>
        <w:tc>
          <w:tcPr>
            <w:tcW w:w="960" w:type="dxa"/>
            <w:tcBorders>
              <w:top w:val="nil"/>
              <w:left w:val="nil"/>
              <w:bottom w:val="nil"/>
              <w:right w:val="nil"/>
            </w:tcBorders>
            <w:shd w:val="clear" w:color="000000" w:fill="FFFFFF"/>
            <w:vAlign w:val="center"/>
            <w:hideMark/>
          </w:tcPr>
          <w:p w14:paraId="764BF64F"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22884670</w:t>
            </w:r>
          </w:p>
        </w:tc>
      </w:tr>
      <w:tr w:rsidR="00546981" w:rsidRPr="00546981" w14:paraId="6A4A526E" w14:textId="77777777" w:rsidTr="00546981">
        <w:trPr>
          <w:trHeight w:val="300"/>
        </w:trPr>
        <w:tc>
          <w:tcPr>
            <w:tcW w:w="932" w:type="dxa"/>
            <w:tcBorders>
              <w:top w:val="nil"/>
              <w:left w:val="nil"/>
              <w:bottom w:val="nil"/>
              <w:right w:val="nil"/>
            </w:tcBorders>
            <w:shd w:val="clear" w:color="000000" w:fill="F5F5F5"/>
            <w:vAlign w:val="center"/>
            <w:hideMark/>
          </w:tcPr>
          <w:p w14:paraId="22835BF2"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170</w:t>
            </w:r>
          </w:p>
        </w:tc>
        <w:tc>
          <w:tcPr>
            <w:tcW w:w="1283" w:type="dxa"/>
            <w:tcBorders>
              <w:top w:val="nil"/>
              <w:left w:val="nil"/>
              <w:bottom w:val="nil"/>
              <w:right w:val="nil"/>
            </w:tcBorders>
            <w:shd w:val="clear" w:color="000000" w:fill="F5F5F5"/>
            <w:vAlign w:val="center"/>
            <w:hideMark/>
          </w:tcPr>
          <w:p w14:paraId="246B081D"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23/03/2023</w:t>
            </w:r>
          </w:p>
        </w:tc>
        <w:tc>
          <w:tcPr>
            <w:tcW w:w="971" w:type="dxa"/>
            <w:tcBorders>
              <w:top w:val="nil"/>
              <w:left w:val="nil"/>
              <w:bottom w:val="nil"/>
              <w:right w:val="nil"/>
            </w:tcBorders>
            <w:shd w:val="clear" w:color="000000" w:fill="F5F5F5"/>
            <w:vAlign w:val="center"/>
            <w:hideMark/>
          </w:tcPr>
          <w:p w14:paraId="39231907"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2.29E+07</w:t>
            </w:r>
          </w:p>
        </w:tc>
        <w:tc>
          <w:tcPr>
            <w:tcW w:w="1001" w:type="dxa"/>
            <w:tcBorders>
              <w:top w:val="nil"/>
              <w:left w:val="nil"/>
              <w:bottom w:val="nil"/>
              <w:right w:val="nil"/>
            </w:tcBorders>
            <w:shd w:val="clear" w:color="000000" w:fill="F5F5F5"/>
            <w:vAlign w:val="center"/>
            <w:hideMark/>
          </w:tcPr>
          <w:p w14:paraId="1283E8E1"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2.28E+07</w:t>
            </w:r>
          </w:p>
        </w:tc>
        <w:tc>
          <w:tcPr>
            <w:tcW w:w="953" w:type="dxa"/>
            <w:tcBorders>
              <w:top w:val="nil"/>
              <w:left w:val="nil"/>
              <w:bottom w:val="nil"/>
              <w:right w:val="nil"/>
            </w:tcBorders>
            <w:shd w:val="clear" w:color="000000" w:fill="F5F5F5"/>
            <w:vAlign w:val="center"/>
            <w:hideMark/>
          </w:tcPr>
          <w:p w14:paraId="6989B037"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2.31E+07</w:t>
            </w:r>
          </w:p>
        </w:tc>
        <w:tc>
          <w:tcPr>
            <w:tcW w:w="960" w:type="dxa"/>
            <w:tcBorders>
              <w:top w:val="nil"/>
              <w:left w:val="nil"/>
              <w:bottom w:val="nil"/>
              <w:right w:val="nil"/>
            </w:tcBorders>
            <w:shd w:val="clear" w:color="000000" w:fill="F5F5F5"/>
            <w:vAlign w:val="center"/>
            <w:hideMark/>
          </w:tcPr>
          <w:p w14:paraId="623A1BD3"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22889039</w:t>
            </w:r>
          </w:p>
        </w:tc>
      </w:tr>
      <w:tr w:rsidR="00546981" w:rsidRPr="00546981" w14:paraId="3A088B84" w14:textId="77777777" w:rsidTr="00546981">
        <w:trPr>
          <w:trHeight w:val="300"/>
        </w:trPr>
        <w:tc>
          <w:tcPr>
            <w:tcW w:w="932" w:type="dxa"/>
            <w:tcBorders>
              <w:top w:val="nil"/>
              <w:left w:val="nil"/>
              <w:bottom w:val="nil"/>
              <w:right w:val="nil"/>
            </w:tcBorders>
            <w:shd w:val="clear" w:color="000000" w:fill="FFFFFF"/>
            <w:vAlign w:val="center"/>
            <w:hideMark/>
          </w:tcPr>
          <w:p w14:paraId="40492B90"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171</w:t>
            </w:r>
          </w:p>
        </w:tc>
        <w:tc>
          <w:tcPr>
            <w:tcW w:w="1283" w:type="dxa"/>
            <w:tcBorders>
              <w:top w:val="nil"/>
              <w:left w:val="nil"/>
              <w:bottom w:val="nil"/>
              <w:right w:val="nil"/>
            </w:tcBorders>
            <w:shd w:val="clear" w:color="000000" w:fill="FFFFFF"/>
            <w:vAlign w:val="center"/>
            <w:hideMark/>
          </w:tcPr>
          <w:p w14:paraId="521918D7"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24/03/2023</w:t>
            </w:r>
          </w:p>
        </w:tc>
        <w:tc>
          <w:tcPr>
            <w:tcW w:w="971" w:type="dxa"/>
            <w:tcBorders>
              <w:top w:val="nil"/>
              <w:left w:val="nil"/>
              <w:bottom w:val="nil"/>
              <w:right w:val="nil"/>
            </w:tcBorders>
            <w:shd w:val="clear" w:color="000000" w:fill="FFFFFF"/>
            <w:vAlign w:val="center"/>
            <w:hideMark/>
          </w:tcPr>
          <w:p w14:paraId="27DACEAB"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2.29E+07</w:t>
            </w:r>
          </w:p>
        </w:tc>
        <w:tc>
          <w:tcPr>
            <w:tcW w:w="1001" w:type="dxa"/>
            <w:tcBorders>
              <w:top w:val="nil"/>
              <w:left w:val="nil"/>
              <w:bottom w:val="nil"/>
              <w:right w:val="nil"/>
            </w:tcBorders>
            <w:shd w:val="clear" w:color="000000" w:fill="FFFFFF"/>
            <w:vAlign w:val="center"/>
            <w:hideMark/>
          </w:tcPr>
          <w:p w14:paraId="10373271"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2.28E+07</w:t>
            </w:r>
          </w:p>
        </w:tc>
        <w:tc>
          <w:tcPr>
            <w:tcW w:w="953" w:type="dxa"/>
            <w:tcBorders>
              <w:top w:val="nil"/>
              <w:left w:val="nil"/>
              <w:bottom w:val="nil"/>
              <w:right w:val="nil"/>
            </w:tcBorders>
            <w:shd w:val="clear" w:color="000000" w:fill="FFFFFF"/>
            <w:vAlign w:val="center"/>
            <w:hideMark/>
          </w:tcPr>
          <w:p w14:paraId="3096D4FF"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2.31E+07</w:t>
            </w:r>
          </w:p>
        </w:tc>
        <w:tc>
          <w:tcPr>
            <w:tcW w:w="960" w:type="dxa"/>
            <w:tcBorders>
              <w:top w:val="nil"/>
              <w:left w:val="nil"/>
              <w:bottom w:val="nil"/>
              <w:right w:val="nil"/>
            </w:tcBorders>
            <w:shd w:val="clear" w:color="000000" w:fill="FFFFFF"/>
            <w:vAlign w:val="center"/>
            <w:hideMark/>
          </w:tcPr>
          <w:p w14:paraId="2575FA1A"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22893152</w:t>
            </w:r>
          </w:p>
        </w:tc>
      </w:tr>
      <w:tr w:rsidR="00546981" w:rsidRPr="00546981" w14:paraId="03429C52" w14:textId="77777777" w:rsidTr="00546981">
        <w:trPr>
          <w:trHeight w:val="300"/>
        </w:trPr>
        <w:tc>
          <w:tcPr>
            <w:tcW w:w="932" w:type="dxa"/>
            <w:tcBorders>
              <w:top w:val="nil"/>
              <w:left w:val="nil"/>
              <w:bottom w:val="nil"/>
              <w:right w:val="nil"/>
            </w:tcBorders>
            <w:shd w:val="clear" w:color="000000" w:fill="F5F5F5"/>
            <w:vAlign w:val="center"/>
            <w:hideMark/>
          </w:tcPr>
          <w:p w14:paraId="74DD1926"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172</w:t>
            </w:r>
          </w:p>
        </w:tc>
        <w:tc>
          <w:tcPr>
            <w:tcW w:w="1283" w:type="dxa"/>
            <w:tcBorders>
              <w:top w:val="nil"/>
              <w:left w:val="nil"/>
              <w:bottom w:val="nil"/>
              <w:right w:val="nil"/>
            </w:tcBorders>
            <w:shd w:val="clear" w:color="000000" w:fill="F5F5F5"/>
            <w:vAlign w:val="center"/>
            <w:hideMark/>
          </w:tcPr>
          <w:p w14:paraId="611AAA9C"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25/03/2023</w:t>
            </w:r>
          </w:p>
        </w:tc>
        <w:tc>
          <w:tcPr>
            <w:tcW w:w="971" w:type="dxa"/>
            <w:tcBorders>
              <w:top w:val="nil"/>
              <w:left w:val="nil"/>
              <w:bottom w:val="nil"/>
              <w:right w:val="nil"/>
            </w:tcBorders>
            <w:shd w:val="clear" w:color="000000" w:fill="F5F5F5"/>
            <w:vAlign w:val="center"/>
            <w:hideMark/>
          </w:tcPr>
          <w:p w14:paraId="570FFA69"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2.30E+07</w:t>
            </w:r>
          </w:p>
        </w:tc>
        <w:tc>
          <w:tcPr>
            <w:tcW w:w="1001" w:type="dxa"/>
            <w:tcBorders>
              <w:top w:val="nil"/>
              <w:left w:val="nil"/>
              <w:bottom w:val="nil"/>
              <w:right w:val="nil"/>
            </w:tcBorders>
            <w:shd w:val="clear" w:color="000000" w:fill="F5F5F5"/>
            <w:vAlign w:val="center"/>
            <w:hideMark/>
          </w:tcPr>
          <w:p w14:paraId="1B0682E3"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2.28E+07</w:t>
            </w:r>
          </w:p>
        </w:tc>
        <w:tc>
          <w:tcPr>
            <w:tcW w:w="953" w:type="dxa"/>
            <w:tcBorders>
              <w:top w:val="nil"/>
              <w:left w:val="nil"/>
              <w:bottom w:val="nil"/>
              <w:right w:val="nil"/>
            </w:tcBorders>
            <w:shd w:val="clear" w:color="000000" w:fill="F5F5F5"/>
            <w:vAlign w:val="center"/>
            <w:hideMark/>
          </w:tcPr>
          <w:p w14:paraId="63D7F1CA"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2.31E+07</w:t>
            </w:r>
          </w:p>
        </w:tc>
        <w:tc>
          <w:tcPr>
            <w:tcW w:w="960" w:type="dxa"/>
            <w:tcBorders>
              <w:top w:val="nil"/>
              <w:left w:val="nil"/>
              <w:bottom w:val="nil"/>
              <w:right w:val="nil"/>
            </w:tcBorders>
            <w:shd w:val="clear" w:color="000000" w:fill="F5F5F5"/>
            <w:vAlign w:val="center"/>
            <w:hideMark/>
          </w:tcPr>
          <w:p w14:paraId="6E63BC7B"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22896162</w:t>
            </w:r>
          </w:p>
        </w:tc>
      </w:tr>
      <w:tr w:rsidR="00546981" w:rsidRPr="00546981" w14:paraId="4F90FCE9" w14:textId="77777777" w:rsidTr="00546981">
        <w:trPr>
          <w:trHeight w:val="300"/>
        </w:trPr>
        <w:tc>
          <w:tcPr>
            <w:tcW w:w="932" w:type="dxa"/>
            <w:tcBorders>
              <w:top w:val="nil"/>
              <w:left w:val="nil"/>
              <w:bottom w:val="nil"/>
              <w:right w:val="nil"/>
            </w:tcBorders>
            <w:shd w:val="clear" w:color="000000" w:fill="FFFFFF"/>
            <w:vAlign w:val="center"/>
            <w:hideMark/>
          </w:tcPr>
          <w:p w14:paraId="2D739CFA"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173</w:t>
            </w:r>
          </w:p>
        </w:tc>
        <w:tc>
          <w:tcPr>
            <w:tcW w:w="1283" w:type="dxa"/>
            <w:tcBorders>
              <w:top w:val="nil"/>
              <w:left w:val="nil"/>
              <w:bottom w:val="nil"/>
              <w:right w:val="nil"/>
            </w:tcBorders>
            <w:shd w:val="clear" w:color="000000" w:fill="FFFFFF"/>
            <w:vAlign w:val="center"/>
            <w:hideMark/>
          </w:tcPr>
          <w:p w14:paraId="4759FC96"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26/03/2023</w:t>
            </w:r>
          </w:p>
        </w:tc>
        <w:tc>
          <w:tcPr>
            <w:tcW w:w="971" w:type="dxa"/>
            <w:tcBorders>
              <w:top w:val="nil"/>
              <w:left w:val="nil"/>
              <w:bottom w:val="nil"/>
              <w:right w:val="nil"/>
            </w:tcBorders>
            <w:shd w:val="clear" w:color="000000" w:fill="FFFFFF"/>
            <w:vAlign w:val="center"/>
            <w:hideMark/>
          </w:tcPr>
          <w:p w14:paraId="623BE832"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2.30E+07</w:t>
            </w:r>
          </w:p>
        </w:tc>
        <w:tc>
          <w:tcPr>
            <w:tcW w:w="1001" w:type="dxa"/>
            <w:tcBorders>
              <w:top w:val="nil"/>
              <w:left w:val="nil"/>
              <w:bottom w:val="nil"/>
              <w:right w:val="nil"/>
            </w:tcBorders>
            <w:shd w:val="clear" w:color="000000" w:fill="FFFFFF"/>
            <w:vAlign w:val="center"/>
            <w:hideMark/>
          </w:tcPr>
          <w:p w14:paraId="2F47C0F9"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2.28E+07</w:t>
            </w:r>
          </w:p>
        </w:tc>
        <w:tc>
          <w:tcPr>
            <w:tcW w:w="953" w:type="dxa"/>
            <w:tcBorders>
              <w:top w:val="nil"/>
              <w:left w:val="nil"/>
              <w:bottom w:val="nil"/>
              <w:right w:val="nil"/>
            </w:tcBorders>
            <w:shd w:val="clear" w:color="000000" w:fill="FFFFFF"/>
            <w:vAlign w:val="center"/>
            <w:hideMark/>
          </w:tcPr>
          <w:p w14:paraId="6EC2DF21"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2.31E+07</w:t>
            </w:r>
          </w:p>
        </w:tc>
        <w:tc>
          <w:tcPr>
            <w:tcW w:w="960" w:type="dxa"/>
            <w:tcBorders>
              <w:top w:val="nil"/>
              <w:left w:val="nil"/>
              <w:bottom w:val="nil"/>
              <w:right w:val="nil"/>
            </w:tcBorders>
            <w:shd w:val="clear" w:color="000000" w:fill="FFFFFF"/>
            <w:vAlign w:val="center"/>
            <w:hideMark/>
          </w:tcPr>
          <w:p w14:paraId="44F6EA8D"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22899634</w:t>
            </w:r>
          </w:p>
        </w:tc>
      </w:tr>
      <w:tr w:rsidR="00546981" w:rsidRPr="00546981" w14:paraId="0F13EFC4" w14:textId="77777777" w:rsidTr="00546981">
        <w:trPr>
          <w:trHeight w:val="300"/>
        </w:trPr>
        <w:tc>
          <w:tcPr>
            <w:tcW w:w="932" w:type="dxa"/>
            <w:tcBorders>
              <w:top w:val="nil"/>
              <w:left w:val="nil"/>
              <w:bottom w:val="nil"/>
              <w:right w:val="nil"/>
            </w:tcBorders>
            <w:shd w:val="clear" w:color="000000" w:fill="F5F5F5"/>
            <w:vAlign w:val="center"/>
            <w:hideMark/>
          </w:tcPr>
          <w:p w14:paraId="084360BF"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lastRenderedPageBreak/>
              <w:t>174</w:t>
            </w:r>
          </w:p>
        </w:tc>
        <w:tc>
          <w:tcPr>
            <w:tcW w:w="1283" w:type="dxa"/>
            <w:tcBorders>
              <w:top w:val="nil"/>
              <w:left w:val="nil"/>
              <w:bottom w:val="nil"/>
              <w:right w:val="nil"/>
            </w:tcBorders>
            <w:shd w:val="clear" w:color="000000" w:fill="F5F5F5"/>
            <w:vAlign w:val="center"/>
            <w:hideMark/>
          </w:tcPr>
          <w:p w14:paraId="1BE33AA8"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27/03/2023</w:t>
            </w:r>
          </w:p>
        </w:tc>
        <w:tc>
          <w:tcPr>
            <w:tcW w:w="971" w:type="dxa"/>
            <w:tcBorders>
              <w:top w:val="nil"/>
              <w:left w:val="nil"/>
              <w:bottom w:val="nil"/>
              <w:right w:val="nil"/>
            </w:tcBorders>
            <w:shd w:val="clear" w:color="000000" w:fill="F5F5F5"/>
            <w:vAlign w:val="center"/>
            <w:hideMark/>
          </w:tcPr>
          <w:p w14:paraId="774E0C81"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2.30E+07</w:t>
            </w:r>
          </w:p>
        </w:tc>
        <w:tc>
          <w:tcPr>
            <w:tcW w:w="1001" w:type="dxa"/>
            <w:tcBorders>
              <w:top w:val="nil"/>
              <w:left w:val="nil"/>
              <w:bottom w:val="nil"/>
              <w:right w:val="nil"/>
            </w:tcBorders>
            <w:shd w:val="clear" w:color="000000" w:fill="F5F5F5"/>
            <w:vAlign w:val="center"/>
            <w:hideMark/>
          </w:tcPr>
          <w:p w14:paraId="0842AA07"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2.28E+07</w:t>
            </w:r>
          </w:p>
        </w:tc>
        <w:tc>
          <w:tcPr>
            <w:tcW w:w="953" w:type="dxa"/>
            <w:tcBorders>
              <w:top w:val="nil"/>
              <w:left w:val="nil"/>
              <w:bottom w:val="nil"/>
              <w:right w:val="nil"/>
            </w:tcBorders>
            <w:shd w:val="clear" w:color="000000" w:fill="F5F5F5"/>
            <w:vAlign w:val="center"/>
            <w:hideMark/>
          </w:tcPr>
          <w:p w14:paraId="00817715"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2.31E+07</w:t>
            </w:r>
          </w:p>
        </w:tc>
        <w:tc>
          <w:tcPr>
            <w:tcW w:w="960" w:type="dxa"/>
            <w:tcBorders>
              <w:top w:val="nil"/>
              <w:left w:val="nil"/>
              <w:bottom w:val="nil"/>
              <w:right w:val="nil"/>
            </w:tcBorders>
            <w:shd w:val="clear" w:color="000000" w:fill="F5F5F5"/>
            <w:vAlign w:val="center"/>
            <w:hideMark/>
          </w:tcPr>
          <w:p w14:paraId="01C21E60"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22903965</w:t>
            </w:r>
          </w:p>
        </w:tc>
      </w:tr>
      <w:tr w:rsidR="00546981" w:rsidRPr="00546981" w14:paraId="5955F231" w14:textId="77777777" w:rsidTr="00546981">
        <w:trPr>
          <w:trHeight w:val="300"/>
        </w:trPr>
        <w:tc>
          <w:tcPr>
            <w:tcW w:w="932" w:type="dxa"/>
            <w:tcBorders>
              <w:top w:val="nil"/>
              <w:left w:val="nil"/>
              <w:bottom w:val="nil"/>
              <w:right w:val="nil"/>
            </w:tcBorders>
            <w:shd w:val="clear" w:color="000000" w:fill="FFFFFF"/>
            <w:vAlign w:val="center"/>
            <w:hideMark/>
          </w:tcPr>
          <w:p w14:paraId="0AE1FB99"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175</w:t>
            </w:r>
          </w:p>
        </w:tc>
        <w:tc>
          <w:tcPr>
            <w:tcW w:w="1283" w:type="dxa"/>
            <w:tcBorders>
              <w:top w:val="nil"/>
              <w:left w:val="nil"/>
              <w:bottom w:val="nil"/>
              <w:right w:val="nil"/>
            </w:tcBorders>
            <w:shd w:val="clear" w:color="000000" w:fill="FFFFFF"/>
            <w:vAlign w:val="center"/>
            <w:hideMark/>
          </w:tcPr>
          <w:p w14:paraId="1A7DC90E"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28/03/2023</w:t>
            </w:r>
          </w:p>
        </w:tc>
        <w:tc>
          <w:tcPr>
            <w:tcW w:w="971" w:type="dxa"/>
            <w:tcBorders>
              <w:top w:val="nil"/>
              <w:left w:val="nil"/>
              <w:bottom w:val="nil"/>
              <w:right w:val="nil"/>
            </w:tcBorders>
            <w:shd w:val="clear" w:color="000000" w:fill="FFFFFF"/>
            <w:vAlign w:val="center"/>
            <w:hideMark/>
          </w:tcPr>
          <w:p w14:paraId="6696DD36"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2.30E+07</w:t>
            </w:r>
          </w:p>
        </w:tc>
        <w:tc>
          <w:tcPr>
            <w:tcW w:w="1001" w:type="dxa"/>
            <w:tcBorders>
              <w:top w:val="nil"/>
              <w:left w:val="nil"/>
              <w:bottom w:val="nil"/>
              <w:right w:val="nil"/>
            </w:tcBorders>
            <w:shd w:val="clear" w:color="000000" w:fill="FFFFFF"/>
            <w:vAlign w:val="center"/>
            <w:hideMark/>
          </w:tcPr>
          <w:p w14:paraId="44B14EE0"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2.29E+07</w:t>
            </w:r>
          </w:p>
        </w:tc>
        <w:tc>
          <w:tcPr>
            <w:tcW w:w="953" w:type="dxa"/>
            <w:tcBorders>
              <w:top w:val="nil"/>
              <w:left w:val="nil"/>
              <w:bottom w:val="nil"/>
              <w:right w:val="nil"/>
            </w:tcBorders>
            <w:shd w:val="clear" w:color="000000" w:fill="FFFFFF"/>
            <w:vAlign w:val="center"/>
            <w:hideMark/>
          </w:tcPr>
          <w:p w14:paraId="612BB8E5"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2.32E+07</w:t>
            </w:r>
          </w:p>
        </w:tc>
        <w:tc>
          <w:tcPr>
            <w:tcW w:w="960" w:type="dxa"/>
            <w:tcBorders>
              <w:top w:val="nil"/>
              <w:left w:val="nil"/>
              <w:bottom w:val="nil"/>
              <w:right w:val="nil"/>
            </w:tcBorders>
            <w:shd w:val="clear" w:color="000000" w:fill="FFFFFF"/>
            <w:vAlign w:val="center"/>
            <w:hideMark/>
          </w:tcPr>
          <w:p w14:paraId="65611B01"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22907892</w:t>
            </w:r>
          </w:p>
        </w:tc>
      </w:tr>
      <w:tr w:rsidR="00546981" w:rsidRPr="00546981" w14:paraId="0483ABC4" w14:textId="77777777" w:rsidTr="00546981">
        <w:trPr>
          <w:trHeight w:val="300"/>
        </w:trPr>
        <w:tc>
          <w:tcPr>
            <w:tcW w:w="932" w:type="dxa"/>
            <w:tcBorders>
              <w:top w:val="nil"/>
              <w:left w:val="nil"/>
              <w:bottom w:val="nil"/>
              <w:right w:val="nil"/>
            </w:tcBorders>
            <w:shd w:val="clear" w:color="000000" w:fill="F5F5F5"/>
            <w:vAlign w:val="center"/>
            <w:hideMark/>
          </w:tcPr>
          <w:p w14:paraId="5139332B"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176</w:t>
            </w:r>
          </w:p>
        </w:tc>
        <w:tc>
          <w:tcPr>
            <w:tcW w:w="1283" w:type="dxa"/>
            <w:tcBorders>
              <w:top w:val="nil"/>
              <w:left w:val="nil"/>
              <w:bottom w:val="nil"/>
              <w:right w:val="nil"/>
            </w:tcBorders>
            <w:shd w:val="clear" w:color="000000" w:fill="F5F5F5"/>
            <w:vAlign w:val="center"/>
            <w:hideMark/>
          </w:tcPr>
          <w:p w14:paraId="1A6CCBA5"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29/03/2023</w:t>
            </w:r>
          </w:p>
        </w:tc>
        <w:tc>
          <w:tcPr>
            <w:tcW w:w="971" w:type="dxa"/>
            <w:tcBorders>
              <w:top w:val="nil"/>
              <w:left w:val="nil"/>
              <w:bottom w:val="nil"/>
              <w:right w:val="nil"/>
            </w:tcBorders>
            <w:shd w:val="clear" w:color="000000" w:fill="F5F5F5"/>
            <w:vAlign w:val="center"/>
            <w:hideMark/>
          </w:tcPr>
          <w:p w14:paraId="5ACD364E"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2.30E+07</w:t>
            </w:r>
          </w:p>
        </w:tc>
        <w:tc>
          <w:tcPr>
            <w:tcW w:w="1001" w:type="dxa"/>
            <w:tcBorders>
              <w:top w:val="nil"/>
              <w:left w:val="nil"/>
              <w:bottom w:val="nil"/>
              <w:right w:val="nil"/>
            </w:tcBorders>
            <w:shd w:val="clear" w:color="000000" w:fill="F5F5F5"/>
            <w:vAlign w:val="center"/>
            <w:hideMark/>
          </w:tcPr>
          <w:p w14:paraId="0DA9457A"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2.29E+07</w:t>
            </w:r>
          </w:p>
        </w:tc>
        <w:tc>
          <w:tcPr>
            <w:tcW w:w="953" w:type="dxa"/>
            <w:tcBorders>
              <w:top w:val="nil"/>
              <w:left w:val="nil"/>
              <w:bottom w:val="nil"/>
              <w:right w:val="nil"/>
            </w:tcBorders>
            <w:shd w:val="clear" w:color="000000" w:fill="F5F5F5"/>
            <w:vAlign w:val="center"/>
            <w:hideMark/>
          </w:tcPr>
          <w:p w14:paraId="31DB0574"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2.32E+07</w:t>
            </w:r>
          </w:p>
        </w:tc>
        <w:tc>
          <w:tcPr>
            <w:tcW w:w="960" w:type="dxa"/>
            <w:tcBorders>
              <w:top w:val="nil"/>
              <w:left w:val="nil"/>
              <w:bottom w:val="nil"/>
              <w:right w:val="nil"/>
            </w:tcBorders>
            <w:shd w:val="clear" w:color="000000" w:fill="F5F5F5"/>
            <w:vAlign w:val="center"/>
            <w:hideMark/>
          </w:tcPr>
          <w:p w14:paraId="3A6D0C75"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22911674</w:t>
            </w:r>
          </w:p>
        </w:tc>
      </w:tr>
      <w:tr w:rsidR="00546981" w:rsidRPr="00546981" w14:paraId="6D4C6DB1" w14:textId="77777777" w:rsidTr="00546981">
        <w:trPr>
          <w:trHeight w:val="300"/>
        </w:trPr>
        <w:tc>
          <w:tcPr>
            <w:tcW w:w="932" w:type="dxa"/>
            <w:tcBorders>
              <w:top w:val="nil"/>
              <w:left w:val="nil"/>
              <w:bottom w:val="nil"/>
              <w:right w:val="nil"/>
            </w:tcBorders>
            <w:shd w:val="clear" w:color="000000" w:fill="FFFFFF"/>
            <w:vAlign w:val="center"/>
            <w:hideMark/>
          </w:tcPr>
          <w:p w14:paraId="4A6127B7"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177</w:t>
            </w:r>
          </w:p>
        </w:tc>
        <w:tc>
          <w:tcPr>
            <w:tcW w:w="1283" w:type="dxa"/>
            <w:tcBorders>
              <w:top w:val="nil"/>
              <w:left w:val="nil"/>
              <w:bottom w:val="nil"/>
              <w:right w:val="nil"/>
            </w:tcBorders>
            <w:shd w:val="clear" w:color="000000" w:fill="FFFFFF"/>
            <w:vAlign w:val="center"/>
            <w:hideMark/>
          </w:tcPr>
          <w:p w14:paraId="0C3D6316"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30/03/2023</w:t>
            </w:r>
          </w:p>
        </w:tc>
        <w:tc>
          <w:tcPr>
            <w:tcW w:w="971" w:type="dxa"/>
            <w:tcBorders>
              <w:top w:val="nil"/>
              <w:left w:val="nil"/>
              <w:bottom w:val="nil"/>
              <w:right w:val="nil"/>
            </w:tcBorders>
            <w:shd w:val="clear" w:color="000000" w:fill="FFFFFF"/>
            <w:vAlign w:val="center"/>
            <w:hideMark/>
          </w:tcPr>
          <w:p w14:paraId="2A0F0109"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2.31E+07</w:t>
            </w:r>
          </w:p>
        </w:tc>
        <w:tc>
          <w:tcPr>
            <w:tcW w:w="1001" w:type="dxa"/>
            <w:tcBorders>
              <w:top w:val="nil"/>
              <w:left w:val="nil"/>
              <w:bottom w:val="nil"/>
              <w:right w:val="nil"/>
            </w:tcBorders>
            <w:shd w:val="clear" w:color="000000" w:fill="FFFFFF"/>
            <w:vAlign w:val="center"/>
            <w:hideMark/>
          </w:tcPr>
          <w:p w14:paraId="1CA77908"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2.29E+07</w:t>
            </w:r>
          </w:p>
        </w:tc>
        <w:tc>
          <w:tcPr>
            <w:tcW w:w="953" w:type="dxa"/>
            <w:tcBorders>
              <w:top w:val="nil"/>
              <w:left w:val="nil"/>
              <w:bottom w:val="nil"/>
              <w:right w:val="nil"/>
            </w:tcBorders>
            <w:shd w:val="clear" w:color="000000" w:fill="FFFFFF"/>
            <w:vAlign w:val="center"/>
            <w:hideMark/>
          </w:tcPr>
          <w:p w14:paraId="5FDAFBAD"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2.32E+07</w:t>
            </w:r>
          </w:p>
        </w:tc>
        <w:tc>
          <w:tcPr>
            <w:tcW w:w="960" w:type="dxa"/>
            <w:tcBorders>
              <w:top w:val="nil"/>
              <w:left w:val="nil"/>
              <w:bottom w:val="nil"/>
              <w:right w:val="nil"/>
            </w:tcBorders>
            <w:shd w:val="clear" w:color="000000" w:fill="FFFFFF"/>
            <w:vAlign w:val="center"/>
            <w:hideMark/>
          </w:tcPr>
          <w:p w14:paraId="6EF5F888"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22915061</w:t>
            </w:r>
          </w:p>
        </w:tc>
      </w:tr>
      <w:tr w:rsidR="00546981" w:rsidRPr="00546981" w14:paraId="5E672756" w14:textId="77777777" w:rsidTr="00546981">
        <w:trPr>
          <w:trHeight w:val="300"/>
        </w:trPr>
        <w:tc>
          <w:tcPr>
            <w:tcW w:w="932" w:type="dxa"/>
            <w:tcBorders>
              <w:top w:val="nil"/>
              <w:left w:val="nil"/>
              <w:bottom w:val="nil"/>
              <w:right w:val="nil"/>
            </w:tcBorders>
            <w:shd w:val="clear" w:color="000000" w:fill="F5F5F5"/>
            <w:vAlign w:val="center"/>
            <w:hideMark/>
          </w:tcPr>
          <w:p w14:paraId="28191BE9"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178</w:t>
            </w:r>
          </w:p>
        </w:tc>
        <w:tc>
          <w:tcPr>
            <w:tcW w:w="1283" w:type="dxa"/>
            <w:tcBorders>
              <w:top w:val="nil"/>
              <w:left w:val="nil"/>
              <w:bottom w:val="nil"/>
              <w:right w:val="nil"/>
            </w:tcBorders>
            <w:shd w:val="clear" w:color="000000" w:fill="F5F5F5"/>
            <w:vAlign w:val="center"/>
            <w:hideMark/>
          </w:tcPr>
          <w:p w14:paraId="66506FD1"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31/03/2023</w:t>
            </w:r>
          </w:p>
        </w:tc>
        <w:tc>
          <w:tcPr>
            <w:tcW w:w="971" w:type="dxa"/>
            <w:tcBorders>
              <w:top w:val="nil"/>
              <w:left w:val="nil"/>
              <w:bottom w:val="nil"/>
              <w:right w:val="nil"/>
            </w:tcBorders>
            <w:shd w:val="clear" w:color="000000" w:fill="F5F5F5"/>
            <w:vAlign w:val="center"/>
            <w:hideMark/>
          </w:tcPr>
          <w:p w14:paraId="36DE8B47"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2.31E+07</w:t>
            </w:r>
          </w:p>
        </w:tc>
        <w:tc>
          <w:tcPr>
            <w:tcW w:w="1001" w:type="dxa"/>
            <w:tcBorders>
              <w:top w:val="nil"/>
              <w:left w:val="nil"/>
              <w:bottom w:val="nil"/>
              <w:right w:val="nil"/>
            </w:tcBorders>
            <w:shd w:val="clear" w:color="000000" w:fill="F5F5F5"/>
            <w:vAlign w:val="center"/>
            <w:hideMark/>
          </w:tcPr>
          <w:p w14:paraId="12920148"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2.29E+07</w:t>
            </w:r>
          </w:p>
        </w:tc>
        <w:tc>
          <w:tcPr>
            <w:tcW w:w="953" w:type="dxa"/>
            <w:tcBorders>
              <w:top w:val="nil"/>
              <w:left w:val="nil"/>
              <w:bottom w:val="nil"/>
              <w:right w:val="nil"/>
            </w:tcBorders>
            <w:shd w:val="clear" w:color="000000" w:fill="F5F5F5"/>
            <w:vAlign w:val="center"/>
            <w:hideMark/>
          </w:tcPr>
          <w:p w14:paraId="0647DC82"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2.32E+07</w:t>
            </w:r>
          </w:p>
        </w:tc>
        <w:tc>
          <w:tcPr>
            <w:tcW w:w="960" w:type="dxa"/>
            <w:tcBorders>
              <w:top w:val="nil"/>
              <w:left w:val="nil"/>
              <w:bottom w:val="nil"/>
              <w:right w:val="nil"/>
            </w:tcBorders>
            <w:shd w:val="clear" w:color="000000" w:fill="F5F5F5"/>
            <w:vAlign w:val="center"/>
            <w:hideMark/>
          </w:tcPr>
          <w:p w14:paraId="0DE3274B"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22917843</w:t>
            </w:r>
          </w:p>
        </w:tc>
      </w:tr>
      <w:tr w:rsidR="00546981" w:rsidRPr="00546981" w14:paraId="59F13DA9" w14:textId="77777777" w:rsidTr="00546981">
        <w:trPr>
          <w:trHeight w:val="300"/>
        </w:trPr>
        <w:tc>
          <w:tcPr>
            <w:tcW w:w="932" w:type="dxa"/>
            <w:tcBorders>
              <w:top w:val="nil"/>
              <w:left w:val="nil"/>
              <w:bottom w:val="nil"/>
              <w:right w:val="nil"/>
            </w:tcBorders>
            <w:shd w:val="clear" w:color="000000" w:fill="FFFFFF"/>
            <w:vAlign w:val="center"/>
            <w:hideMark/>
          </w:tcPr>
          <w:p w14:paraId="365CE5D6"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179</w:t>
            </w:r>
          </w:p>
        </w:tc>
        <w:tc>
          <w:tcPr>
            <w:tcW w:w="1283" w:type="dxa"/>
            <w:tcBorders>
              <w:top w:val="nil"/>
              <w:left w:val="nil"/>
              <w:bottom w:val="nil"/>
              <w:right w:val="nil"/>
            </w:tcBorders>
            <w:shd w:val="clear" w:color="000000" w:fill="FFFFFF"/>
            <w:vAlign w:val="center"/>
            <w:hideMark/>
          </w:tcPr>
          <w:p w14:paraId="24EA032F"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01/04/2023</w:t>
            </w:r>
          </w:p>
        </w:tc>
        <w:tc>
          <w:tcPr>
            <w:tcW w:w="971" w:type="dxa"/>
            <w:tcBorders>
              <w:top w:val="nil"/>
              <w:left w:val="nil"/>
              <w:bottom w:val="nil"/>
              <w:right w:val="nil"/>
            </w:tcBorders>
            <w:shd w:val="clear" w:color="000000" w:fill="FFFFFF"/>
            <w:vAlign w:val="center"/>
            <w:hideMark/>
          </w:tcPr>
          <w:p w14:paraId="4088DDA4"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2.31E+07</w:t>
            </w:r>
          </w:p>
        </w:tc>
        <w:tc>
          <w:tcPr>
            <w:tcW w:w="1001" w:type="dxa"/>
            <w:tcBorders>
              <w:top w:val="nil"/>
              <w:left w:val="nil"/>
              <w:bottom w:val="nil"/>
              <w:right w:val="nil"/>
            </w:tcBorders>
            <w:shd w:val="clear" w:color="000000" w:fill="FFFFFF"/>
            <w:vAlign w:val="center"/>
            <w:hideMark/>
          </w:tcPr>
          <w:p w14:paraId="5DABC5ED"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2.29E+07</w:t>
            </w:r>
          </w:p>
        </w:tc>
        <w:tc>
          <w:tcPr>
            <w:tcW w:w="953" w:type="dxa"/>
            <w:tcBorders>
              <w:top w:val="nil"/>
              <w:left w:val="nil"/>
              <w:bottom w:val="nil"/>
              <w:right w:val="nil"/>
            </w:tcBorders>
            <w:shd w:val="clear" w:color="000000" w:fill="FFFFFF"/>
            <w:vAlign w:val="center"/>
            <w:hideMark/>
          </w:tcPr>
          <w:p w14:paraId="21D4FDC6"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2.32E+07</w:t>
            </w:r>
          </w:p>
        </w:tc>
        <w:tc>
          <w:tcPr>
            <w:tcW w:w="960" w:type="dxa"/>
            <w:tcBorders>
              <w:top w:val="nil"/>
              <w:left w:val="nil"/>
              <w:bottom w:val="nil"/>
              <w:right w:val="nil"/>
            </w:tcBorders>
            <w:shd w:val="clear" w:color="000000" w:fill="FFFFFF"/>
            <w:vAlign w:val="center"/>
            <w:hideMark/>
          </w:tcPr>
          <w:p w14:paraId="03186542"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22920158</w:t>
            </w:r>
          </w:p>
        </w:tc>
      </w:tr>
      <w:tr w:rsidR="00546981" w:rsidRPr="00546981" w14:paraId="17E7E246" w14:textId="77777777" w:rsidTr="00546981">
        <w:trPr>
          <w:trHeight w:val="300"/>
        </w:trPr>
        <w:tc>
          <w:tcPr>
            <w:tcW w:w="932" w:type="dxa"/>
            <w:tcBorders>
              <w:top w:val="nil"/>
              <w:left w:val="nil"/>
              <w:bottom w:val="nil"/>
              <w:right w:val="nil"/>
            </w:tcBorders>
            <w:shd w:val="clear" w:color="000000" w:fill="F5F5F5"/>
            <w:vAlign w:val="center"/>
            <w:hideMark/>
          </w:tcPr>
          <w:p w14:paraId="16D76E71"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180</w:t>
            </w:r>
          </w:p>
        </w:tc>
        <w:tc>
          <w:tcPr>
            <w:tcW w:w="1283" w:type="dxa"/>
            <w:tcBorders>
              <w:top w:val="nil"/>
              <w:left w:val="nil"/>
              <w:bottom w:val="nil"/>
              <w:right w:val="nil"/>
            </w:tcBorders>
            <w:shd w:val="clear" w:color="000000" w:fill="F5F5F5"/>
            <w:vAlign w:val="center"/>
            <w:hideMark/>
          </w:tcPr>
          <w:p w14:paraId="61B49AB3"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12/04/2023</w:t>
            </w:r>
          </w:p>
        </w:tc>
        <w:tc>
          <w:tcPr>
            <w:tcW w:w="971" w:type="dxa"/>
            <w:tcBorders>
              <w:top w:val="nil"/>
              <w:left w:val="nil"/>
              <w:bottom w:val="nil"/>
              <w:right w:val="nil"/>
            </w:tcBorders>
            <w:shd w:val="clear" w:color="000000" w:fill="F5F5F5"/>
            <w:vAlign w:val="center"/>
            <w:hideMark/>
          </w:tcPr>
          <w:p w14:paraId="689FA0F6"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2.31E+07</w:t>
            </w:r>
          </w:p>
        </w:tc>
        <w:tc>
          <w:tcPr>
            <w:tcW w:w="1001" w:type="dxa"/>
            <w:tcBorders>
              <w:top w:val="nil"/>
              <w:left w:val="nil"/>
              <w:bottom w:val="nil"/>
              <w:right w:val="nil"/>
            </w:tcBorders>
            <w:shd w:val="clear" w:color="000000" w:fill="F5F5F5"/>
            <w:vAlign w:val="center"/>
            <w:hideMark/>
          </w:tcPr>
          <w:p w14:paraId="4EEEF8B3"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2.29E+07</w:t>
            </w:r>
          </w:p>
        </w:tc>
        <w:tc>
          <w:tcPr>
            <w:tcW w:w="953" w:type="dxa"/>
            <w:tcBorders>
              <w:top w:val="nil"/>
              <w:left w:val="nil"/>
              <w:bottom w:val="nil"/>
              <w:right w:val="nil"/>
            </w:tcBorders>
            <w:shd w:val="clear" w:color="000000" w:fill="F5F5F5"/>
            <w:vAlign w:val="center"/>
            <w:hideMark/>
          </w:tcPr>
          <w:p w14:paraId="40C7C41E"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2.33E+07</w:t>
            </w:r>
          </w:p>
        </w:tc>
        <w:tc>
          <w:tcPr>
            <w:tcW w:w="960" w:type="dxa"/>
            <w:tcBorders>
              <w:top w:val="nil"/>
              <w:left w:val="nil"/>
              <w:bottom w:val="nil"/>
              <w:right w:val="nil"/>
            </w:tcBorders>
            <w:shd w:val="clear" w:color="000000" w:fill="F5F5F5"/>
            <w:vAlign w:val="center"/>
            <w:hideMark/>
          </w:tcPr>
          <w:p w14:paraId="4ABB8B9D"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22945177</w:t>
            </w:r>
          </w:p>
        </w:tc>
      </w:tr>
      <w:tr w:rsidR="00546981" w:rsidRPr="00546981" w14:paraId="10014853" w14:textId="77777777" w:rsidTr="00546981">
        <w:trPr>
          <w:trHeight w:val="300"/>
        </w:trPr>
        <w:tc>
          <w:tcPr>
            <w:tcW w:w="932" w:type="dxa"/>
            <w:tcBorders>
              <w:top w:val="nil"/>
              <w:left w:val="nil"/>
              <w:bottom w:val="nil"/>
              <w:right w:val="nil"/>
            </w:tcBorders>
            <w:shd w:val="clear" w:color="000000" w:fill="FFFFFF"/>
            <w:vAlign w:val="center"/>
            <w:hideMark/>
          </w:tcPr>
          <w:p w14:paraId="35E061E9"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181</w:t>
            </w:r>
          </w:p>
        </w:tc>
        <w:tc>
          <w:tcPr>
            <w:tcW w:w="1283" w:type="dxa"/>
            <w:tcBorders>
              <w:top w:val="nil"/>
              <w:left w:val="nil"/>
              <w:bottom w:val="nil"/>
              <w:right w:val="nil"/>
            </w:tcBorders>
            <w:shd w:val="clear" w:color="000000" w:fill="FFFFFF"/>
            <w:vAlign w:val="center"/>
            <w:hideMark/>
          </w:tcPr>
          <w:p w14:paraId="7C18F03F"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13/04/2023</w:t>
            </w:r>
          </w:p>
        </w:tc>
        <w:tc>
          <w:tcPr>
            <w:tcW w:w="971" w:type="dxa"/>
            <w:tcBorders>
              <w:top w:val="nil"/>
              <w:left w:val="nil"/>
              <w:bottom w:val="nil"/>
              <w:right w:val="nil"/>
            </w:tcBorders>
            <w:shd w:val="clear" w:color="000000" w:fill="FFFFFF"/>
            <w:vAlign w:val="center"/>
            <w:hideMark/>
          </w:tcPr>
          <w:p w14:paraId="63C5A176"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2.31E+07</w:t>
            </w:r>
          </w:p>
        </w:tc>
        <w:tc>
          <w:tcPr>
            <w:tcW w:w="1001" w:type="dxa"/>
            <w:tcBorders>
              <w:top w:val="nil"/>
              <w:left w:val="nil"/>
              <w:bottom w:val="nil"/>
              <w:right w:val="nil"/>
            </w:tcBorders>
            <w:shd w:val="clear" w:color="000000" w:fill="FFFFFF"/>
            <w:vAlign w:val="center"/>
            <w:hideMark/>
          </w:tcPr>
          <w:p w14:paraId="2FD02062"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2.29E+07</w:t>
            </w:r>
          </w:p>
        </w:tc>
        <w:tc>
          <w:tcPr>
            <w:tcW w:w="953" w:type="dxa"/>
            <w:tcBorders>
              <w:top w:val="nil"/>
              <w:left w:val="nil"/>
              <w:bottom w:val="nil"/>
              <w:right w:val="nil"/>
            </w:tcBorders>
            <w:shd w:val="clear" w:color="000000" w:fill="FFFFFF"/>
            <w:vAlign w:val="center"/>
            <w:hideMark/>
          </w:tcPr>
          <w:p w14:paraId="5E771462"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2.33E+07</w:t>
            </w:r>
          </w:p>
        </w:tc>
        <w:tc>
          <w:tcPr>
            <w:tcW w:w="960" w:type="dxa"/>
            <w:tcBorders>
              <w:top w:val="nil"/>
              <w:left w:val="nil"/>
              <w:bottom w:val="nil"/>
              <w:right w:val="nil"/>
            </w:tcBorders>
            <w:shd w:val="clear" w:color="000000" w:fill="FFFFFF"/>
            <w:vAlign w:val="center"/>
            <w:hideMark/>
          </w:tcPr>
          <w:p w14:paraId="1955EA11"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22947273</w:t>
            </w:r>
          </w:p>
        </w:tc>
      </w:tr>
      <w:tr w:rsidR="00546981" w:rsidRPr="00546981" w14:paraId="38403743" w14:textId="77777777" w:rsidTr="00546981">
        <w:trPr>
          <w:trHeight w:val="300"/>
        </w:trPr>
        <w:tc>
          <w:tcPr>
            <w:tcW w:w="932" w:type="dxa"/>
            <w:tcBorders>
              <w:top w:val="nil"/>
              <w:left w:val="nil"/>
              <w:bottom w:val="nil"/>
              <w:right w:val="nil"/>
            </w:tcBorders>
            <w:shd w:val="clear" w:color="000000" w:fill="F5F5F5"/>
            <w:vAlign w:val="center"/>
            <w:hideMark/>
          </w:tcPr>
          <w:p w14:paraId="1C4049D5"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182</w:t>
            </w:r>
          </w:p>
        </w:tc>
        <w:tc>
          <w:tcPr>
            <w:tcW w:w="1283" w:type="dxa"/>
            <w:tcBorders>
              <w:top w:val="nil"/>
              <w:left w:val="nil"/>
              <w:bottom w:val="nil"/>
              <w:right w:val="nil"/>
            </w:tcBorders>
            <w:shd w:val="clear" w:color="000000" w:fill="F5F5F5"/>
            <w:vAlign w:val="center"/>
            <w:hideMark/>
          </w:tcPr>
          <w:p w14:paraId="695D3443"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14/04/2023</w:t>
            </w:r>
          </w:p>
        </w:tc>
        <w:tc>
          <w:tcPr>
            <w:tcW w:w="971" w:type="dxa"/>
            <w:tcBorders>
              <w:top w:val="nil"/>
              <w:left w:val="nil"/>
              <w:bottom w:val="nil"/>
              <w:right w:val="nil"/>
            </w:tcBorders>
            <w:shd w:val="clear" w:color="000000" w:fill="F5F5F5"/>
            <w:vAlign w:val="center"/>
            <w:hideMark/>
          </w:tcPr>
          <w:p w14:paraId="37AADDE9"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2.31E+07</w:t>
            </w:r>
          </w:p>
        </w:tc>
        <w:tc>
          <w:tcPr>
            <w:tcW w:w="1001" w:type="dxa"/>
            <w:tcBorders>
              <w:top w:val="nil"/>
              <w:left w:val="nil"/>
              <w:bottom w:val="nil"/>
              <w:right w:val="nil"/>
            </w:tcBorders>
            <w:shd w:val="clear" w:color="000000" w:fill="F5F5F5"/>
            <w:vAlign w:val="center"/>
            <w:hideMark/>
          </w:tcPr>
          <w:p w14:paraId="310FF8E1"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2.29E+07</w:t>
            </w:r>
          </w:p>
        </w:tc>
        <w:tc>
          <w:tcPr>
            <w:tcW w:w="953" w:type="dxa"/>
            <w:tcBorders>
              <w:top w:val="nil"/>
              <w:left w:val="nil"/>
              <w:bottom w:val="nil"/>
              <w:right w:val="nil"/>
            </w:tcBorders>
            <w:shd w:val="clear" w:color="000000" w:fill="F5F5F5"/>
            <w:vAlign w:val="center"/>
            <w:hideMark/>
          </w:tcPr>
          <w:p w14:paraId="4CCBA348"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2.33E+07</w:t>
            </w:r>
          </w:p>
        </w:tc>
        <w:tc>
          <w:tcPr>
            <w:tcW w:w="960" w:type="dxa"/>
            <w:tcBorders>
              <w:top w:val="nil"/>
              <w:left w:val="nil"/>
              <w:bottom w:val="nil"/>
              <w:right w:val="nil"/>
            </w:tcBorders>
            <w:shd w:val="clear" w:color="000000" w:fill="F5F5F5"/>
            <w:vAlign w:val="center"/>
            <w:hideMark/>
          </w:tcPr>
          <w:p w14:paraId="3B43EF4D"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22949002</w:t>
            </w:r>
          </w:p>
        </w:tc>
      </w:tr>
      <w:tr w:rsidR="00546981" w:rsidRPr="00546981" w14:paraId="49158A6A" w14:textId="77777777" w:rsidTr="00546981">
        <w:trPr>
          <w:trHeight w:val="300"/>
        </w:trPr>
        <w:tc>
          <w:tcPr>
            <w:tcW w:w="932" w:type="dxa"/>
            <w:tcBorders>
              <w:top w:val="nil"/>
              <w:left w:val="nil"/>
              <w:bottom w:val="nil"/>
              <w:right w:val="nil"/>
            </w:tcBorders>
            <w:shd w:val="clear" w:color="000000" w:fill="FFFFFF"/>
            <w:vAlign w:val="center"/>
            <w:hideMark/>
          </w:tcPr>
          <w:p w14:paraId="1294DA76"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183</w:t>
            </w:r>
          </w:p>
        </w:tc>
        <w:tc>
          <w:tcPr>
            <w:tcW w:w="1283" w:type="dxa"/>
            <w:tcBorders>
              <w:top w:val="nil"/>
              <w:left w:val="nil"/>
              <w:bottom w:val="nil"/>
              <w:right w:val="nil"/>
            </w:tcBorders>
            <w:shd w:val="clear" w:color="000000" w:fill="FFFFFF"/>
            <w:vAlign w:val="center"/>
            <w:hideMark/>
          </w:tcPr>
          <w:p w14:paraId="738DA187"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15/04/2023</w:t>
            </w:r>
          </w:p>
        </w:tc>
        <w:tc>
          <w:tcPr>
            <w:tcW w:w="971" w:type="dxa"/>
            <w:tcBorders>
              <w:top w:val="nil"/>
              <w:left w:val="nil"/>
              <w:bottom w:val="nil"/>
              <w:right w:val="nil"/>
            </w:tcBorders>
            <w:shd w:val="clear" w:color="000000" w:fill="FFFFFF"/>
            <w:vAlign w:val="center"/>
            <w:hideMark/>
          </w:tcPr>
          <w:p w14:paraId="1B7AAEE2"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2.31E+07</w:t>
            </w:r>
          </w:p>
        </w:tc>
        <w:tc>
          <w:tcPr>
            <w:tcW w:w="1001" w:type="dxa"/>
            <w:tcBorders>
              <w:top w:val="nil"/>
              <w:left w:val="nil"/>
              <w:bottom w:val="nil"/>
              <w:right w:val="nil"/>
            </w:tcBorders>
            <w:shd w:val="clear" w:color="000000" w:fill="FFFFFF"/>
            <w:vAlign w:val="center"/>
            <w:hideMark/>
          </w:tcPr>
          <w:p w14:paraId="4C93CAE0"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2.29E+07</w:t>
            </w:r>
          </w:p>
        </w:tc>
        <w:tc>
          <w:tcPr>
            <w:tcW w:w="953" w:type="dxa"/>
            <w:tcBorders>
              <w:top w:val="nil"/>
              <w:left w:val="nil"/>
              <w:bottom w:val="nil"/>
              <w:right w:val="nil"/>
            </w:tcBorders>
            <w:shd w:val="clear" w:color="000000" w:fill="FFFFFF"/>
            <w:vAlign w:val="center"/>
            <w:hideMark/>
          </w:tcPr>
          <w:p w14:paraId="5CDAC4BF"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2.33E+07</w:t>
            </w:r>
          </w:p>
        </w:tc>
        <w:tc>
          <w:tcPr>
            <w:tcW w:w="960" w:type="dxa"/>
            <w:tcBorders>
              <w:top w:val="nil"/>
              <w:left w:val="nil"/>
              <w:bottom w:val="nil"/>
              <w:right w:val="nil"/>
            </w:tcBorders>
            <w:shd w:val="clear" w:color="000000" w:fill="FFFFFF"/>
            <w:vAlign w:val="center"/>
            <w:hideMark/>
          </w:tcPr>
          <w:p w14:paraId="4FBAB744"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22950411</w:t>
            </w:r>
          </w:p>
        </w:tc>
      </w:tr>
      <w:tr w:rsidR="00546981" w:rsidRPr="00546981" w14:paraId="05F7A8E8" w14:textId="77777777" w:rsidTr="00546981">
        <w:trPr>
          <w:trHeight w:val="300"/>
        </w:trPr>
        <w:tc>
          <w:tcPr>
            <w:tcW w:w="932" w:type="dxa"/>
            <w:tcBorders>
              <w:top w:val="nil"/>
              <w:left w:val="nil"/>
              <w:bottom w:val="nil"/>
              <w:right w:val="nil"/>
            </w:tcBorders>
            <w:shd w:val="clear" w:color="000000" w:fill="F5F5F5"/>
            <w:vAlign w:val="center"/>
            <w:hideMark/>
          </w:tcPr>
          <w:p w14:paraId="5A6BCEC3"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184</w:t>
            </w:r>
          </w:p>
        </w:tc>
        <w:tc>
          <w:tcPr>
            <w:tcW w:w="1283" w:type="dxa"/>
            <w:tcBorders>
              <w:top w:val="nil"/>
              <w:left w:val="nil"/>
              <w:bottom w:val="nil"/>
              <w:right w:val="nil"/>
            </w:tcBorders>
            <w:shd w:val="clear" w:color="000000" w:fill="F5F5F5"/>
            <w:vAlign w:val="center"/>
            <w:hideMark/>
          </w:tcPr>
          <w:p w14:paraId="74E7E8E7"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16/04/2023</w:t>
            </w:r>
          </w:p>
        </w:tc>
        <w:tc>
          <w:tcPr>
            <w:tcW w:w="971" w:type="dxa"/>
            <w:tcBorders>
              <w:top w:val="nil"/>
              <w:left w:val="nil"/>
              <w:bottom w:val="nil"/>
              <w:right w:val="nil"/>
            </w:tcBorders>
            <w:shd w:val="clear" w:color="000000" w:fill="F5F5F5"/>
            <w:vAlign w:val="center"/>
            <w:hideMark/>
          </w:tcPr>
          <w:p w14:paraId="7FDECC7E"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2.31E+07</w:t>
            </w:r>
          </w:p>
        </w:tc>
        <w:tc>
          <w:tcPr>
            <w:tcW w:w="1001" w:type="dxa"/>
            <w:tcBorders>
              <w:top w:val="nil"/>
              <w:left w:val="nil"/>
              <w:bottom w:val="nil"/>
              <w:right w:val="nil"/>
            </w:tcBorders>
            <w:shd w:val="clear" w:color="000000" w:fill="F5F5F5"/>
            <w:vAlign w:val="center"/>
            <w:hideMark/>
          </w:tcPr>
          <w:p w14:paraId="2157F13D"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2.29E+07</w:t>
            </w:r>
          </w:p>
        </w:tc>
        <w:tc>
          <w:tcPr>
            <w:tcW w:w="953" w:type="dxa"/>
            <w:tcBorders>
              <w:top w:val="nil"/>
              <w:left w:val="nil"/>
              <w:bottom w:val="nil"/>
              <w:right w:val="nil"/>
            </w:tcBorders>
            <w:shd w:val="clear" w:color="000000" w:fill="F5F5F5"/>
            <w:vAlign w:val="center"/>
            <w:hideMark/>
          </w:tcPr>
          <w:p w14:paraId="45CE878D"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2.33E+07</w:t>
            </w:r>
          </w:p>
        </w:tc>
        <w:tc>
          <w:tcPr>
            <w:tcW w:w="960" w:type="dxa"/>
            <w:tcBorders>
              <w:top w:val="nil"/>
              <w:left w:val="nil"/>
              <w:bottom w:val="nil"/>
              <w:right w:val="nil"/>
            </w:tcBorders>
            <w:shd w:val="clear" w:color="000000" w:fill="F5F5F5"/>
            <w:vAlign w:val="center"/>
            <w:hideMark/>
          </w:tcPr>
          <w:p w14:paraId="1F3316A0"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22952369</w:t>
            </w:r>
          </w:p>
        </w:tc>
      </w:tr>
      <w:tr w:rsidR="00546981" w:rsidRPr="00546981" w14:paraId="2E0175CF" w14:textId="77777777" w:rsidTr="00546981">
        <w:trPr>
          <w:trHeight w:val="300"/>
        </w:trPr>
        <w:tc>
          <w:tcPr>
            <w:tcW w:w="932" w:type="dxa"/>
            <w:tcBorders>
              <w:top w:val="nil"/>
              <w:left w:val="nil"/>
              <w:bottom w:val="nil"/>
              <w:right w:val="nil"/>
            </w:tcBorders>
            <w:shd w:val="clear" w:color="000000" w:fill="FFFFFF"/>
            <w:vAlign w:val="center"/>
            <w:hideMark/>
          </w:tcPr>
          <w:p w14:paraId="09178947"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185</w:t>
            </w:r>
          </w:p>
        </w:tc>
        <w:tc>
          <w:tcPr>
            <w:tcW w:w="1283" w:type="dxa"/>
            <w:tcBorders>
              <w:top w:val="nil"/>
              <w:left w:val="nil"/>
              <w:bottom w:val="nil"/>
              <w:right w:val="nil"/>
            </w:tcBorders>
            <w:shd w:val="clear" w:color="000000" w:fill="FFFFFF"/>
            <w:vAlign w:val="center"/>
            <w:hideMark/>
          </w:tcPr>
          <w:p w14:paraId="66FA16B9"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17/04/2023</w:t>
            </w:r>
          </w:p>
        </w:tc>
        <w:tc>
          <w:tcPr>
            <w:tcW w:w="971" w:type="dxa"/>
            <w:tcBorders>
              <w:top w:val="nil"/>
              <w:left w:val="nil"/>
              <w:bottom w:val="nil"/>
              <w:right w:val="nil"/>
            </w:tcBorders>
            <w:shd w:val="clear" w:color="000000" w:fill="FFFFFF"/>
            <w:vAlign w:val="center"/>
            <w:hideMark/>
          </w:tcPr>
          <w:p w14:paraId="23469E4F"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2.31E+07</w:t>
            </w:r>
          </w:p>
        </w:tc>
        <w:tc>
          <w:tcPr>
            <w:tcW w:w="1001" w:type="dxa"/>
            <w:tcBorders>
              <w:top w:val="nil"/>
              <w:left w:val="nil"/>
              <w:bottom w:val="nil"/>
              <w:right w:val="nil"/>
            </w:tcBorders>
            <w:shd w:val="clear" w:color="000000" w:fill="FFFFFF"/>
            <w:vAlign w:val="center"/>
            <w:hideMark/>
          </w:tcPr>
          <w:p w14:paraId="67341423"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2.29E+07</w:t>
            </w:r>
          </w:p>
        </w:tc>
        <w:tc>
          <w:tcPr>
            <w:tcW w:w="953" w:type="dxa"/>
            <w:tcBorders>
              <w:top w:val="nil"/>
              <w:left w:val="nil"/>
              <w:bottom w:val="nil"/>
              <w:right w:val="nil"/>
            </w:tcBorders>
            <w:shd w:val="clear" w:color="000000" w:fill="FFFFFF"/>
            <w:vAlign w:val="center"/>
            <w:hideMark/>
          </w:tcPr>
          <w:p w14:paraId="53F581F1"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2.33E+07</w:t>
            </w:r>
          </w:p>
        </w:tc>
        <w:tc>
          <w:tcPr>
            <w:tcW w:w="960" w:type="dxa"/>
            <w:tcBorders>
              <w:top w:val="nil"/>
              <w:left w:val="nil"/>
              <w:bottom w:val="nil"/>
              <w:right w:val="nil"/>
            </w:tcBorders>
            <w:shd w:val="clear" w:color="000000" w:fill="FFFFFF"/>
            <w:vAlign w:val="center"/>
            <w:hideMark/>
          </w:tcPr>
          <w:p w14:paraId="0C86E4BA"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22954663</w:t>
            </w:r>
          </w:p>
        </w:tc>
      </w:tr>
      <w:tr w:rsidR="00546981" w:rsidRPr="00546981" w14:paraId="4736B772" w14:textId="77777777" w:rsidTr="00546981">
        <w:trPr>
          <w:trHeight w:val="300"/>
        </w:trPr>
        <w:tc>
          <w:tcPr>
            <w:tcW w:w="932" w:type="dxa"/>
            <w:tcBorders>
              <w:top w:val="nil"/>
              <w:left w:val="nil"/>
              <w:bottom w:val="nil"/>
              <w:right w:val="nil"/>
            </w:tcBorders>
            <w:shd w:val="clear" w:color="000000" w:fill="F5F5F5"/>
            <w:vAlign w:val="center"/>
            <w:hideMark/>
          </w:tcPr>
          <w:p w14:paraId="09114F8F"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186</w:t>
            </w:r>
          </w:p>
        </w:tc>
        <w:tc>
          <w:tcPr>
            <w:tcW w:w="1283" w:type="dxa"/>
            <w:tcBorders>
              <w:top w:val="nil"/>
              <w:left w:val="nil"/>
              <w:bottom w:val="nil"/>
              <w:right w:val="nil"/>
            </w:tcBorders>
            <w:shd w:val="clear" w:color="000000" w:fill="F5F5F5"/>
            <w:vAlign w:val="center"/>
            <w:hideMark/>
          </w:tcPr>
          <w:p w14:paraId="7825CDC1"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18/04/2023</w:t>
            </w:r>
          </w:p>
        </w:tc>
        <w:tc>
          <w:tcPr>
            <w:tcW w:w="971" w:type="dxa"/>
            <w:tcBorders>
              <w:top w:val="nil"/>
              <w:left w:val="nil"/>
              <w:bottom w:val="nil"/>
              <w:right w:val="nil"/>
            </w:tcBorders>
            <w:shd w:val="clear" w:color="000000" w:fill="F5F5F5"/>
            <w:vAlign w:val="center"/>
            <w:hideMark/>
          </w:tcPr>
          <w:p w14:paraId="5D5356C7"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2.31E+07</w:t>
            </w:r>
          </w:p>
        </w:tc>
        <w:tc>
          <w:tcPr>
            <w:tcW w:w="1001" w:type="dxa"/>
            <w:tcBorders>
              <w:top w:val="nil"/>
              <w:left w:val="nil"/>
              <w:bottom w:val="nil"/>
              <w:right w:val="nil"/>
            </w:tcBorders>
            <w:shd w:val="clear" w:color="000000" w:fill="F5F5F5"/>
            <w:vAlign w:val="center"/>
            <w:hideMark/>
          </w:tcPr>
          <w:p w14:paraId="6134FF43"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2.29E+07</w:t>
            </w:r>
          </w:p>
        </w:tc>
        <w:tc>
          <w:tcPr>
            <w:tcW w:w="953" w:type="dxa"/>
            <w:tcBorders>
              <w:top w:val="nil"/>
              <w:left w:val="nil"/>
              <w:bottom w:val="nil"/>
              <w:right w:val="nil"/>
            </w:tcBorders>
            <w:shd w:val="clear" w:color="000000" w:fill="F5F5F5"/>
            <w:vAlign w:val="center"/>
            <w:hideMark/>
          </w:tcPr>
          <w:p w14:paraId="4931878E"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2.33E+07</w:t>
            </w:r>
          </w:p>
        </w:tc>
        <w:tc>
          <w:tcPr>
            <w:tcW w:w="960" w:type="dxa"/>
            <w:tcBorders>
              <w:top w:val="nil"/>
              <w:left w:val="nil"/>
              <w:bottom w:val="nil"/>
              <w:right w:val="nil"/>
            </w:tcBorders>
            <w:shd w:val="clear" w:color="000000" w:fill="F5F5F5"/>
            <w:vAlign w:val="center"/>
            <w:hideMark/>
          </w:tcPr>
          <w:p w14:paraId="0C2A20BD"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22956629</w:t>
            </w:r>
          </w:p>
        </w:tc>
      </w:tr>
      <w:tr w:rsidR="00546981" w:rsidRPr="00546981" w14:paraId="52E2784B" w14:textId="77777777" w:rsidTr="00546981">
        <w:trPr>
          <w:trHeight w:val="300"/>
        </w:trPr>
        <w:tc>
          <w:tcPr>
            <w:tcW w:w="932" w:type="dxa"/>
            <w:tcBorders>
              <w:top w:val="nil"/>
              <w:left w:val="nil"/>
              <w:bottom w:val="nil"/>
              <w:right w:val="nil"/>
            </w:tcBorders>
            <w:shd w:val="clear" w:color="000000" w:fill="FFFFFF"/>
            <w:vAlign w:val="center"/>
            <w:hideMark/>
          </w:tcPr>
          <w:p w14:paraId="19286084"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187</w:t>
            </w:r>
          </w:p>
        </w:tc>
        <w:tc>
          <w:tcPr>
            <w:tcW w:w="1283" w:type="dxa"/>
            <w:tcBorders>
              <w:top w:val="nil"/>
              <w:left w:val="nil"/>
              <w:bottom w:val="nil"/>
              <w:right w:val="nil"/>
            </w:tcBorders>
            <w:shd w:val="clear" w:color="000000" w:fill="FFFFFF"/>
            <w:vAlign w:val="center"/>
            <w:hideMark/>
          </w:tcPr>
          <w:p w14:paraId="3D0B6219"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19/04/2023</w:t>
            </w:r>
          </w:p>
        </w:tc>
        <w:tc>
          <w:tcPr>
            <w:tcW w:w="971" w:type="dxa"/>
            <w:tcBorders>
              <w:top w:val="nil"/>
              <w:left w:val="nil"/>
              <w:bottom w:val="nil"/>
              <w:right w:val="nil"/>
            </w:tcBorders>
            <w:shd w:val="clear" w:color="000000" w:fill="FFFFFF"/>
            <w:vAlign w:val="center"/>
            <w:hideMark/>
          </w:tcPr>
          <w:p w14:paraId="78BF311F"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2.31E+07</w:t>
            </w:r>
          </w:p>
        </w:tc>
        <w:tc>
          <w:tcPr>
            <w:tcW w:w="1001" w:type="dxa"/>
            <w:tcBorders>
              <w:top w:val="nil"/>
              <w:left w:val="nil"/>
              <w:bottom w:val="nil"/>
              <w:right w:val="nil"/>
            </w:tcBorders>
            <w:shd w:val="clear" w:color="000000" w:fill="FFFFFF"/>
            <w:vAlign w:val="center"/>
            <w:hideMark/>
          </w:tcPr>
          <w:p w14:paraId="59CC5C82"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2.29E+07</w:t>
            </w:r>
          </w:p>
        </w:tc>
        <w:tc>
          <w:tcPr>
            <w:tcW w:w="953" w:type="dxa"/>
            <w:tcBorders>
              <w:top w:val="nil"/>
              <w:left w:val="nil"/>
              <w:bottom w:val="nil"/>
              <w:right w:val="nil"/>
            </w:tcBorders>
            <w:shd w:val="clear" w:color="000000" w:fill="FFFFFF"/>
            <w:vAlign w:val="center"/>
            <w:hideMark/>
          </w:tcPr>
          <w:p w14:paraId="1005D6F3"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2.33E+07</w:t>
            </w:r>
          </w:p>
        </w:tc>
        <w:tc>
          <w:tcPr>
            <w:tcW w:w="960" w:type="dxa"/>
            <w:tcBorders>
              <w:top w:val="nil"/>
              <w:left w:val="nil"/>
              <w:bottom w:val="nil"/>
              <w:right w:val="nil"/>
            </w:tcBorders>
            <w:shd w:val="clear" w:color="000000" w:fill="FFFFFF"/>
            <w:vAlign w:val="center"/>
            <w:hideMark/>
          </w:tcPr>
          <w:p w14:paraId="4B13D516"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22958484</w:t>
            </w:r>
          </w:p>
        </w:tc>
      </w:tr>
      <w:tr w:rsidR="00546981" w:rsidRPr="00546981" w14:paraId="33BFECCC" w14:textId="77777777" w:rsidTr="00546981">
        <w:trPr>
          <w:trHeight w:val="300"/>
        </w:trPr>
        <w:tc>
          <w:tcPr>
            <w:tcW w:w="932" w:type="dxa"/>
            <w:tcBorders>
              <w:top w:val="nil"/>
              <w:left w:val="nil"/>
              <w:bottom w:val="nil"/>
              <w:right w:val="nil"/>
            </w:tcBorders>
            <w:shd w:val="clear" w:color="000000" w:fill="F5F5F5"/>
            <w:vAlign w:val="center"/>
            <w:hideMark/>
          </w:tcPr>
          <w:p w14:paraId="552DC424"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188</w:t>
            </w:r>
          </w:p>
        </w:tc>
        <w:tc>
          <w:tcPr>
            <w:tcW w:w="1283" w:type="dxa"/>
            <w:tcBorders>
              <w:top w:val="nil"/>
              <w:left w:val="nil"/>
              <w:bottom w:val="nil"/>
              <w:right w:val="nil"/>
            </w:tcBorders>
            <w:shd w:val="clear" w:color="000000" w:fill="F5F5F5"/>
            <w:vAlign w:val="center"/>
            <w:hideMark/>
          </w:tcPr>
          <w:p w14:paraId="57CA6C53"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20/04/2023</w:t>
            </w:r>
          </w:p>
        </w:tc>
        <w:tc>
          <w:tcPr>
            <w:tcW w:w="971" w:type="dxa"/>
            <w:tcBorders>
              <w:top w:val="nil"/>
              <w:left w:val="nil"/>
              <w:bottom w:val="nil"/>
              <w:right w:val="nil"/>
            </w:tcBorders>
            <w:shd w:val="clear" w:color="000000" w:fill="F5F5F5"/>
            <w:vAlign w:val="center"/>
            <w:hideMark/>
          </w:tcPr>
          <w:p w14:paraId="0BAA7E6D"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2.31E+07</w:t>
            </w:r>
          </w:p>
        </w:tc>
        <w:tc>
          <w:tcPr>
            <w:tcW w:w="1001" w:type="dxa"/>
            <w:tcBorders>
              <w:top w:val="nil"/>
              <w:left w:val="nil"/>
              <w:bottom w:val="nil"/>
              <w:right w:val="nil"/>
            </w:tcBorders>
            <w:shd w:val="clear" w:color="000000" w:fill="F5F5F5"/>
            <w:vAlign w:val="center"/>
            <w:hideMark/>
          </w:tcPr>
          <w:p w14:paraId="26C0E002"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2.30E+07</w:t>
            </w:r>
          </w:p>
        </w:tc>
        <w:tc>
          <w:tcPr>
            <w:tcW w:w="953" w:type="dxa"/>
            <w:tcBorders>
              <w:top w:val="nil"/>
              <w:left w:val="nil"/>
              <w:bottom w:val="nil"/>
              <w:right w:val="nil"/>
            </w:tcBorders>
            <w:shd w:val="clear" w:color="000000" w:fill="F5F5F5"/>
            <w:vAlign w:val="center"/>
            <w:hideMark/>
          </w:tcPr>
          <w:p w14:paraId="505E8059"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2.33E+07</w:t>
            </w:r>
          </w:p>
        </w:tc>
        <w:tc>
          <w:tcPr>
            <w:tcW w:w="960" w:type="dxa"/>
            <w:tcBorders>
              <w:top w:val="nil"/>
              <w:left w:val="nil"/>
              <w:bottom w:val="nil"/>
              <w:right w:val="nil"/>
            </w:tcBorders>
            <w:shd w:val="clear" w:color="000000" w:fill="F5F5F5"/>
            <w:vAlign w:val="center"/>
            <w:hideMark/>
          </w:tcPr>
          <w:p w14:paraId="546EA515"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22960112</w:t>
            </w:r>
          </w:p>
        </w:tc>
      </w:tr>
      <w:tr w:rsidR="00546981" w:rsidRPr="00546981" w14:paraId="4670A9CC" w14:textId="77777777" w:rsidTr="00546981">
        <w:trPr>
          <w:trHeight w:val="300"/>
        </w:trPr>
        <w:tc>
          <w:tcPr>
            <w:tcW w:w="932" w:type="dxa"/>
            <w:tcBorders>
              <w:top w:val="nil"/>
              <w:left w:val="nil"/>
              <w:bottom w:val="nil"/>
              <w:right w:val="nil"/>
            </w:tcBorders>
            <w:shd w:val="clear" w:color="000000" w:fill="FFFFFF"/>
            <w:vAlign w:val="center"/>
            <w:hideMark/>
          </w:tcPr>
          <w:p w14:paraId="64EC239A"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189</w:t>
            </w:r>
          </w:p>
        </w:tc>
        <w:tc>
          <w:tcPr>
            <w:tcW w:w="1283" w:type="dxa"/>
            <w:tcBorders>
              <w:top w:val="nil"/>
              <w:left w:val="nil"/>
              <w:bottom w:val="nil"/>
              <w:right w:val="nil"/>
            </w:tcBorders>
            <w:shd w:val="clear" w:color="000000" w:fill="FFFFFF"/>
            <w:vAlign w:val="center"/>
            <w:hideMark/>
          </w:tcPr>
          <w:p w14:paraId="521EAE73"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21/04/2023</w:t>
            </w:r>
          </w:p>
        </w:tc>
        <w:tc>
          <w:tcPr>
            <w:tcW w:w="971" w:type="dxa"/>
            <w:tcBorders>
              <w:top w:val="nil"/>
              <w:left w:val="nil"/>
              <w:bottom w:val="nil"/>
              <w:right w:val="nil"/>
            </w:tcBorders>
            <w:shd w:val="clear" w:color="000000" w:fill="FFFFFF"/>
            <w:vAlign w:val="center"/>
            <w:hideMark/>
          </w:tcPr>
          <w:p w14:paraId="7E175401"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2.31E+07</w:t>
            </w:r>
          </w:p>
        </w:tc>
        <w:tc>
          <w:tcPr>
            <w:tcW w:w="1001" w:type="dxa"/>
            <w:tcBorders>
              <w:top w:val="nil"/>
              <w:left w:val="nil"/>
              <w:bottom w:val="nil"/>
              <w:right w:val="nil"/>
            </w:tcBorders>
            <w:shd w:val="clear" w:color="000000" w:fill="FFFFFF"/>
            <w:vAlign w:val="center"/>
            <w:hideMark/>
          </w:tcPr>
          <w:p w14:paraId="5FFEAF96"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2.30E+07</w:t>
            </w:r>
          </w:p>
        </w:tc>
        <w:tc>
          <w:tcPr>
            <w:tcW w:w="953" w:type="dxa"/>
            <w:tcBorders>
              <w:top w:val="nil"/>
              <w:left w:val="nil"/>
              <w:bottom w:val="nil"/>
              <w:right w:val="nil"/>
            </w:tcBorders>
            <w:shd w:val="clear" w:color="000000" w:fill="FFFFFF"/>
            <w:vAlign w:val="center"/>
            <w:hideMark/>
          </w:tcPr>
          <w:p w14:paraId="48A2E5D5"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2.33E+07</w:t>
            </w:r>
          </w:p>
        </w:tc>
        <w:tc>
          <w:tcPr>
            <w:tcW w:w="960" w:type="dxa"/>
            <w:tcBorders>
              <w:top w:val="nil"/>
              <w:left w:val="nil"/>
              <w:bottom w:val="nil"/>
              <w:right w:val="nil"/>
            </w:tcBorders>
            <w:shd w:val="clear" w:color="000000" w:fill="FFFFFF"/>
            <w:vAlign w:val="center"/>
            <w:hideMark/>
          </w:tcPr>
          <w:p w14:paraId="2C57FC24"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22961579</w:t>
            </w:r>
          </w:p>
        </w:tc>
      </w:tr>
      <w:tr w:rsidR="00546981" w:rsidRPr="00546981" w14:paraId="5DFAA820" w14:textId="77777777" w:rsidTr="00546981">
        <w:trPr>
          <w:trHeight w:val="300"/>
        </w:trPr>
        <w:tc>
          <w:tcPr>
            <w:tcW w:w="932" w:type="dxa"/>
            <w:tcBorders>
              <w:top w:val="nil"/>
              <w:left w:val="nil"/>
              <w:bottom w:val="nil"/>
              <w:right w:val="nil"/>
            </w:tcBorders>
            <w:shd w:val="clear" w:color="000000" w:fill="F5F5F5"/>
            <w:vAlign w:val="center"/>
            <w:hideMark/>
          </w:tcPr>
          <w:p w14:paraId="6B2EE434"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190</w:t>
            </w:r>
          </w:p>
        </w:tc>
        <w:tc>
          <w:tcPr>
            <w:tcW w:w="1283" w:type="dxa"/>
            <w:tcBorders>
              <w:top w:val="nil"/>
              <w:left w:val="nil"/>
              <w:bottom w:val="nil"/>
              <w:right w:val="nil"/>
            </w:tcBorders>
            <w:shd w:val="clear" w:color="000000" w:fill="F5F5F5"/>
            <w:vAlign w:val="center"/>
            <w:hideMark/>
          </w:tcPr>
          <w:p w14:paraId="00F58AB7"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22/04/2023</w:t>
            </w:r>
          </w:p>
        </w:tc>
        <w:tc>
          <w:tcPr>
            <w:tcW w:w="971" w:type="dxa"/>
            <w:tcBorders>
              <w:top w:val="nil"/>
              <w:left w:val="nil"/>
              <w:bottom w:val="nil"/>
              <w:right w:val="nil"/>
            </w:tcBorders>
            <w:shd w:val="clear" w:color="000000" w:fill="F5F5F5"/>
            <w:vAlign w:val="center"/>
            <w:hideMark/>
          </w:tcPr>
          <w:p w14:paraId="66D750A4"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2.31E+07</w:t>
            </w:r>
          </w:p>
        </w:tc>
        <w:tc>
          <w:tcPr>
            <w:tcW w:w="1001" w:type="dxa"/>
            <w:tcBorders>
              <w:top w:val="nil"/>
              <w:left w:val="nil"/>
              <w:bottom w:val="nil"/>
              <w:right w:val="nil"/>
            </w:tcBorders>
            <w:shd w:val="clear" w:color="000000" w:fill="F5F5F5"/>
            <w:vAlign w:val="center"/>
            <w:hideMark/>
          </w:tcPr>
          <w:p w14:paraId="6D3D8C54"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2.29E+07</w:t>
            </w:r>
          </w:p>
        </w:tc>
        <w:tc>
          <w:tcPr>
            <w:tcW w:w="953" w:type="dxa"/>
            <w:tcBorders>
              <w:top w:val="nil"/>
              <w:left w:val="nil"/>
              <w:bottom w:val="nil"/>
              <w:right w:val="nil"/>
            </w:tcBorders>
            <w:shd w:val="clear" w:color="000000" w:fill="F5F5F5"/>
            <w:vAlign w:val="center"/>
            <w:hideMark/>
          </w:tcPr>
          <w:p w14:paraId="6D3D5545"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2.33E+07</w:t>
            </w:r>
          </w:p>
        </w:tc>
        <w:tc>
          <w:tcPr>
            <w:tcW w:w="960" w:type="dxa"/>
            <w:tcBorders>
              <w:top w:val="nil"/>
              <w:left w:val="nil"/>
              <w:bottom w:val="nil"/>
              <w:right w:val="nil"/>
            </w:tcBorders>
            <w:shd w:val="clear" w:color="000000" w:fill="F5F5F5"/>
            <w:vAlign w:val="center"/>
            <w:hideMark/>
          </w:tcPr>
          <w:p w14:paraId="64FD217D"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22962865</w:t>
            </w:r>
          </w:p>
        </w:tc>
      </w:tr>
      <w:tr w:rsidR="00546981" w:rsidRPr="00546981" w14:paraId="67220192" w14:textId="77777777" w:rsidTr="00546981">
        <w:trPr>
          <w:trHeight w:val="300"/>
        </w:trPr>
        <w:tc>
          <w:tcPr>
            <w:tcW w:w="932" w:type="dxa"/>
            <w:tcBorders>
              <w:top w:val="nil"/>
              <w:left w:val="nil"/>
              <w:bottom w:val="nil"/>
              <w:right w:val="nil"/>
            </w:tcBorders>
            <w:shd w:val="clear" w:color="000000" w:fill="FFFFFF"/>
            <w:vAlign w:val="center"/>
            <w:hideMark/>
          </w:tcPr>
          <w:p w14:paraId="7410CD28"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191</w:t>
            </w:r>
          </w:p>
        </w:tc>
        <w:tc>
          <w:tcPr>
            <w:tcW w:w="1283" w:type="dxa"/>
            <w:tcBorders>
              <w:top w:val="nil"/>
              <w:left w:val="nil"/>
              <w:bottom w:val="nil"/>
              <w:right w:val="nil"/>
            </w:tcBorders>
            <w:shd w:val="clear" w:color="000000" w:fill="FFFFFF"/>
            <w:vAlign w:val="center"/>
            <w:hideMark/>
          </w:tcPr>
          <w:p w14:paraId="439B6933"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23/04/2023</w:t>
            </w:r>
          </w:p>
        </w:tc>
        <w:tc>
          <w:tcPr>
            <w:tcW w:w="971" w:type="dxa"/>
            <w:tcBorders>
              <w:top w:val="nil"/>
              <w:left w:val="nil"/>
              <w:bottom w:val="nil"/>
              <w:right w:val="nil"/>
            </w:tcBorders>
            <w:shd w:val="clear" w:color="000000" w:fill="FFFFFF"/>
            <w:vAlign w:val="center"/>
            <w:hideMark/>
          </w:tcPr>
          <w:p w14:paraId="3C1F9222"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2.31E+07</w:t>
            </w:r>
          </w:p>
        </w:tc>
        <w:tc>
          <w:tcPr>
            <w:tcW w:w="1001" w:type="dxa"/>
            <w:tcBorders>
              <w:top w:val="nil"/>
              <w:left w:val="nil"/>
              <w:bottom w:val="nil"/>
              <w:right w:val="nil"/>
            </w:tcBorders>
            <w:shd w:val="clear" w:color="000000" w:fill="FFFFFF"/>
            <w:vAlign w:val="center"/>
            <w:hideMark/>
          </w:tcPr>
          <w:p w14:paraId="2235FC91"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2.29E+07</w:t>
            </w:r>
          </w:p>
        </w:tc>
        <w:tc>
          <w:tcPr>
            <w:tcW w:w="953" w:type="dxa"/>
            <w:tcBorders>
              <w:top w:val="nil"/>
              <w:left w:val="nil"/>
              <w:bottom w:val="nil"/>
              <w:right w:val="nil"/>
            </w:tcBorders>
            <w:shd w:val="clear" w:color="000000" w:fill="FFFFFF"/>
            <w:vAlign w:val="center"/>
            <w:hideMark/>
          </w:tcPr>
          <w:p w14:paraId="0C2714D4"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2.33E+07</w:t>
            </w:r>
          </w:p>
        </w:tc>
        <w:tc>
          <w:tcPr>
            <w:tcW w:w="960" w:type="dxa"/>
            <w:tcBorders>
              <w:top w:val="nil"/>
              <w:left w:val="nil"/>
              <w:bottom w:val="nil"/>
              <w:right w:val="nil"/>
            </w:tcBorders>
            <w:shd w:val="clear" w:color="000000" w:fill="FFFFFF"/>
            <w:vAlign w:val="center"/>
            <w:hideMark/>
          </w:tcPr>
          <w:p w14:paraId="5256CDCD"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22964416</w:t>
            </w:r>
          </w:p>
        </w:tc>
      </w:tr>
      <w:tr w:rsidR="00546981" w:rsidRPr="00546981" w14:paraId="31DB9B5F" w14:textId="77777777" w:rsidTr="00546981">
        <w:trPr>
          <w:trHeight w:val="300"/>
        </w:trPr>
        <w:tc>
          <w:tcPr>
            <w:tcW w:w="932" w:type="dxa"/>
            <w:tcBorders>
              <w:top w:val="nil"/>
              <w:left w:val="nil"/>
              <w:bottom w:val="nil"/>
              <w:right w:val="nil"/>
            </w:tcBorders>
            <w:shd w:val="clear" w:color="000000" w:fill="F5F5F5"/>
            <w:vAlign w:val="center"/>
            <w:hideMark/>
          </w:tcPr>
          <w:p w14:paraId="1EA31E8D"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192</w:t>
            </w:r>
          </w:p>
        </w:tc>
        <w:tc>
          <w:tcPr>
            <w:tcW w:w="1283" w:type="dxa"/>
            <w:tcBorders>
              <w:top w:val="nil"/>
              <w:left w:val="nil"/>
              <w:bottom w:val="nil"/>
              <w:right w:val="nil"/>
            </w:tcBorders>
            <w:shd w:val="clear" w:color="000000" w:fill="F5F5F5"/>
            <w:vAlign w:val="center"/>
            <w:hideMark/>
          </w:tcPr>
          <w:p w14:paraId="72D7B8E6"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24/04/2023</w:t>
            </w:r>
          </w:p>
        </w:tc>
        <w:tc>
          <w:tcPr>
            <w:tcW w:w="971" w:type="dxa"/>
            <w:tcBorders>
              <w:top w:val="nil"/>
              <w:left w:val="nil"/>
              <w:bottom w:val="nil"/>
              <w:right w:val="nil"/>
            </w:tcBorders>
            <w:shd w:val="clear" w:color="000000" w:fill="F5F5F5"/>
            <w:vAlign w:val="center"/>
            <w:hideMark/>
          </w:tcPr>
          <w:p w14:paraId="58DD39CD"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2.31E+07</w:t>
            </w:r>
          </w:p>
        </w:tc>
        <w:tc>
          <w:tcPr>
            <w:tcW w:w="1001" w:type="dxa"/>
            <w:tcBorders>
              <w:top w:val="nil"/>
              <w:left w:val="nil"/>
              <w:bottom w:val="nil"/>
              <w:right w:val="nil"/>
            </w:tcBorders>
            <w:shd w:val="clear" w:color="000000" w:fill="F5F5F5"/>
            <w:vAlign w:val="center"/>
            <w:hideMark/>
          </w:tcPr>
          <w:p w14:paraId="39FF5D31"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2.29E+07</w:t>
            </w:r>
          </w:p>
        </w:tc>
        <w:tc>
          <w:tcPr>
            <w:tcW w:w="953" w:type="dxa"/>
            <w:tcBorders>
              <w:top w:val="nil"/>
              <w:left w:val="nil"/>
              <w:bottom w:val="nil"/>
              <w:right w:val="nil"/>
            </w:tcBorders>
            <w:shd w:val="clear" w:color="000000" w:fill="F5F5F5"/>
            <w:vAlign w:val="center"/>
            <w:hideMark/>
          </w:tcPr>
          <w:p w14:paraId="14A6F3F9"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2.33E+07</w:t>
            </w:r>
          </w:p>
        </w:tc>
        <w:tc>
          <w:tcPr>
            <w:tcW w:w="960" w:type="dxa"/>
            <w:tcBorders>
              <w:top w:val="nil"/>
              <w:left w:val="nil"/>
              <w:bottom w:val="nil"/>
              <w:right w:val="nil"/>
            </w:tcBorders>
            <w:shd w:val="clear" w:color="000000" w:fill="F5F5F5"/>
            <w:vAlign w:val="center"/>
            <w:hideMark/>
          </w:tcPr>
          <w:p w14:paraId="63EA62C2"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22966275</w:t>
            </w:r>
          </w:p>
        </w:tc>
      </w:tr>
      <w:tr w:rsidR="00546981" w:rsidRPr="00546981" w14:paraId="351CE050" w14:textId="77777777" w:rsidTr="00546981">
        <w:trPr>
          <w:trHeight w:val="300"/>
        </w:trPr>
        <w:tc>
          <w:tcPr>
            <w:tcW w:w="932" w:type="dxa"/>
            <w:tcBorders>
              <w:top w:val="nil"/>
              <w:left w:val="nil"/>
              <w:bottom w:val="nil"/>
              <w:right w:val="nil"/>
            </w:tcBorders>
            <w:shd w:val="clear" w:color="000000" w:fill="FFFFFF"/>
            <w:vAlign w:val="center"/>
            <w:hideMark/>
          </w:tcPr>
          <w:p w14:paraId="50E45EC2"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193</w:t>
            </w:r>
          </w:p>
        </w:tc>
        <w:tc>
          <w:tcPr>
            <w:tcW w:w="1283" w:type="dxa"/>
            <w:tcBorders>
              <w:top w:val="nil"/>
              <w:left w:val="nil"/>
              <w:bottom w:val="nil"/>
              <w:right w:val="nil"/>
            </w:tcBorders>
            <w:shd w:val="clear" w:color="000000" w:fill="FFFFFF"/>
            <w:vAlign w:val="center"/>
            <w:hideMark/>
          </w:tcPr>
          <w:p w14:paraId="64140ABF"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25/04/2023</w:t>
            </w:r>
          </w:p>
        </w:tc>
        <w:tc>
          <w:tcPr>
            <w:tcW w:w="971" w:type="dxa"/>
            <w:tcBorders>
              <w:top w:val="nil"/>
              <w:left w:val="nil"/>
              <w:bottom w:val="nil"/>
              <w:right w:val="nil"/>
            </w:tcBorders>
            <w:shd w:val="clear" w:color="000000" w:fill="FFFFFF"/>
            <w:vAlign w:val="center"/>
            <w:hideMark/>
          </w:tcPr>
          <w:p w14:paraId="6FED2C28"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2.31E+07</w:t>
            </w:r>
          </w:p>
        </w:tc>
        <w:tc>
          <w:tcPr>
            <w:tcW w:w="1001" w:type="dxa"/>
            <w:tcBorders>
              <w:top w:val="nil"/>
              <w:left w:val="nil"/>
              <w:bottom w:val="nil"/>
              <w:right w:val="nil"/>
            </w:tcBorders>
            <w:shd w:val="clear" w:color="000000" w:fill="FFFFFF"/>
            <w:vAlign w:val="center"/>
            <w:hideMark/>
          </w:tcPr>
          <w:p w14:paraId="78C3F483"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2.29E+07</w:t>
            </w:r>
          </w:p>
        </w:tc>
        <w:tc>
          <w:tcPr>
            <w:tcW w:w="953" w:type="dxa"/>
            <w:tcBorders>
              <w:top w:val="nil"/>
              <w:left w:val="nil"/>
              <w:bottom w:val="nil"/>
              <w:right w:val="nil"/>
            </w:tcBorders>
            <w:shd w:val="clear" w:color="000000" w:fill="FFFFFF"/>
            <w:vAlign w:val="center"/>
            <w:hideMark/>
          </w:tcPr>
          <w:p w14:paraId="10883AB5"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2.33E+07</w:t>
            </w:r>
          </w:p>
        </w:tc>
        <w:tc>
          <w:tcPr>
            <w:tcW w:w="960" w:type="dxa"/>
            <w:tcBorders>
              <w:top w:val="nil"/>
              <w:left w:val="nil"/>
              <w:bottom w:val="nil"/>
              <w:right w:val="nil"/>
            </w:tcBorders>
            <w:shd w:val="clear" w:color="000000" w:fill="FFFFFF"/>
            <w:vAlign w:val="center"/>
            <w:hideMark/>
          </w:tcPr>
          <w:p w14:paraId="5540E1A2"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22968035</w:t>
            </w:r>
          </w:p>
        </w:tc>
      </w:tr>
      <w:tr w:rsidR="00546981" w:rsidRPr="00546981" w14:paraId="125CA03D" w14:textId="77777777" w:rsidTr="00546981">
        <w:trPr>
          <w:trHeight w:val="300"/>
        </w:trPr>
        <w:tc>
          <w:tcPr>
            <w:tcW w:w="932" w:type="dxa"/>
            <w:tcBorders>
              <w:top w:val="nil"/>
              <w:left w:val="nil"/>
              <w:bottom w:val="nil"/>
              <w:right w:val="nil"/>
            </w:tcBorders>
            <w:shd w:val="clear" w:color="000000" w:fill="F5F5F5"/>
            <w:vAlign w:val="center"/>
            <w:hideMark/>
          </w:tcPr>
          <w:p w14:paraId="2FD63C73"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194</w:t>
            </w:r>
          </w:p>
        </w:tc>
        <w:tc>
          <w:tcPr>
            <w:tcW w:w="1283" w:type="dxa"/>
            <w:tcBorders>
              <w:top w:val="nil"/>
              <w:left w:val="nil"/>
              <w:bottom w:val="nil"/>
              <w:right w:val="nil"/>
            </w:tcBorders>
            <w:shd w:val="clear" w:color="000000" w:fill="F5F5F5"/>
            <w:vAlign w:val="center"/>
            <w:hideMark/>
          </w:tcPr>
          <w:p w14:paraId="48D9C405"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26/04/2023</w:t>
            </w:r>
          </w:p>
        </w:tc>
        <w:tc>
          <w:tcPr>
            <w:tcW w:w="971" w:type="dxa"/>
            <w:tcBorders>
              <w:top w:val="nil"/>
              <w:left w:val="nil"/>
              <w:bottom w:val="nil"/>
              <w:right w:val="nil"/>
            </w:tcBorders>
            <w:shd w:val="clear" w:color="000000" w:fill="F5F5F5"/>
            <w:vAlign w:val="center"/>
            <w:hideMark/>
          </w:tcPr>
          <w:p w14:paraId="6541CF27"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2.31E+07</w:t>
            </w:r>
          </w:p>
        </w:tc>
        <w:tc>
          <w:tcPr>
            <w:tcW w:w="1001" w:type="dxa"/>
            <w:tcBorders>
              <w:top w:val="nil"/>
              <w:left w:val="nil"/>
              <w:bottom w:val="nil"/>
              <w:right w:val="nil"/>
            </w:tcBorders>
            <w:shd w:val="clear" w:color="000000" w:fill="F5F5F5"/>
            <w:vAlign w:val="center"/>
            <w:hideMark/>
          </w:tcPr>
          <w:p w14:paraId="28B4F51E"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2.29E+07</w:t>
            </w:r>
          </w:p>
        </w:tc>
        <w:tc>
          <w:tcPr>
            <w:tcW w:w="953" w:type="dxa"/>
            <w:tcBorders>
              <w:top w:val="nil"/>
              <w:left w:val="nil"/>
              <w:bottom w:val="nil"/>
              <w:right w:val="nil"/>
            </w:tcBorders>
            <w:shd w:val="clear" w:color="000000" w:fill="F5F5F5"/>
            <w:vAlign w:val="center"/>
            <w:hideMark/>
          </w:tcPr>
          <w:p w14:paraId="412C5398"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2.33E+07</w:t>
            </w:r>
          </w:p>
        </w:tc>
        <w:tc>
          <w:tcPr>
            <w:tcW w:w="960" w:type="dxa"/>
            <w:tcBorders>
              <w:top w:val="nil"/>
              <w:left w:val="nil"/>
              <w:bottom w:val="nil"/>
              <w:right w:val="nil"/>
            </w:tcBorders>
            <w:shd w:val="clear" w:color="000000" w:fill="F5F5F5"/>
            <w:vAlign w:val="center"/>
            <w:hideMark/>
          </w:tcPr>
          <w:p w14:paraId="5C8FC3EF"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22969730</w:t>
            </w:r>
          </w:p>
        </w:tc>
      </w:tr>
      <w:tr w:rsidR="00546981" w:rsidRPr="00546981" w14:paraId="1785DF0E" w14:textId="77777777" w:rsidTr="00546981">
        <w:trPr>
          <w:trHeight w:val="300"/>
        </w:trPr>
        <w:tc>
          <w:tcPr>
            <w:tcW w:w="932" w:type="dxa"/>
            <w:tcBorders>
              <w:top w:val="nil"/>
              <w:left w:val="nil"/>
              <w:bottom w:val="nil"/>
              <w:right w:val="nil"/>
            </w:tcBorders>
            <w:shd w:val="clear" w:color="000000" w:fill="FFFFFF"/>
            <w:vAlign w:val="center"/>
            <w:hideMark/>
          </w:tcPr>
          <w:p w14:paraId="067BF3AB"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195</w:t>
            </w:r>
          </w:p>
        </w:tc>
        <w:tc>
          <w:tcPr>
            <w:tcW w:w="1283" w:type="dxa"/>
            <w:tcBorders>
              <w:top w:val="nil"/>
              <w:left w:val="nil"/>
              <w:bottom w:val="nil"/>
              <w:right w:val="nil"/>
            </w:tcBorders>
            <w:shd w:val="clear" w:color="000000" w:fill="FFFFFF"/>
            <w:vAlign w:val="center"/>
            <w:hideMark/>
          </w:tcPr>
          <w:p w14:paraId="5C3FA0BD"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27/04/2023</w:t>
            </w:r>
          </w:p>
        </w:tc>
        <w:tc>
          <w:tcPr>
            <w:tcW w:w="971" w:type="dxa"/>
            <w:tcBorders>
              <w:top w:val="nil"/>
              <w:left w:val="nil"/>
              <w:bottom w:val="nil"/>
              <w:right w:val="nil"/>
            </w:tcBorders>
            <w:shd w:val="clear" w:color="000000" w:fill="FFFFFF"/>
            <w:vAlign w:val="center"/>
            <w:hideMark/>
          </w:tcPr>
          <w:p w14:paraId="100666A7"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2.31E+07</w:t>
            </w:r>
          </w:p>
        </w:tc>
        <w:tc>
          <w:tcPr>
            <w:tcW w:w="1001" w:type="dxa"/>
            <w:tcBorders>
              <w:top w:val="nil"/>
              <w:left w:val="nil"/>
              <w:bottom w:val="nil"/>
              <w:right w:val="nil"/>
            </w:tcBorders>
            <w:shd w:val="clear" w:color="000000" w:fill="FFFFFF"/>
            <w:vAlign w:val="center"/>
            <w:hideMark/>
          </w:tcPr>
          <w:p w14:paraId="609CCF09"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2.29E+07</w:t>
            </w:r>
          </w:p>
        </w:tc>
        <w:tc>
          <w:tcPr>
            <w:tcW w:w="953" w:type="dxa"/>
            <w:tcBorders>
              <w:top w:val="nil"/>
              <w:left w:val="nil"/>
              <w:bottom w:val="nil"/>
              <w:right w:val="nil"/>
            </w:tcBorders>
            <w:shd w:val="clear" w:color="000000" w:fill="FFFFFF"/>
            <w:vAlign w:val="center"/>
            <w:hideMark/>
          </w:tcPr>
          <w:p w14:paraId="7ABF7936"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2.33E+07</w:t>
            </w:r>
          </w:p>
        </w:tc>
        <w:tc>
          <w:tcPr>
            <w:tcW w:w="960" w:type="dxa"/>
            <w:tcBorders>
              <w:top w:val="nil"/>
              <w:left w:val="nil"/>
              <w:bottom w:val="nil"/>
              <w:right w:val="nil"/>
            </w:tcBorders>
            <w:shd w:val="clear" w:color="000000" w:fill="FFFFFF"/>
            <w:vAlign w:val="center"/>
            <w:hideMark/>
          </w:tcPr>
          <w:p w14:paraId="1E9A10DE"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22971355</w:t>
            </w:r>
          </w:p>
        </w:tc>
      </w:tr>
      <w:tr w:rsidR="00546981" w:rsidRPr="00546981" w14:paraId="79682A7F" w14:textId="77777777" w:rsidTr="00546981">
        <w:trPr>
          <w:trHeight w:val="300"/>
        </w:trPr>
        <w:tc>
          <w:tcPr>
            <w:tcW w:w="932" w:type="dxa"/>
            <w:tcBorders>
              <w:top w:val="nil"/>
              <w:left w:val="nil"/>
              <w:bottom w:val="nil"/>
              <w:right w:val="nil"/>
            </w:tcBorders>
            <w:shd w:val="clear" w:color="000000" w:fill="F5F5F5"/>
            <w:vAlign w:val="center"/>
            <w:hideMark/>
          </w:tcPr>
          <w:p w14:paraId="05CADDBA"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196</w:t>
            </w:r>
          </w:p>
        </w:tc>
        <w:tc>
          <w:tcPr>
            <w:tcW w:w="1283" w:type="dxa"/>
            <w:tcBorders>
              <w:top w:val="nil"/>
              <w:left w:val="nil"/>
              <w:bottom w:val="nil"/>
              <w:right w:val="nil"/>
            </w:tcBorders>
            <w:shd w:val="clear" w:color="000000" w:fill="F5F5F5"/>
            <w:vAlign w:val="center"/>
            <w:hideMark/>
          </w:tcPr>
          <w:p w14:paraId="52A8E08A"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28/04/2023</w:t>
            </w:r>
          </w:p>
        </w:tc>
        <w:tc>
          <w:tcPr>
            <w:tcW w:w="971" w:type="dxa"/>
            <w:tcBorders>
              <w:top w:val="nil"/>
              <w:left w:val="nil"/>
              <w:bottom w:val="nil"/>
              <w:right w:val="nil"/>
            </w:tcBorders>
            <w:shd w:val="clear" w:color="000000" w:fill="F5F5F5"/>
            <w:vAlign w:val="center"/>
            <w:hideMark/>
          </w:tcPr>
          <w:p w14:paraId="33BB0246"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2.31E+07</w:t>
            </w:r>
          </w:p>
        </w:tc>
        <w:tc>
          <w:tcPr>
            <w:tcW w:w="1001" w:type="dxa"/>
            <w:tcBorders>
              <w:top w:val="nil"/>
              <w:left w:val="nil"/>
              <w:bottom w:val="nil"/>
              <w:right w:val="nil"/>
            </w:tcBorders>
            <w:shd w:val="clear" w:color="000000" w:fill="F5F5F5"/>
            <w:vAlign w:val="center"/>
            <w:hideMark/>
          </w:tcPr>
          <w:p w14:paraId="2852FFBD"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2.29E+07</w:t>
            </w:r>
          </w:p>
        </w:tc>
        <w:tc>
          <w:tcPr>
            <w:tcW w:w="953" w:type="dxa"/>
            <w:tcBorders>
              <w:top w:val="nil"/>
              <w:left w:val="nil"/>
              <w:bottom w:val="nil"/>
              <w:right w:val="nil"/>
            </w:tcBorders>
            <w:shd w:val="clear" w:color="000000" w:fill="F5F5F5"/>
            <w:vAlign w:val="center"/>
            <w:hideMark/>
          </w:tcPr>
          <w:p w14:paraId="1329B401"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2.33E+07</w:t>
            </w:r>
          </w:p>
        </w:tc>
        <w:tc>
          <w:tcPr>
            <w:tcW w:w="960" w:type="dxa"/>
            <w:tcBorders>
              <w:top w:val="nil"/>
              <w:left w:val="nil"/>
              <w:bottom w:val="nil"/>
              <w:right w:val="nil"/>
            </w:tcBorders>
            <w:shd w:val="clear" w:color="000000" w:fill="F5F5F5"/>
            <w:vAlign w:val="center"/>
            <w:hideMark/>
          </w:tcPr>
          <w:p w14:paraId="41EB42A2"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22972819</w:t>
            </w:r>
          </w:p>
        </w:tc>
      </w:tr>
      <w:tr w:rsidR="00546981" w:rsidRPr="00546981" w14:paraId="4788C6AE" w14:textId="77777777" w:rsidTr="00546981">
        <w:trPr>
          <w:trHeight w:val="300"/>
        </w:trPr>
        <w:tc>
          <w:tcPr>
            <w:tcW w:w="932" w:type="dxa"/>
            <w:tcBorders>
              <w:top w:val="nil"/>
              <w:left w:val="nil"/>
              <w:bottom w:val="nil"/>
              <w:right w:val="nil"/>
            </w:tcBorders>
            <w:shd w:val="clear" w:color="000000" w:fill="FFFFFF"/>
            <w:vAlign w:val="center"/>
            <w:hideMark/>
          </w:tcPr>
          <w:p w14:paraId="2C334EB0"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197</w:t>
            </w:r>
          </w:p>
        </w:tc>
        <w:tc>
          <w:tcPr>
            <w:tcW w:w="1283" w:type="dxa"/>
            <w:tcBorders>
              <w:top w:val="nil"/>
              <w:left w:val="nil"/>
              <w:bottom w:val="nil"/>
              <w:right w:val="nil"/>
            </w:tcBorders>
            <w:shd w:val="clear" w:color="000000" w:fill="FFFFFF"/>
            <w:vAlign w:val="center"/>
            <w:hideMark/>
          </w:tcPr>
          <w:p w14:paraId="475E75DA"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29/04/2023</w:t>
            </w:r>
          </w:p>
        </w:tc>
        <w:tc>
          <w:tcPr>
            <w:tcW w:w="971" w:type="dxa"/>
            <w:tcBorders>
              <w:top w:val="nil"/>
              <w:left w:val="nil"/>
              <w:bottom w:val="nil"/>
              <w:right w:val="nil"/>
            </w:tcBorders>
            <w:shd w:val="clear" w:color="000000" w:fill="FFFFFF"/>
            <w:vAlign w:val="center"/>
            <w:hideMark/>
          </w:tcPr>
          <w:p w14:paraId="0DDC03B7"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2.31E+07</w:t>
            </w:r>
          </w:p>
        </w:tc>
        <w:tc>
          <w:tcPr>
            <w:tcW w:w="1001" w:type="dxa"/>
            <w:tcBorders>
              <w:top w:val="nil"/>
              <w:left w:val="nil"/>
              <w:bottom w:val="nil"/>
              <w:right w:val="nil"/>
            </w:tcBorders>
            <w:shd w:val="clear" w:color="000000" w:fill="FFFFFF"/>
            <w:vAlign w:val="center"/>
            <w:hideMark/>
          </w:tcPr>
          <w:p w14:paraId="4C873CF3"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2.29E+07</w:t>
            </w:r>
          </w:p>
        </w:tc>
        <w:tc>
          <w:tcPr>
            <w:tcW w:w="953" w:type="dxa"/>
            <w:tcBorders>
              <w:top w:val="nil"/>
              <w:left w:val="nil"/>
              <w:bottom w:val="nil"/>
              <w:right w:val="nil"/>
            </w:tcBorders>
            <w:shd w:val="clear" w:color="000000" w:fill="FFFFFF"/>
            <w:vAlign w:val="center"/>
            <w:hideMark/>
          </w:tcPr>
          <w:p w14:paraId="7B3A1C54"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2.33E+07</w:t>
            </w:r>
          </w:p>
        </w:tc>
        <w:tc>
          <w:tcPr>
            <w:tcW w:w="960" w:type="dxa"/>
            <w:tcBorders>
              <w:top w:val="nil"/>
              <w:left w:val="nil"/>
              <w:bottom w:val="nil"/>
              <w:right w:val="nil"/>
            </w:tcBorders>
            <w:shd w:val="clear" w:color="000000" w:fill="FFFFFF"/>
            <w:vAlign w:val="center"/>
            <w:hideMark/>
          </w:tcPr>
          <w:p w14:paraId="7F5DAB7D"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22974138</w:t>
            </w:r>
          </w:p>
        </w:tc>
      </w:tr>
      <w:tr w:rsidR="00546981" w:rsidRPr="00546981" w14:paraId="63EBA1E4" w14:textId="77777777" w:rsidTr="00546981">
        <w:trPr>
          <w:trHeight w:val="300"/>
        </w:trPr>
        <w:tc>
          <w:tcPr>
            <w:tcW w:w="932" w:type="dxa"/>
            <w:tcBorders>
              <w:top w:val="nil"/>
              <w:left w:val="nil"/>
              <w:bottom w:val="nil"/>
              <w:right w:val="nil"/>
            </w:tcBorders>
            <w:shd w:val="clear" w:color="000000" w:fill="F5F5F5"/>
            <w:vAlign w:val="center"/>
            <w:hideMark/>
          </w:tcPr>
          <w:p w14:paraId="653AED2E"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198</w:t>
            </w:r>
          </w:p>
        </w:tc>
        <w:tc>
          <w:tcPr>
            <w:tcW w:w="1283" w:type="dxa"/>
            <w:tcBorders>
              <w:top w:val="nil"/>
              <w:left w:val="nil"/>
              <w:bottom w:val="nil"/>
              <w:right w:val="nil"/>
            </w:tcBorders>
            <w:shd w:val="clear" w:color="000000" w:fill="F5F5F5"/>
            <w:vAlign w:val="center"/>
            <w:hideMark/>
          </w:tcPr>
          <w:p w14:paraId="20A9F41A"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30/04/2023</w:t>
            </w:r>
          </w:p>
        </w:tc>
        <w:tc>
          <w:tcPr>
            <w:tcW w:w="971" w:type="dxa"/>
            <w:tcBorders>
              <w:top w:val="nil"/>
              <w:left w:val="nil"/>
              <w:bottom w:val="nil"/>
              <w:right w:val="nil"/>
            </w:tcBorders>
            <w:shd w:val="clear" w:color="000000" w:fill="F5F5F5"/>
            <w:vAlign w:val="center"/>
            <w:hideMark/>
          </w:tcPr>
          <w:p w14:paraId="33063C9F"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2.31E+07</w:t>
            </w:r>
          </w:p>
        </w:tc>
        <w:tc>
          <w:tcPr>
            <w:tcW w:w="1001" w:type="dxa"/>
            <w:tcBorders>
              <w:top w:val="nil"/>
              <w:left w:val="nil"/>
              <w:bottom w:val="nil"/>
              <w:right w:val="nil"/>
            </w:tcBorders>
            <w:shd w:val="clear" w:color="000000" w:fill="F5F5F5"/>
            <w:vAlign w:val="center"/>
            <w:hideMark/>
          </w:tcPr>
          <w:p w14:paraId="11507BED"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2.29E+07</w:t>
            </w:r>
          </w:p>
        </w:tc>
        <w:tc>
          <w:tcPr>
            <w:tcW w:w="953" w:type="dxa"/>
            <w:tcBorders>
              <w:top w:val="nil"/>
              <w:left w:val="nil"/>
              <w:bottom w:val="nil"/>
              <w:right w:val="nil"/>
            </w:tcBorders>
            <w:shd w:val="clear" w:color="000000" w:fill="F5F5F5"/>
            <w:vAlign w:val="center"/>
            <w:hideMark/>
          </w:tcPr>
          <w:p w14:paraId="57AEF69B"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2.33E+07</w:t>
            </w:r>
          </w:p>
        </w:tc>
        <w:tc>
          <w:tcPr>
            <w:tcW w:w="960" w:type="dxa"/>
            <w:tcBorders>
              <w:top w:val="nil"/>
              <w:left w:val="nil"/>
              <w:bottom w:val="nil"/>
              <w:right w:val="nil"/>
            </w:tcBorders>
            <w:shd w:val="clear" w:color="000000" w:fill="F5F5F5"/>
            <w:vAlign w:val="center"/>
            <w:hideMark/>
          </w:tcPr>
          <w:p w14:paraId="6E378B65"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22975507</w:t>
            </w:r>
          </w:p>
        </w:tc>
      </w:tr>
      <w:tr w:rsidR="00546981" w:rsidRPr="00546981" w14:paraId="0A8646AC" w14:textId="77777777" w:rsidTr="00546981">
        <w:trPr>
          <w:trHeight w:val="300"/>
        </w:trPr>
        <w:tc>
          <w:tcPr>
            <w:tcW w:w="932" w:type="dxa"/>
            <w:tcBorders>
              <w:top w:val="nil"/>
              <w:left w:val="nil"/>
              <w:bottom w:val="nil"/>
              <w:right w:val="nil"/>
            </w:tcBorders>
            <w:shd w:val="clear" w:color="000000" w:fill="FFFFFF"/>
            <w:vAlign w:val="center"/>
            <w:hideMark/>
          </w:tcPr>
          <w:p w14:paraId="61AE9FF0"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199</w:t>
            </w:r>
          </w:p>
        </w:tc>
        <w:tc>
          <w:tcPr>
            <w:tcW w:w="1283" w:type="dxa"/>
            <w:tcBorders>
              <w:top w:val="nil"/>
              <w:left w:val="nil"/>
              <w:bottom w:val="nil"/>
              <w:right w:val="nil"/>
            </w:tcBorders>
            <w:shd w:val="clear" w:color="000000" w:fill="FFFFFF"/>
            <w:vAlign w:val="center"/>
            <w:hideMark/>
          </w:tcPr>
          <w:p w14:paraId="033A9A8D"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01/05/2023</w:t>
            </w:r>
          </w:p>
        </w:tc>
        <w:tc>
          <w:tcPr>
            <w:tcW w:w="971" w:type="dxa"/>
            <w:tcBorders>
              <w:top w:val="nil"/>
              <w:left w:val="nil"/>
              <w:bottom w:val="nil"/>
              <w:right w:val="nil"/>
            </w:tcBorders>
            <w:shd w:val="clear" w:color="000000" w:fill="FFFFFF"/>
            <w:vAlign w:val="center"/>
            <w:hideMark/>
          </w:tcPr>
          <w:p w14:paraId="7A47B6F6"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2.31E+07</w:t>
            </w:r>
          </w:p>
        </w:tc>
        <w:tc>
          <w:tcPr>
            <w:tcW w:w="1001" w:type="dxa"/>
            <w:tcBorders>
              <w:top w:val="nil"/>
              <w:left w:val="nil"/>
              <w:bottom w:val="nil"/>
              <w:right w:val="nil"/>
            </w:tcBorders>
            <w:shd w:val="clear" w:color="000000" w:fill="FFFFFF"/>
            <w:vAlign w:val="center"/>
            <w:hideMark/>
          </w:tcPr>
          <w:p w14:paraId="2C42EDDD"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2.29E+07</w:t>
            </w:r>
          </w:p>
        </w:tc>
        <w:tc>
          <w:tcPr>
            <w:tcW w:w="953" w:type="dxa"/>
            <w:tcBorders>
              <w:top w:val="nil"/>
              <w:left w:val="nil"/>
              <w:bottom w:val="nil"/>
              <w:right w:val="nil"/>
            </w:tcBorders>
            <w:shd w:val="clear" w:color="000000" w:fill="FFFFFF"/>
            <w:vAlign w:val="center"/>
            <w:hideMark/>
          </w:tcPr>
          <w:p w14:paraId="1EABF075"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2.33E+07</w:t>
            </w:r>
          </w:p>
        </w:tc>
        <w:tc>
          <w:tcPr>
            <w:tcW w:w="960" w:type="dxa"/>
            <w:tcBorders>
              <w:top w:val="nil"/>
              <w:left w:val="nil"/>
              <w:bottom w:val="nil"/>
              <w:right w:val="nil"/>
            </w:tcBorders>
            <w:shd w:val="clear" w:color="000000" w:fill="FFFFFF"/>
            <w:vAlign w:val="center"/>
            <w:hideMark/>
          </w:tcPr>
          <w:p w14:paraId="453482AF"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22977274</w:t>
            </w:r>
          </w:p>
        </w:tc>
      </w:tr>
      <w:tr w:rsidR="00546981" w:rsidRPr="00546981" w14:paraId="74557205" w14:textId="77777777" w:rsidTr="00546981">
        <w:trPr>
          <w:trHeight w:val="300"/>
        </w:trPr>
        <w:tc>
          <w:tcPr>
            <w:tcW w:w="932" w:type="dxa"/>
            <w:tcBorders>
              <w:top w:val="nil"/>
              <w:left w:val="nil"/>
              <w:bottom w:val="nil"/>
              <w:right w:val="nil"/>
            </w:tcBorders>
            <w:shd w:val="clear" w:color="000000" w:fill="F5F5F5"/>
            <w:vAlign w:val="center"/>
            <w:hideMark/>
          </w:tcPr>
          <w:p w14:paraId="5C51F8D1"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200</w:t>
            </w:r>
          </w:p>
        </w:tc>
        <w:tc>
          <w:tcPr>
            <w:tcW w:w="1283" w:type="dxa"/>
            <w:tcBorders>
              <w:top w:val="nil"/>
              <w:left w:val="nil"/>
              <w:bottom w:val="nil"/>
              <w:right w:val="nil"/>
            </w:tcBorders>
            <w:shd w:val="clear" w:color="000000" w:fill="F5F5F5"/>
            <w:vAlign w:val="center"/>
            <w:hideMark/>
          </w:tcPr>
          <w:p w14:paraId="4FC35CF1"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12/05/2023</w:t>
            </w:r>
          </w:p>
        </w:tc>
        <w:tc>
          <w:tcPr>
            <w:tcW w:w="971" w:type="dxa"/>
            <w:tcBorders>
              <w:top w:val="nil"/>
              <w:left w:val="nil"/>
              <w:bottom w:val="nil"/>
              <w:right w:val="nil"/>
            </w:tcBorders>
            <w:shd w:val="clear" w:color="000000" w:fill="F5F5F5"/>
            <w:vAlign w:val="center"/>
            <w:hideMark/>
          </w:tcPr>
          <w:p w14:paraId="14D15C6D"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2.29E+07</w:t>
            </w:r>
          </w:p>
        </w:tc>
        <w:tc>
          <w:tcPr>
            <w:tcW w:w="1001" w:type="dxa"/>
            <w:tcBorders>
              <w:top w:val="nil"/>
              <w:left w:val="nil"/>
              <w:bottom w:val="nil"/>
              <w:right w:val="nil"/>
            </w:tcBorders>
            <w:shd w:val="clear" w:color="000000" w:fill="F5F5F5"/>
            <w:vAlign w:val="center"/>
            <w:hideMark/>
          </w:tcPr>
          <w:p w14:paraId="3ED37107"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2.28E+07</w:t>
            </w:r>
          </w:p>
        </w:tc>
        <w:tc>
          <w:tcPr>
            <w:tcW w:w="953" w:type="dxa"/>
            <w:tcBorders>
              <w:top w:val="nil"/>
              <w:left w:val="nil"/>
              <w:bottom w:val="nil"/>
              <w:right w:val="nil"/>
            </w:tcBorders>
            <w:shd w:val="clear" w:color="000000" w:fill="F5F5F5"/>
            <w:vAlign w:val="center"/>
            <w:hideMark/>
          </w:tcPr>
          <w:p w14:paraId="50A3F28F"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2.31E+07</w:t>
            </w:r>
          </w:p>
        </w:tc>
        <w:tc>
          <w:tcPr>
            <w:tcW w:w="960" w:type="dxa"/>
            <w:tcBorders>
              <w:top w:val="nil"/>
              <w:left w:val="nil"/>
              <w:bottom w:val="nil"/>
              <w:right w:val="nil"/>
            </w:tcBorders>
            <w:shd w:val="clear" w:color="000000" w:fill="F5F5F5"/>
            <w:vAlign w:val="center"/>
            <w:hideMark/>
          </w:tcPr>
          <w:p w14:paraId="3C9D29B2"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22992568</w:t>
            </w:r>
          </w:p>
        </w:tc>
      </w:tr>
      <w:tr w:rsidR="00546981" w:rsidRPr="00546981" w14:paraId="755E94F1" w14:textId="77777777" w:rsidTr="00546981">
        <w:trPr>
          <w:trHeight w:val="300"/>
        </w:trPr>
        <w:tc>
          <w:tcPr>
            <w:tcW w:w="932" w:type="dxa"/>
            <w:tcBorders>
              <w:top w:val="nil"/>
              <w:left w:val="nil"/>
              <w:bottom w:val="nil"/>
              <w:right w:val="nil"/>
            </w:tcBorders>
            <w:shd w:val="clear" w:color="000000" w:fill="FFFFFF"/>
            <w:vAlign w:val="center"/>
            <w:hideMark/>
          </w:tcPr>
          <w:p w14:paraId="0D041A4A"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201</w:t>
            </w:r>
          </w:p>
        </w:tc>
        <w:tc>
          <w:tcPr>
            <w:tcW w:w="1283" w:type="dxa"/>
            <w:tcBorders>
              <w:top w:val="nil"/>
              <w:left w:val="nil"/>
              <w:bottom w:val="nil"/>
              <w:right w:val="nil"/>
            </w:tcBorders>
            <w:shd w:val="clear" w:color="000000" w:fill="FFFFFF"/>
            <w:vAlign w:val="center"/>
            <w:hideMark/>
          </w:tcPr>
          <w:p w14:paraId="71712EB8"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13/05/2023</w:t>
            </w:r>
          </w:p>
        </w:tc>
        <w:tc>
          <w:tcPr>
            <w:tcW w:w="971" w:type="dxa"/>
            <w:tcBorders>
              <w:top w:val="nil"/>
              <w:left w:val="nil"/>
              <w:bottom w:val="nil"/>
              <w:right w:val="nil"/>
            </w:tcBorders>
            <w:shd w:val="clear" w:color="000000" w:fill="FFFFFF"/>
            <w:vAlign w:val="center"/>
            <w:hideMark/>
          </w:tcPr>
          <w:p w14:paraId="1E1A3EA2"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2.29E+07</w:t>
            </w:r>
          </w:p>
        </w:tc>
        <w:tc>
          <w:tcPr>
            <w:tcW w:w="1001" w:type="dxa"/>
            <w:tcBorders>
              <w:top w:val="nil"/>
              <w:left w:val="nil"/>
              <w:bottom w:val="nil"/>
              <w:right w:val="nil"/>
            </w:tcBorders>
            <w:shd w:val="clear" w:color="000000" w:fill="FFFFFF"/>
            <w:vAlign w:val="center"/>
            <w:hideMark/>
          </w:tcPr>
          <w:p w14:paraId="6FE19501"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2.28E+07</w:t>
            </w:r>
          </w:p>
        </w:tc>
        <w:tc>
          <w:tcPr>
            <w:tcW w:w="953" w:type="dxa"/>
            <w:tcBorders>
              <w:top w:val="nil"/>
              <w:left w:val="nil"/>
              <w:bottom w:val="nil"/>
              <w:right w:val="nil"/>
            </w:tcBorders>
            <w:shd w:val="clear" w:color="000000" w:fill="FFFFFF"/>
            <w:vAlign w:val="center"/>
            <w:hideMark/>
          </w:tcPr>
          <w:p w14:paraId="3C1E447E"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2.31E+07</w:t>
            </w:r>
          </w:p>
        </w:tc>
        <w:tc>
          <w:tcPr>
            <w:tcW w:w="960" w:type="dxa"/>
            <w:tcBorders>
              <w:top w:val="nil"/>
              <w:left w:val="nil"/>
              <w:bottom w:val="nil"/>
              <w:right w:val="nil"/>
            </w:tcBorders>
            <w:shd w:val="clear" w:color="000000" w:fill="FFFFFF"/>
            <w:vAlign w:val="center"/>
            <w:hideMark/>
          </w:tcPr>
          <w:p w14:paraId="70367CCC"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22993419</w:t>
            </w:r>
          </w:p>
        </w:tc>
      </w:tr>
      <w:tr w:rsidR="00546981" w:rsidRPr="00546981" w14:paraId="3D762DCC" w14:textId="77777777" w:rsidTr="00546981">
        <w:trPr>
          <w:trHeight w:val="300"/>
        </w:trPr>
        <w:tc>
          <w:tcPr>
            <w:tcW w:w="932" w:type="dxa"/>
            <w:tcBorders>
              <w:top w:val="nil"/>
              <w:left w:val="nil"/>
              <w:bottom w:val="nil"/>
              <w:right w:val="nil"/>
            </w:tcBorders>
            <w:shd w:val="clear" w:color="000000" w:fill="F5F5F5"/>
            <w:vAlign w:val="center"/>
            <w:hideMark/>
          </w:tcPr>
          <w:p w14:paraId="4884E50D"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202</w:t>
            </w:r>
          </w:p>
        </w:tc>
        <w:tc>
          <w:tcPr>
            <w:tcW w:w="1283" w:type="dxa"/>
            <w:tcBorders>
              <w:top w:val="nil"/>
              <w:left w:val="nil"/>
              <w:bottom w:val="nil"/>
              <w:right w:val="nil"/>
            </w:tcBorders>
            <w:shd w:val="clear" w:color="000000" w:fill="F5F5F5"/>
            <w:vAlign w:val="center"/>
            <w:hideMark/>
          </w:tcPr>
          <w:p w14:paraId="2D53F52C"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14/05/2023</w:t>
            </w:r>
          </w:p>
        </w:tc>
        <w:tc>
          <w:tcPr>
            <w:tcW w:w="971" w:type="dxa"/>
            <w:tcBorders>
              <w:top w:val="nil"/>
              <w:left w:val="nil"/>
              <w:bottom w:val="nil"/>
              <w:right w:val="nil"/>
            </w:tcBorders>
            <w:shd w:val="clear" w:color="000000" w:fill="F5F5F5"/>
            <w:vAlign w:val="center"/>
            <w:hideMark/>
          </w:tcPr>
          <w:p w14:paraId="08F15D79"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2.29E+07</w:t>
            </w:r>
          </w:p>
        </w:tc>
        <w:tc>
          <w:tcPr>
            <w:tcW w:w="1001" w:type="dxa"/>
            <w:tcBorders>
              <w:top w:val="nil"/>
              <w:left w:val="nil"/>
              <w:bottom w:val="nil"/>
              <w:right w:val="nil"/>
            </w:tcBorders>
            <w:shd w:val="clear" w:color="000000" w:fill="F5F5F5"/>
            <w:vAlign w:val="center"/>
            <w:hideMark/>
          </w:tcPr>
          <w:p w14:paraId="2E9B9F2F"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2.27E+07</w:t>
            </w:r>
          </w:p>
        </w:tc>
        <w:tc>
          <w:tcPr>
            <w:tcW w:w="953" w:type="dxa"/>
            <w:tcBorders>
              <w:top w:val="nil"/>
              <w:left w:val="nil"/>
              <w:bottom w:val="nil"/>
              <w:right w:val="nil"/>
            </w:tcBorders>
            <w:shd w:val="clear" w:color="000000" w:fill="F5F5F5"/>
            <w:vAlign w:val="center"/>
            <w:hideMark/>
          </w:tcPr>
          <w:p w14:paraId="233698B4"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2.31E+07</w:t>
            </w:r>
          </w:p>
        </w:tc>
        <w:tc>
          <w:tcPr>
            <w:tcW w:w="960" w:type="dxa"/>
            <w:tcBorders>
              <w:top w:val="nil"/>
              <w:left w:val="nil"/>
              <w:bottom w:val="nil"/>
              <w:right w:val="nil"/>
            </w:tcBorders>
            <w:shd w:val="clear" w:color="000000" w:fill="F5F5F5"/>
            <w:vAlign w:val="center"/>
            <w:hideMark/>
          </w:tcPr>
          <w:p w14:paraId="008D07F0"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22994522</w:t>
            </w:r>
          </w:p>
        </w:tc>
      </w:tr>
      <w:tr w:rsidR="00546981" w:rsidRPr="00546981" w14:paraId="73CF41C1" w14:textId="77777777" w:rsidTr="00546981">
        <w:trPr>
          <w:trHeight w:val="300"/>
        </w:trPr>
        <w:tc>
          <w:tcPr>
            <w:tcW w:w="932" w:type="dxa"/>
            <w:tcBorders>
              <w:top w:val="nil"/>
              <w:left w:val="nil"/>
              <w:bottom w:val="nil"/>
              <w:right w:val="nil"/>
            </w:tcBorders>
            <w:shd w:val="clear" w:color="000000" w:fill="FFFFFF"/>
            <w:vAlign w:val="center"/>
            <w:hideMark/>
          </w:tcPr>
          <w:p w14:paraId="79C7BA02"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203</w:t>
            </w:r>
          </w:p>
        </w:tc>
        <w:tc>
          <w:tcPr>
            <w:tcW w:w="1283" w:type="dxa"/>
            <w:tcBorders>
              <w:top w:val="nil"/>
              <w:left w:val="nil"/>
              <w:bottom w:val="nil"/>
              <w:right w:val="nil"/>
            </w:tcBorders>
            <w:shd w:val="clear" w:color="000000" w:fill="FFFFFF"/>
            <w:vAlign w:val="center"/>
            <w:hideMark/>
          </w:tcPr>
          <w:p w14:paraId="7E37CE4B"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15/05/2023</w:t>
            </w:r>
          </w:p>
        </w:tc>
        <w:tc>
          <w:tcPr>
            <w:tcW w:w="971" w:type="dxa"/>
            <w:tcBorders>
              <w:top w:val="nil"/>
              <w:left w:val="nil"/>
              <w:bottom w:val="nil"/>
              <w:right w:val="nil"/>
            </w:tcBorders>
            <w:shd w:val="clear" w:color="000000" w:fill="FFFFFF"/>
            <w:vAlign w:val="center"/>
            <w:hideMark/>
          </w:tcPr>
          <w:p w14:paraId="3DF1FEEB"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2.29E+07</w:t>
            </w:r>
          </w:p>
        </w:tc>
        <w:tc>
          <w:tcPr>
            <w:tcW w:w="1001" w:type="dxa"/>
            <w:tcBorders>
              <w:top w:val="nil"/>
              <w:left w:val="nil"/>
              <w:bottom w:val="nil"/>
              <w:right w:val="nil"/>
            </w:tcBorders>
            <w:shd w:val="clear" w:color="000000" w:fill="FFFFFF"/>
            <w:vAlign w:val="center"/>
            <w:hideMark/>
          </w:tcPr>
          <w:p w14:paraId="07CD57F7"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2.27E+07</w:t>
            </w:r>
          </w:p>
        </w:tc>
        <w:tc>
          <w:tcPr>
            <w:tcW w:w="953" w:type="dxa"/>
            <w:tcBorders>
              <w:top w:val="nil"/>
              <w:left w:val="nil"/>
              <w:bottom w:val="nil"/>
              <w:right w:val="nil"/>
            </w:tcBorders>
            <w:shd w:val="clear" w:color="000000" w:fill="FFFFFF"/>
            <w:vAlign w:val="center"/>
            <w:hideMark/>
          </w:tcPr>
          <w:p w14:paraId="6BB442FE"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2.30E+07</w:t>
            </w:r>
          </w:p>
        </w:tc>
        <w:tc>
          <w:tcPr>
            <w:tcW w:w="960" w:type="dxa"/>
            <w:tcBorders>
              <w:top w:val="nil"/>
              <w:left w:val="nil"/>
              <w:bottom w:val="nil"/>
              <w:right w:val="nil"/>
            </w:tcBorders>
            <w:shd w:val="clear" w:color="000000" w:fill="FFFFFF"/>
            <w:vAlign w:val="center"/>
            <w:hideMark/>
          </w:tcPr>
          <w:p w14:paraId="7D7B072D"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22995753</w:t>
            </w:r>
          </w:p>
        </w:tc>
      </w:tr>
      <w:tr w:rsidR="00546981" w:rsidRPr="00546981" w14:paraId="78E15365" w14:textId="77777777" w:rsidTr="00546981">
        <w:trPr>
          <w:trHeight w:val="300"/>
        </w:trPr>
        <w:tc>
          <w:tcPr>
            <w:tcW w:w="932" w:type="dxa"/>
            <w:tcBorders>
              <w:top w:val="nil"/>
              <w:left w:val="nil"/>
              <w:bottom w:val="nil"/>
              <w:right w:val="nil"/>
            </w:tcBorders>
            <w:shd w:val="clear" w:color="000000" w:fill="F5F5F5"/>
            <w:vAlign w:val="center"/>
            <w:hideMark/>
          </w:tcPr>
          <w:p w14:paraId="711A856B"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204</w:t>
            </w:r>
          </w:p>
        </w:tc>
        <w:tc>
          <w:tcPr>
            <w:tcW w:w="1283" w:type="dxa"/>
            <w:tcBorders>
              <w:top w:val="nil"/>
              <w:left w:val="nil"/>
              <w:bottom w:val="nil"/>
              <w:right w:val="nil"/>
            </w:tcBorders>
            <w:shd w:val="clear" w:color="000000" w:fill="F5F5F5"/>
            <w:vAlign w:val="center"/>
            <w:hideMark/>
          </w:tcPr>
          <w:p w14:paraId="217D40E6"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16/05/2023</w:t>
            </w:r>
          </w:p>
        </w:tc>
        <w:tc>
          <w:tcPr>
            <w:tcW w:w="971" w:type="dxa"/>
            <w:tcBorders>
              <w:top w:val="nil"/>
              <w:left w:val="nil"/>
              <w:bottom w:val="nil"/>
              <w:right w:val="nil"/>
            </w:tcBorders>
            <w:shd w:val="clear" w:color="000000" w:fill="F5F5F5"/>
            <w:vAlign w:val="center"/>
            <w:hideMark/>
          </w:tcPr>
          <w:p w14:paraId="5D2F881A"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2.29E+07</w:t>
            </w:r>
          </w:p>
        </w:tc>
        <w:tc>
          <w:tcPr>
            <w:tcW w:w="1001" w:type="dxa"/>
            <w:tcBorders>
              <w:top w:val="nil"/>
              <w:left w:val="nil"/>
              <w:bottom w:val="nil"/>
              <w:right w:val="nil"/>
            </w:tcBorders>
            <w:shd w:val="clear" w:color="000000" w:fill="F5F5F5"/>
            <w:vAlign w:val="center"/>
            <w:hideMark/>
          </w:tcPr>
          <w:p w14:paraId="03853167"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2.27E+07</w:t>
            </w:r>
          </w:p>
        </w:tc>
        <w:tc>
          <w:tcPr>
            <w:tcW w:w="953" w:type="dxa"/>
            <w:tcBorders>
              <w:top w:val="nil"/>
              <w:left w:val="nil"/>
              <w:bottom w:val="nil"/>
              <w:right w:val="nil"/>
            </w:tcBorders>
            <w:shd w:val="clear" w:color="000000" w:fill="F5F5F5"/>
            <w:vAlign w:val="center"/>
            <w:hideMark/>
          </w:tcPr>
          <w:p w14:paraId="27C4FBBC"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2.30E+07</w:t>
            </w:r>
          </w:p>
        </w:tc>
        <w:tc>
          <w:tcPr>
            <w:tcW w:w="960" w:type="dxa"/>
            <w:tcBorders>
              <w:top w:val="nil"/>
              <w:left w:val="nil"/>
              <w:bottom w:val="nil"/>
              <w:right w:val="nil"/>
            </w:tcBorders>
            <w:shd w:val="clear" w:color="000000" w:fill="F5F5F5"/>
            <w:vAlign w:val="center"/>
            <w:hideMark/>
          </w:tcPr>
          <w:p w14:paraId="4AFA216E"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22996899</w:t>
            </w:r>
          </w:p>
        </w:tc>
      </w:tr>
      <w:tr w:rsidR="00546981" w:rsidRPr="00546981" w14:paraId="786416CA" w14:textId="77777777" w:rsidTr="00546981">
        <w:trPr>
          <w:trHeight w:val="300"/>
        </w:trPr>
        <w:tc>
          <w:tcPr>
            <w:tcW w:w="932" w:type="dxa"/>
            <w:tcBorders>
              <w:top w:val="nil"/>
              <w:left w:val="nil"/>
              <w:bottom w:val="nil"/>
              <w:right w:val="nil"/>
            </w:tcBorders>
            <w:shd w:val="clear" w:color="000000" w:fill="FFFFFF"/>
            <w:vAlign w:val="center"/>
            <w:hideMark/>
          </w:tcPr>
          <w:p w14:paraId="7749531B"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205</w:t>
            </w:r>
          </w:p>
        </w:tc>
        <w:tc>
          <w:tcPr>
            <w:tcW w:w="1283" w:type="dxa"/>
            <w:tcBorders>
              <w:top w:val="nil"/>
              <w:left w:val="nil"/>
              <w:bottom w:val="nil"/>
              <w:right w:val="nil"/>
            </w:tcBorders>
            <w:shd w:val="clear" w:color="000000" w:fill="FFFFFF"/>
            <w:vAlign w:val="center"/>
            <w:hideMark/>
          </w:tcPr>
          <w:p w14:paraId="5306381B"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17/05/2023</w:t>
            </w:r>
          </w:p>
        </w:tc>
        <w:tc>
          <w:tcPr>
            <w:tcW w:w="971" w:type="dxa"/>
            <w:tcBorders>
              <w:top w:val="nil"/>
              <w:left w:val="nil"/>
              <w:bottom w:val="nil"/>
              <w:right w:val="nil"/>
            </w:tcBorders>
            <w:shd w:val="clear" w:color="000000" w:fill="FFFFFF"/>
            <w:vAlign w:val="center"/>
            <w:hideMark/>
          </w:tcPr>
          <w:p w14:paraId="30A3430B"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2.29E+07</w:t>
            </w:r>
          </w:p>
        </w:tc>
        <w:tc>
          <w:tcPr>
            <w:tcW w:w="1001" w:type="dxa"/>
            <w:tcBorders>
              <w:top w:val="nil"/>
              <w:left w:val="nil"/>
              <w:bottom w:val="nil"/>
              <w:right w:val="nil"/>
            </w:tcBorders>
            <w:shd w:val="clear" w:color="000000" w:fill="FFFFFF"/>
            <w:vAlign w:val="center"/>
            <w:hideMark/>
          </w:tcPr>
          <w:p w14:paraId="024FD1AB"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2.27E+07</w:t>
            </w:r>
          </w:p>
        </w:tc>
        <w:tc>
          <w:tcPr>
            <w:tcW w:w="953" w:type="dxa"/>
            <w:tcBorders>
              <w:top w:val="nil"/>
              <w:left w:val="nil"/>
              <w:bottom w:val="nil"/>
              <w:right w:val="nil"/>
            </w:tcBorders>
            <w:shd w:val="clear" w:color="000000" w:fill="FFFFFF"/>
            <w:vAlign w:val="center"/>
            <w:hideMark/>
          </w:tcPr>
          <w:p w14:paraId="4B2B4A56"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2.30E+07</w:t>
            </w:r>
          </w:p>
        </w:tc>
        <w:tc>
          <w:tcPr>
            <w:tcW w:w="960" w:type="dxa"/>
            <w:tcBorders>
              <w:top w:val="nil"/>
              <w:left w:val="nil"/>
              <w:bottom w:val="nil"/>
              <w:right w:val="nil"/>
            </w:tcBorders>
            <w:shd w:val="clear" w:color="000000" w:fill="FFFFFF"/>
            <w:vAlign w:val="center"/>
            <w:hideMark/>
          </w:tcPr>
          <w:p w14:paraId="56CFAE71"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22997989</w:t>
            </w:r>
          </w:p>
        </w:tc>
      </w:tr>
      <w:tr w:rsidR="00546981" w:rsidRPr="00546981" w14:paraId="5CBB2F7C" w14:textId="77777777" w:rsidTr="00546981">
        <w:trPr>
          <w:trHeight w:val="300"/>
        </w:trPr>
        <w:tc>
          <w:tcPr>
            <w:tcW w:w="932" w:type="dxa"/>
            <w:tcBorders>
              <w:top w:val="nil"/>
              <w:left w:val="nil"/>
              <w:bottom w:val="nil"/>
              <w:right w:val="nil"/>
            </w:tcBorders>
            <w:shd w:val="clear" w:color="000000" w:fill="F5F5F5"/>
            <w:vAlign w:val="center"/>
            <w:hideMark/>
          </w:tcPr>
          <w:p w14:paraId="32CB393F"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206</w:t>
            </w:r>
          </w:p>
        </w:tc>
        <w:tc>
          <w:tcPr>
            <w:tcW w:w="1283" w:type="dxa"/>
            <w:tcBorders>
              <w:top w:val="nil"/>
              <w:left w:val="nil"/>
              <w:bottom w:val="nil"/>
              <w:right w:val="nil"/>
            </w:tcBorders>
            <w:shd w:val="clear" w:color="000000" w:fill="F5F5F5"/>
            <w:vAlign w:val="center"/>
            <w:hideMark/>
          </w:tcPr>
          <w:p w14:paraId="395FF516"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18/05/2023</w:t>
            </w:r>
          </w:p>
        </w:tc>
        <w:tc>
          <w:tcPr>
            <w:tcW w:w="971" w:type="dxa"/>
            <w:tcBorders>
              <w:top w:val="nil"/>
              <w:left w:val="nil"/>
              <w:bottom w:val="nil"/>
              <w:right w:val="nil"/>
            </w:tcBorders>
            <w:shd w:val="clear" w:color="000000" w:fill="F5F5F5"/>
            <w:vAlign w:val="center"/>
            <w:hideMark/>
          </w:tcPr>
          <w:p w14:paraId="314A269C"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2.29E+07</w:t>
            </w:r>
          </w:p>
        </w:tc>
        <w:tc>
          <w:tcPr>
            <w:tcW w:w="1001" w:type="dxa"/>
            <w:tcBorders>
              <w:top w:val="nil"/>
              <w:left w:val="nil"/>
              <w:bottom w:val="nil"/>
              <w:right w:val="nil"/>
            </w:tcBorders>
            <w:shd w:val="clear" w:color="000000" w:fill="F5F5F5"/>
            <w:vAlign w:val="center"/>
            <w:hideMark/>
          </w:tcPr>
          <w:p w14:paraId="04B7EB71"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2.27E+07</w:t>
            </w:r>
          </w:p>
        </w:tc>
        <w:tc>
          <w:tcPr>
            <w:tcW w:w="953" w:type="dxa"/>
            <w:tcBorders>
              <w:top w:val="nil"/>
              <w:left w:val="nil"/>
              <w:bottom w:val="nil"/>
              <w:right w:val="nil"/>
            </w:tcBorders>
            <w:shd w:val="clear" w:color="000000" w:fill="F5F5F5"/>
            <w:vAlign w:val="center"/>
            <w:hideMark/>
          </w:tcPr>
          <w:p w14:paraId="1ED00D71"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2.30E+07</w:t>
            </w:r>
          </w:p>
        </w:tc>
        <w:tc>
          <w:tcPr>
            <w:tcW w:w="960" w:type="dxa"/>
            <w:tcBorders>
              <w:top w:val="nil"/>
              <w:left w:val="nil"/>
              <w:bottom w:val="nil"/>
              <w:right w:val="nil"/>
            </w:tcBorders>
            <w:shd w:val="clear" w:color="000000" w:fill="F5F5F5"/>
            <w:vAlign w:val="center"/>
            <w:hideMark/>
          </w:tcPr>
          <w:p w14:paraId="2EA07527"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22999031</w:t>
            </w:r>
          </w:p>
        </w:tc>
      </w:tr>
      <w:tr w:rsidR="00546981" w:rsidRPr="00546981" w14:paraId="4528498D" w14:textId="77777777" w:rsidTr="00546981">
        <w:trPr>
          <w:trHeight w:val="300"/>
        </w:trPr>
        <w:tc>
          <w:tcPr>
            <w:tcW w:w="932" w:type="dxa"/>
            <w:tcBorders>
              <w:top w:val="nil"/>
              <w:left w:val="nil"/>
              <w:bottom w:val="nil"/>
              <w:right w:val="nil"/>
            </w:tcBorders>
            <w:shd w:val="clear" w:color="000000" w:fill="FFFFFF"/>
            <w:vAlign w:val="center"/>
            <w:hideMark/>
          </w:tcPr>
          <w:p w14:paraId="14198B7B"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207</w:t>
            </w:r>
          </w:p>
        </w:tc>
        <w:tc>
          <w:tcPr>
            <w:tcW w:w="1283" w:type="dxa"/>
            <w:tcBorders>
              <w:top w:val="nil"/>
              <w:left w:val="nil"/>
              <w:bottom w:val="nil"/>
              <w:right w:val="nil"/>
            </w:tcBorders>
            <w:shd w:val="clear" w:color="000000" w:fill="FFFFFF"/>
            <w:vAlign w:val="center"/>
            <w:hideMark/>
          </w:tcPr>
          <w:p w14:paraId="3308A296"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19/05/2023</w:t>
            </w:r>
          </w:p>
        </w:tc>
        <w:tc>
          <w:tcPr>
            <w:tcW w:w="971" w:type="dxa"/>
            <w:tcBorders>
              <w:top w:val="nil"/>
              <w:left w:val="nil"/>
              <w:bottom w:val="nil"/>
              <w:right w:val="nil"/>
            </w:tcBorders>
            <w:shd w:val="clear" w:color="000000" w:fill="FFFFFF"/>
            <w:vAlign w:val="center"/>
            <w:hideMark/>
          </w:tcPr>
          <w:p w14:paraId="6D52111B"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2.29E+07</w:t>
            </w:r>
          </w:p>
        </w:tc>
        <w:tc>
          <w:tcPr>
            <w:tcW w:w="1001" w:type="dxa"/>
            <w:tcBorders>
              <w:top w:val="nil"/>
              <w:left w:val="nil"/>
              <w:bottom w:val="nil"/>
              <w:right w:val="nil"/>
            </w:tcBorders>
            <w:shd w:val="clear" w:color="000000" w:fill="FFFFFF"/>
            <w:vAlign w:val="center"/>
            <w:hideMark/>
          </w:tcPr>
          <w:p w14:paraId="006736FE"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2.27E+07</w:t>
            </w:r>
          </w:p>
        </w:tc>
        <w:tc>
          <w:tcPr>
            <w:tcW w:w="953" w:type="dxa"/>
            <w:tcBorders>
              <w:top w:val="nil"/>
              <w:left w:val="nil"/>
              <w:bottom w:val="nil"/>
              <w:right w:val="nil"/>
            </w:tcBorders>
            <w:shd w:val="clear" w:color="000000" w:fill="FFFFFF"/>
            <w:vAlign w:val="center"/>
            <w:hideMark/>
          </w:tcPr>
          <w:p w14:paraId="12B55D42"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2.30E+07</w:t>
            </w:r>
          </w:p>
        </w:tc>
        <w:tc>
          <w:tcPr>
            <w:tcW w:w="960" w:type="dxa"/>
            <w:tcBorders>
              <w:top w:val="nil"/>
              <w:left w:val="nil"/>
              <w:bottom w:val="nil"/>
              <w:right w:val="nil"/>
            </w:tcBorders>
            <w:shd w:val="clear" w:color="000000" w:fill="FFFFFF"/>
            <w:vAlign w:val="center"/>
            <w:hideMark/>
          </w:tcPr>
          <w:p w14:paraId="52C75C2F"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22999958</w:t>
            </w:r>
          </w:p>
        </w:tc>
      </w:tr>
      <w:tr w:rsidR="00546981" w:rsidRPr="00546981" w14:paraId="563818F2" w14:textId="77777777" w:rsidTr="00546981">
        <w:trPr>
          <w:trHeight w:val="300"/>
        </w:trPr>
        <w:tc>
          <w:tcPr>
            <w:tcW w:w="932" w:type="dxa"/>
            <w:tcBorders>
              <w:top w:val="nil"/>
              <w:left w:val="nil"/>
              <w:bottom w:val="nil"/>
              <w:right w:val="nil"/>
            </w:tcBorders>
            <w:shd w:val="clear" w:color="000000" w:fill="F5F5F5"/>
            <w:vAlign w:val="center"/>
            <w:hideMark/>
          </w:tcPr>
          <w:p w14:paraId="359A8768"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208</w:t>
            </w:r>
          </w:p>
        </w:tc>
        <w:tc>
          <w:tcPr>
            <w:tcW w:w="1283" w:type="dxa"/>
            <w:tcBorders>
              <w:top w:val="nil"/>
              <w:left w:val="nil"/>
              <w:bottom w:val="nil"/>
              <w:right w:val="nil"/>
            </w:tcBorders>
            <w:shd w:val="clear" w:color="000000" w:fill="F5F5F5"/>
            <w:vAlign w:val="center"/>
            <w:hideMark/>
          </w:tcPr>
          <w:p w14:paraId="04496AD0"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20/05/2023</w:t>
            </w:r>
          </w:p>
        </w:tc>
        <w:tc>
          <w:tcPr>
            <w:tcW w:w="971" w:type="dxa"/>
            <w:tcBorders>
              <w:top w:val="nil"/>
              <w:left w:val="nil"/>
              <w:bottom w:val="nil"/>
              <w:right w:val="nil"/>
            </w:tcBorders>
            <w:shd w:val="clear" w:color="000000" w:fill="F5F5F5"/>
            <w:vAlign w:val="center"/>
            <w:hideMark/>
          </w:tcPr>
          <w:p w14:paraId="0F9372B9"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2.28E+07</w:t>
            </w:r>
          </w:p>
        </w:tc>
        <w:tc>
          <w:tcPr>
            <w:tcW w:w="1001" w:type="dxa"/>
            <w:tcBorders>
              <w:top w:val="nil"/>
              <w:left w:val="nil"/>
              <w:bottom w:val="nil"/>
              <w:right w:val="nil"/>
            </w:tcBorders>
            <w:shd w:val="clear" w:color="000000" w:fill="F5F5F5"/>
            <w:vAlign w:val="center"/>
            <w:hideMark/>
          </w:tcPr>
          <w:p w14:paraId="26A4EFC9"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2.27E+07</w:t>
            </w:r>
          </w:p>
        </w:tc>
        <w:tc>
          <w:tcPr>
            <w:tcW w:w="953" w:type="dxa"/>
            <w:tcBorders>
              <w:top w:val="nil"/>
              <w:left w:val="nil"/>
              <w:bottom w:val="nil"/>
              <w:right w:val="nil"/>
            </w:tcBorders>
            <w:shd w:val="clear" w:color="000000" w:fill="F5F5F5"/>
            <w:vAlign w:val="center"/>
            <w:hideMark/>
          </w:tcPr>
          <w:p w14:paraId="208FBDED"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2.30E+07</w:t>
            </w:r>
          </w:p>
        </w:tc>
        <w:tc>
          <w:tcPr>
            <w:tcW w:w="960" w:type="dxa"/>
            <w:tcBorders>
              <w:top w:val="nil"/>
              <w:left w:val="nil"/>
              <w:bottom w:val="nil"/>
              <w:right w:val="nil"/>
            </w:tcBorders>
            <w:shd w:val="clear" w:color="000000" w:fill="F5F5F5"/>
            <w:vAlign w:val="center"/>
            <w:hideMark/>
          </w:tcPr>
          <w:p w14:paraId="4575E0A6"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23000729</w:t>
            </w:r>
          </w:p>
        </w:tc>
      </w:tr>
      <w:tr w:rsidR="00546981" w:rsidRPr="00546981" w14:paraId="796A386E" w14:textId="77777777" w:rsidTr="00546981">
        <w:trPr>
          <w:trHeight w:val="300"/>
        </w:trPr>
        <w:tc>
          <w:tcPr>
            <w:tcW w:w="932" w:type="dxa"/>
            <w:tcBorders>
              <w:top w:val="nil"/>
              <w:left w:val="nil"/>
              <w:bottom w:val="nil"/>
              <w:right w:val="nil"/>
            </w:tcBorders>
            <w:shd w:val="clear" w:color="000000" w:fill="FFFFFF"/>
            <w:vAlign w:val="center"/>
            <w:hideMark/>
          </w:tcPr>
          <w:p w14:paraId="4121D12F"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209</w:t>
            </w:r>
          </w:p>
        </w:tc>
        <w:tc>
          <w:tcPr>
            <w:tcW w:w="1283" w:type="dxa"/>
            <w:tcBorders>
              <w:top w:val="nil"/>
              <w:left w:val="nil"/>
              <w:bottom w:val="nil"/>
              <w:right w:val="nil"/>
            </w:tcBorders>
            <w:shd w:val="clear" w:color="000000" w:fill="FFFFFF"/>
            <w:vAlign w:val="center"/>
            <w:hideMark/>
          </w:tcPr>
          <w:p w14:paraId="4962C6AC"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21/05/2023</w:t>
            </w:r>
          </w:p>
        </w:tc>
        <w:tc>
          <w:tcPr>
            <w:tcW w:w="971" w:type="dxa"/>
            <w:tcBorders>
              <w:top w:val="nil"/>
              <w:left w:val="nil"/>
              <w:bottom w:val="nil"/>
              <w:right w:val="nil"/>
            </w:tcBorders>
            <w:shd w:val="clear" w:color="000000" w:fill="FFFFFF"/>
            <w:vAlign w:val="center"/>
            <w:hideMark/>
          </w:tcPr>
          <w:p w14:paraId="6D6CA313"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2.28E+07</w:t>
            </w:r>
          </w:p>
        </w:tc>
        <w:tc>
          <w:tcPr>
            <w:tcW w:w="1001" w:type="dxa"/>
            <w:tcBorders>
              <w:top w:val="nil"/>
              <w:left w:val="nil"/>
              <w:bottom w:val="nil"/>
              <w:right w:val="nil"/>
            </w:tcBorders>
            <w:shd w:val="clear" w:color="000000" w:fill="FFFFFF"/>
            <w:vAlign w:val="center"/>
            <w:hideMark/>
          </w:tcPr>
          <w:p w14:paraId="7BB913FF"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2.27E+07</w:t>
            </w:r>
          </w:p>
        </w:tc>
        <w:tc>
          <w:tcPr>
            <w:tcW w:w="953" w:type="dxa"/>
            <w:tcBorders>
              <w:top w:val="nil"/>
              <w:left w:val="nil"/>
              <w:bottom w:val="nil"/>
              <w:right w:val="nil"/>
            </w:tcBorders>
            <w:shd w:val="clear" w:color="000000" w:fill="FFFFFF"/>
            <w:vAlign w:val="center"/>
            <w:hideMark/>
          </w:tcPr>
          <w:p w14:paraId="064126D6"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2.30E+07</w:t>
            </w:r>
          </w:p>
        </w:tc>
        <w:tc>
          <w:tcPr>
            <w:tcW w:w="960" w:type="dxa"/>
            <w:tcBorders>
              <w:top w:val="nil"/>
              <w:left w:val="nil"/>
              <w:bottom w:val="nil"/>
              <w:right w:val="nil"/>
            </w:tcBorders>
            <w:shd w:val="clear" w:color="000000" w:fill="FFFFFF"/>
            <w:vAlign w:val="center"/>
            <w:hideMark/>
          </w:tcPr>
          <w:p w14:paraId="0C7B8356"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23001676</w:t>
            </w:r>
          </w:p>
        </w:tc>
      </w:tr>
      <w:tr w:rsidR="00546981" w:rsidRPr="00546981" w14:paraId="248D47BA" w14:textId="77777777" w:rsidTr="00546981">
        <w:trPr>
          <w:trHeight w:val="300"/>
        </w:trPr>
        <w:tc>
          <w:tcPr>
            <w:tcW w:w="932" w:type="dxa"/>
            <w:tcBorders>
              <w:top w:val="nil"/>
              <w:left w:val="nil"/>
              <w:bottom w:val="nil"/>
              <w:right w:val="nil"/>
            </w:tcBorders>
            <w:shd w:val="clear" w:color="000000" w:fill="F5F5F5"/>
            <w:vAlign w:val="center"/>
            <w:hideMark/>
          </w:tcPr>
          <w:p w14:paraId="7B03CB05"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210</w:t>
            </w:r>
          </w:p>
        </w:tc>
        <w:tc>
          <w:tcPr>
            <w:tcW w:w="1283" w:type="dxa"/>
            <w:tcBorders>
              <w:top w:val="nil"/>
              <w:left w:val="nil"/>
              <w:bottom w:val="nil"/>
              <w:right w:val="nil"/>
            </w:tcBorders>
            <w:shd w:val="clear" w:color="000000" w:fill="F5F5F5"/>
            <w:vAlign w:val="center"/>
            <w:hideMark/>
          </w:tcPr>
          <w:p w14:paraId="5B9070C8"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22/05/2023</w:t>
            </w:r>
          </w:p>
        </w:tc>
        <w:tc>
          <w:tcPr>
            <w:tcW w:w="971" w:type="dxa"/>
            <w:tcBorders>
              <w:top w:val="nil"/>
              <w:left w:val="nil"/>
              <w:bottom w:val="nil"/>
              <w:right w:val="nil"/>
            </w:tcBorders>
            <w:shd w:val="clear" w:color="000000" w:fill="F5F5F5"/>
            <w:vAlign w:val="center"/>
            <w:hideMark/>
          </w:tcPr>
          <w:p w14:paraId="4F438D22"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2.28E+07</w:t>
            </w:r>
          </w:p>
        </w:tc>
        <w:tc>
          <w:tcPr>
            <w:tcW w:w="1001" w:type="dxa"/>
            <w:tcBorders>
              <w:top w:val="nil"/>
              <w:left w:val="nil"/>
              <w:bottom w:val="nil"/>
              <w:right w:val="nil"/>
            </w:tcBorders>
            <w:shd w:val="clear" w:color="000000" w:fill="F5F5F5"/>
            <w:vAlign w:val="center"/>
            <w:hideMark/>
          </w:tcPr>
          <w:p w14:paraId="6D8A4171"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2.27E+07</w:t>
            </w:r>
          </w:p>
        </w:tc>
        <w:tc>
          <w:tcPr>
            <w:tcW w:w="953" w:type="dxa"/>
            <w:tcBorders>
              <w:top w:val="nil"/>
              <w:left w:val="nil"/>
              <w:bottom w:val="nil"/>
              <w:right w:val="nil"/>
            </w:tcBorders>
            <w:shd w:val="clear" w:color="000000" w:fill="F5F5F5"/>
            <w:vAlign w:val="center"/>
            <w:hideMark/>
          </w:tcPr>
          <w:p w14:paraId="6BFD820F"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2.30E+07</w:t>
            </w:r>
          </w:p>
        </w:tc>
        <w:tc>
          <w:tcPr>
            <w:tcW w:w="960" w:type="dxa"/>
            <w:tcBorders>
              <w:top w:val="nil"/>
              <w:left w:val="nil"/>
              <w:bottom w:val="nil"/>
              <w:right w:val="nil"/>
            </w:tcBorders>
            <w:shd w:val="clear" w:color="000000" w:fill="F5F5F5"/>
            <w:vAlign w:val="center"/>
            <w:hideMark/>
          </w:tcPr>
          <w:p w14:paraId="77737CF2"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23002845</w:t>
            </w:r>
          </w:p>
        </w:tc>
      </w:tr>
      <w:tr w:rsidR="00546981" w:rsidRPr="00546981" w14:paraId="79C66AD5" w14:textId="77777777" w:rsidTr="00546981">
        <w:trPr>
          <w:trHeight w:val="300"/>
        </w:trPr>
        <w:tc>
          <w:tcPr>
            <w:tcW w:w="932" w:type="dxa"/>
            <w:tcBorders>
              <w:top w:val="nil"/>
              <w:left w:val="nil"/>
              <w:bottom w:val="nil"/>
              <w:right w:val="nil"/>
            </w:tcBorders>
            <w:shd w:val="clear" w:color="000000" w:fill="FFFFFF"/>
            <w:vAlign w:val="center"/>
            <w:hideMark/>
          </w:tcPr>
          <w:p w14:paraId="5B056F21"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211</w:t>
            </w:r>
          </w:p>
        </w:tc>
        <w:tc>
          <w:tcPr>
            <w:tcW w:w="1283" w:type="dxa"/>
            <w:tcBorders>
              <w:top w:val="nil"/>
              <w:left w:val="nil"/>
              <w:bottom w:val="nil"/>
              <w:right w:val="nil"/>
            </w:tcBorders>
            <w:shd w:val="clear" w:color="000000" w:fill="FFFFFF"/>
            <w:vAlign w:val="center"/>
            <w:hideMark/>
          </w:tcPr>
          <w:p w14:paraId="7A85268B"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23/05/2023</w:t>
            </w:r>
          </w:p>
        </w:tc>
        <w:tc>
          <w:tcPr>
            <w:tcW w:w="971" w:type="dxa"/>
            <w:tcBorders>
              <w:top w:val="nil"/>
              <w:left w:val="nil"/>
              <w:bottom w:val="nil"/>
              <w:right w:val="nil"/>
            </w:tcBorders>
            <w:shd w:val="clear" w:color="000000" w:fill="FFFFFF"/>
            <w:vAlign w:val="center"/>
            <w:hideMark/>
          </w:tcPr>
          <w:p w14:paraId="61248F5D"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2.28E+07</w:t>
            </w:r>
          </w:p>
        </w:tc>
        <w:tc>
          <w:tcPr>
            <w:tcW w:w="1001" w:type="dxa"/>
            <w:tcBorders>
              <w:top w:val="nil"/>
              <w:left w:val="nil"/>
              <w:bottom w:val="nil"/>
              <w:right w:val="nil"/>
            </w:tcBorders>
            <w:shd w:val="clear" w:color="000000" w:fill="FFFFFF"/>
            <w:vAlign w:val="center"/>
            <w:hideMark/>
          </w:tcPr>
          <w:p w14:paraId="529CE024"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2.27E+07</w:t>
            </w:r>
          </w:p>
        </w:tc>
        <w:tc>
          <w:tcPr>
            <w:tcW w:w="953" w:type="dxa"/>
            <w:tcBorders>
              <w:top w:val="nil"/>
              <w:left w:val="nil"/>
              <w:bottom w:val="nil"/>
              <w:right w:val="nil"/>
            </w:tcBorders>
            <w:shd w:val="clear" w:color="000000" w:fill="FFFFFF"/>
            <w:vAlign w:val="center"/>
            <w:hideMark/>
          </w:tcPr>
          <w:p w14:paraId="674F9A7F"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2.30E+07</w:t>
            </w:r>
          </w:p>
        </w:tc>
        <w:tc>
          <w:tcPr>
            <w:tcW w:w="960" w:type="dxa"/>
            <w:tcBorders>
              <w:top w:val="nil"/>
              <w:left w:val="nil"/>
              <w:bottom w:val="nil"/>
              <w:right w:val="nil"/>
            </w:tcBorders>
            <w:shd w:val="clear" w:color="000000" w:fill="FFFFFF"/>
            <w:vAlign w:val="center"/>
            <w:hideMark/>
          </w:tcPr>
          <w:p w14:paraId="73E6D6AC"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23003958</w:t>
            </w:r>
          </w:p>
        </w:tc>
      </w:tr>
      <w:tr w:rsidR="00546981" w:rsidRPr="00546981" w14:paraId="389B1897" w14:textId="77777777" w:rsidTr="00546981">
        <w:trPr>
          <w:trHeight w:val="300"/>
        </w:trPr>
        <w:tc>
          <w:tcPr>
            <w:tcW w:w="932" w:type="dxa"/>
            <w:tcBorders>
              <w:top w:val="nil"/>
              <w:left w:val="nil"/>
              <w:bottom w:val="nil"/>
              <w:right w:val="nil"/>
            </w:tcBorders>
            <w:shd w:val="clear" w:color="000000" w:fill="F5F5F5"/>
            <w:vAlign w:val="center"/>
            <w:hideMark/>
          </w:tcPr>
          <w:p w14:paraId="4BFD7260"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212</w:t>
            </w:r>
          </w:p>
        </w:tc>
        <w:tc>
          <w:tcPr>
            <w:tcW w:w="1283" w:type="dxa"/>
            <w:tcBorders>
              <w:top w:val="nil"/>
              <w:left w:val="nil"/>
              <w:bottom w:val="nil"/>
              <w:right w:val="nil"/>
            </w:tcBorders>
            <w:shd w:val="clear" w:color="000000" w:fill="F5F5F5"/>
            <w:vAlign w:val="center"/>
            <w:hideMark/>
          </w:tcPr>
          <w:p w14:paraId="5519B699"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24/05/2023</w:t>
            </w:r>
          </w:p>
        </w:tc>
        <w:tc>
          <w:tcPr>
            <w:tcW w:w="971" w:type="dxa"/>
            <w:tcBorders>
              <w:top w:val="nil"/>
              <w:left w:val="nil"/>
              <w:bottom w:val="nil"/>
              <w:right w:val="nil"/>
            </w:tcBorders>
            <w:shd w:val="clear" w:color="000000" w:fill="F5F5F5"/>
            <w:vAlign w:val="center"/>
            <w:hideMark/>
          </w:tcPr>
          <w:p w14:paraId="567EF0BC"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2.28E+07</w:t>
            </w:r>
          </w:p>
        </w:tc>
        <w:tc>
          <w:tcPr>
            <w:tcW w:w="1001" w:type="dxa"/>
            <w:tcBorders>
              <w:top w:val="nil"/>
              <w:left w:val="nil"/>
              <w:bottom w:val="nil"/>
              <w:right w:val="nil"/>
            </w:tcBorders>
            <w:shd w:val="clear" w:color="000000" w:fill="F5F5F5"/>
            <w:vAlign w:val="center"/>
            <w:hideMark/>
          </w:tcPr>
          <w:p w14:paraId="5EE63E60"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2.27E+07</w:t>
            </w:r>
          </w:p>
        </w:tc>
        <w:tc>
          <w:tcPr>
            <w:tcW w:w="953" w:type="dxa"/>
            <w:tcBorders>
              <w:top w:val="nil"/>
              <w:left w:val="nil"/>
              <w:bottom w:val="nil"/>
              <w:right w:val="nil"/>
            </w:tcBorders>
            <w:shd w:val="clear" w:color="000000" w:fill="F5F5F5"/>
            <w:vAlign w:val="center"/>
            <w:hideMark/>
          </w:tcPr>
          <w:p w14:paraId="41F3E029"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2.30E+07</w:t>
            </w:r>
          </w:p>
        </w:tc>
        <w:tc>
          <w:tcPr>
            <w:tcW w:w="960" w:type="dxa"/>
            <w:tcBorders>
              <w:top w:val="nil"/>
              <w:left w:val="nil"/>
              <w:bottom w:val="nil"/>
              <w:right w:val="nil"/>
            </w:tcBorders>
            <w:shd w:val="clear" w:color="000000" w:fill="F5F5F5"/>
            <w:vAlign w:val="center"/>
            <w:hideMark/>
          </w:tcPr>
          <w:p w14:paraId="43EB6554"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23004969</w:t>
            </w:r>
          </w:p>
        </w:tc>
      </w:tr>
      <w:tr w:rsidR="00546981" w:rsidRPr="00546981" w14:paraId="504AF6DE" w14:textId="77777777" w:rsidTr="00546981">
        <w:trPr>
          <w:trHeight w:val="300"/>
        </w:trPr>
        <w:tc>
          <w:tcPr>
            <w:tcW w:w="932" w:type="dxa"/>
            <w:tcBorders>
              <w:top w:val="nil"/>
              <w:left w:val="nil"/>
              <w:bottom w:val="nil"/>
              <w:right w:val="nil"/>
            </w:tcBorders>
            <w:shd w:val="clear" w:color="000000" w:fill="FFFFFF"/>
            <w:vAlign w:val="center"/>
            <w:hideMark/>
          </w:tcPr>
          <w:p w14:paraId="310B20DD"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213</w:t>
            </w:r>
          </w:p>
        </w:tc>
        <w:tc>
          <w:tcPr>
            <w:tcW w:w="1283" w:type="dxa"/>
            <w:tcBorders>
              <w:top w:val="nil"/>
              <w:left w:val="nil"/>
              <w:bottom w:val="nil"/>
              <w:right w:val="nil"/>
            </w:tcBorders>
            <w:shd w:val="clear" w:color="000000" w:fill="FFFFFF"/>
            <w:vAlign w:val="center"/>
            <w:hideMark/>
          </w:tcPr>
          <w:p w14:paraId="12F8871E"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25/05/2023</w:t>
            </w:r>
          </w:p>
        </w:tc>
        <w:tc>
          <w:tcPr>
            <w:tcW w:w="971" w:type="dxa"/>
            <w:tcBorders>
              <w:top w:val="nil"/>
              <w:left w:val="nil"/>
              <w:bottom w:val="nil"/>
              <w:right w:val="nil"/>
            </w:tcBorders>
            <w:shd w:val="clear" w:color="000000" w:fill="FFFFFF"/>
            <w:vAlign w:val="center"/>
            <w:hideMark/>
          </w:tcPr>
          <w:p w14:paraId="636452A7"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2.28E+07</w:t>
            </w:r>
          </w:p>
        </w:tc>
        <w:tc>
          <w:tcPr>
            <w:tcW w:w="1001" w:type="dxa"/>
            <w:tcBorders>
              <w:top w:val="nil"/>
              <w:left w:val="nil"/>
              <w:bottom w:val="nil"/>
              <w:right w:val="nil"/>
            </w:tcBorders>
            <w:shd w:val="clear" w:color="000000" w:fill="FFFFFF"/>
            <w:vAlign w:val="center"/>
            <w:hideMark/>
          </w:tcPr>
          <w:p w14:paraId="1AC3B8D2"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2.27E+07</w:t>
            </w:r>
          </w:p>
        </w:tc>
        <w:tc>
          <w:tcPr>
            <w:tcW w:w="953" w:type="dxa"/>
            <w:tcBorders>
              <w:top w:val="nil"/>
              <w:left w:val="nil"/>
              <w:bottom w:val="nil"/>
              <w:right w:val="nil"/>
            </w:tcBorders>
            <w:shd w:val="clear" w:color="000000" w:fill="FFFFFF"/>
            <w:vAlign w:val="center"/>
            <w:hideMark/>
          </w:tcPr>
          <w:p w14:paraId="61961632"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2.30E+07</w:t>
            </w:r>
          </w:p>
        </w:tc>
        <w:tc>
          <w:tcPr>
            <w:tcW w:w="960" w:type="dxa"/>
            <w:tcBorders>
              <w:top w:val="nil"/>
              <w:left w:val="nil"/>
              <w:bottom w:val="nil"/>
              <w:right w:val="nil"/>
            </w:tcBorders>
            <w:shd w:val="clear" w:color="000000" w:fill="FFFFFF"/>
            <w:vAlign w:val="center"/>
            <w:hideMark/>
          </w:tcPr>
          <w:p w14:paraId="55DE680F"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23005841</w:t>
            </w:r>
          </w:p>
        </w:tc>
      </w:tr>
      <w:tr w:rsidR="00546981" w:rsidRPr="00546981" w14:paraId="7C3D13D4" w14:textId="77777777" w:rsidTr="00546981">
        <w:trPr>
          <w:trHeight w:val="300"/>
        </w:trPr>
        <w:tc>
          <w:tcPr>
            <w:tcW w:w="932" w:type="dxa"/>
            <w:tcBorders>
              <w:top w:val="nil"/>
              <w:left w:val="nil"/>
              <w:bottom w:val="nil"/>
              <w:right w:val="nil"/>
            </w:tcBorders>
            <w:shd w:val="clear" w:color="000000" w:fill="F5F5F5"/>
            <w:vAlign w:val="center"/>
            <w:hideMark/>
          </w:tcPr>
          <w:p w14:paraId="66ED804F"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214</w:t>
            </w:r>
          </w:p>
        </w:tc>
        <w:tc>
          <w:tcPr>
            <w:tcW w:w="1283" w:type="dxa"/>
            <w:tcBorders>
              <w:top w:val="nil"/>
              <w:left w:val="nil"/>
              <w:bottom w:val="nil"/>
              <w:right w:val="nil"/>
            </w:tcBorders>
            <w:shd w:val="clear" w:color="000000" w:fill="F5F5F5"/>
            <w:vAlign w:val="center"/>
            <w:hideMark/>
          </w:tcPr>
          <w:p w14:paraId="4060327D"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26/05/2023</w:t>
            </w:r>
          </w:p>
        </w:tc>
        <w:tc>
          <w:tcPr>
            <w:tcW w:w="971" w:type="dxa"/>
            <w:tcBorders>
              <w:top w:val="nil"/>
              <w:left w:val="nil"/>
              <w:bottom w:val="nil"/>
              <w:right w:val="nil"/>
            </w:tcBorders>
            <w:shd w:val="clear" w:color="000000" w:fill="F5F5F5"/>
            <w:vAlign w:val="center"/>
            <w:hideMark/>
          </w:tcPr>
          <w:p w14:paraId="457DAC71"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2.28E+07</w:t>
            </w:r>
          </w:p>
        </w:tc>
        <w:tc>
          <w:tcPr>
            <w:tcW w:w="1001" w:type="dxa"/>
            <w:tcBorders>
              <w:top w:val="nil"/>
              <w:left w:val="nil"/>
              <w:bottom w:val="nil"/>
              <w:right w:val="nil"/>
            </w:tcBorders>
            <w:shd w:val="clear" w:color="000000" w:fill="F5F5F5"/>
            <w:vAlign w:val="center"/>
            <w:hideMark/>
          </w:tcPr>
          <w:p w14:paraId="014D4C63"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2.26E+07</w:t>
            </w:r>
          </w:p>
        </w:tc>
        <w:tc>
          <w:tcPr>
            <w:tcW w:w="953" w:type="dxa"/>
            <w:tcBorders>
              <w:top w:val="nil"/>
              <w:left w:val="nil"/>
              <w:bottom w:val="nil"/>
              <w:right w:val="nil"/>
            </w:tcBorders>
            <w:shd w:val="clear" w:color="000000" w:fill="F5F5F5"/>
            <w:vAlign w:val="center"/>
            <w:hideMark/>
          </w:tcPr>
          <w:p w14:paraId="0D782392"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2.29E+07</w:t>
            </w:r>
          </w:p>
        </w:tc>
        <w:tc>
          <w:tcPr>
            <w:tcW w:w="960" w:type="dxa"/>
            <w:tcBorders>
              <w:top w:val="nil"/>
              <w:left w:val="nil"/>
              <w:bottom w:val="nil"/>
              <w:right w:val="nil"/>
            </w:tcBorders>
            <w:shd w:val="clear" w:color="000000" w:fill="F5F5F5"/>
            <w:vAlign w:val="center"/>
            <w:hideMark/>
          </w:tcPr>
          <w:p w14:paraId="54F954F5"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23006602</w:t>
            </w:r>
          </w:p>
        </w:tc>
      </w:tr>
      <w:tr w:rsidR="00546981" w:rsidRPr="00546981" w14:paraId="0CE8B2E2" w14:textId="77777777" w:rsidTr="00546981">
        <w:trPr>
          <w:trHeight w:val="300"/>
        </w:trPr>
        <w:tc>
          <w:tcPr>
            <w:tcW w:w="932" w:type="dxa"/>
            <w:tcBorders>
              <w:top w:val="nil"/>
              <w:left w:val="nil"/>
              <w:bottom w:val="nil"/>
              <w:right w:val="nil"/>
            </w:tcBorders>
            <w:shd w:val="clear" w:color="000000" w:fill="FFFFFF"/>
            <w:vAlign w:val="center"/>
            <w:hideMark/>
          </w:tcPr>
          <w:p w14:paraId="4E2EA5D9"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215</w:t>
            </w:r>
          </w:p>
        </w:tc>
        <w:tc>
          <w:tcPr>
            <w:tcW w:w="1283" w:type="dxa"/>
            <w:tcBorders>
              <w:top w:val="nil"/>
              <w:left w:val="nil"/>
              <w:bottom w:val="nil"/>
              <w:right w:val="nil"/>
            </w:tcBorders>
            <w:shd w:val="clear" w:color="000000" w:fill="FFFFFF"/>
            <w:vAlign w:val="center"/>
            <w:hideMark/>
          </w:tcPr>
          <w:p w14:paraId="6E9D5D28"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27/05/2023</w:t>
            </w:r>
          </w:p>
        </w:tc>
        <w:tc>
          <w:tcPr>
            <w:tcW w:w="971" w:type="dxa"/>
            <w:tcBorders>
              <w:top w:val="nil"/>
              <w:left w:val="nil"/>
              <w:bottom w:val="nil"/>
              <w:right w:val="nil"/>
            </w:tcBorders>
            <w:shd w:val="clear" w:color="000000" w:fill="FFFFFF"/>
            <w:vAlign w:val="center"/>
            <w:hideMark/>
          </w:tcPr>
          <w:p w14:paraId="260BB3E1"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2.28E+07</w:t>
            </w:r>
          </w:p>
        </w:tc>
        <w:tc>
          <w:tcPr>
            <w:tcW w:w="1001" w:type="dxa"/>
            <w:tcBorders>
              <w:top w:val="nil"/>
              <w:left w:val="nil"/>
              <w:bottom w:val="nil"/>
              <w:right w:val="nil"/>
            </w:tcBorders>
            <w:shd w:val="clear" w:color="000000" w:fill="FFFFFF"/>
            <w:vAlign w:val="center"/>
            <w:hideMark/>
          </w:tcPr>
          <w:p w14:paraId="2A008B64"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2.26E+07</w:t>
            </w:r>
          </w:p>
        </w:tc>
        <w:tc>
          <w:tcPr>
            <w:tcW w:w="953" w:type="dxa"/>
            <w:tcBorders>
              <w:top w:val="nil"/>
              <w:left w:val="nil"/>
              <w:bottom w:val="nil"/>
              <w:right w:val="nil"/>
            </w:tcBorders>
            <w:shd w:val="clear" w:color="000000" w:fill="FFFFFF"/>
            <w:vAlign w:val="center"/>
            <w:hideMark/>
          </w:tcPr>
          <w:p w14:paraId="71F04E32"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2.29E+07</w:t>
            </w:r>
          </w:p>
        </w:tc>
        <w:tc>
          <w:tcPr>
            <w:tcW w:w="960" w:type="dxa"/>
            <w:tcBorders>
              <w:top w:val="nil"/>
              <w:left w:val="nil"/>
              <w:bottom w:val="nil"/>
              <w:right w:val="nil"/>
            </w:tcBorders>
            <w:shd w:val="clear" w:color="000000" w:fill="FFFFFF"/>
            <w:vAlign w:val="center"/>
            <w:hideMark/>
          </w:tcPr>
          <w:p w14:paraId="2AF4D052"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23007215</w:t>
            </w:r>
          </w:p>
        </w:tc>
      </w:tr>
      <w:tr w:rsidR="00546981" w:rsidRPr="00546981" w14:paraId="6358D761" w14:textId="77777777" w:rsidTr="00546981">
        <w:trPr>
          <w:trHeight w:val="300"/>
        </w:trPr>
        <w:tc>
          <w:tcPr>
            <w:tcW w:w="932" w:type="dxa"/>
            <w:tcBorders>
              <w:top w:val="nil"/>
              <w:left w:val="nil"/>
              <w:bottom w:val="nil"/>
              <w:right w:val="nil"/>
            </w:tcBorders>
            <w:shd w:val="clear" w:color="000000" w:fill="F5F5F5"/>
            <w:vAlign w:val="center"/>
            <w:hideMark/>
          </w:tcPr>
          <w:p w14:paraId="56233A74"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216</w:t>
            </w:r>
          </w:p>
        </w:tc>
        <w:tc>
          <w:tcPr>
            <w:tcW w:w="1283" w:type="dxa"/>
            <w:tcBorders>
              <w:top w:val="nil"/>
              <w:left w:val="nil"/>
              <w:bottom w:val="nil"/>
              <w:right w:val="nil"/>
            </w:tcBorders>
            <w:shd w:val="clear" w:color="000000" w:fill="F5F5F5"/>
            <w:vAlign w:val="center"/>
            <w:hideMark/>
          </w:tcPr>
          <w:p w14:paraId="20865061"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28/05/2023</w:t>
            </w:r>
          </w:p>
        </w:tc>
        <w:tc>
          <w:tcPr>
            <w:tcW w:w="971" w:type="dxa"/>
            <w:tcBorders>
              <w:top w:val="nil"/>
              <w:left w:val="nil"/>
              <w:bottom w:val="nil"/>
              <w:right w:val="nil"/>
            </w:tcBorders>
            <w:shd w:val="clear" w:color="000000" w:fill="F5F5F5"/>
            <w:vAlign w:val="center"/>
            <w:hideMark/>
          </w:tcPr>
          <w:p w14:paraId="5BC663B7"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2.28E+07</w:t>
            </w:r>
          </w:p>
        </w:tc>
        <w:tc>
          <w:tcPr>
            <w:tcW w:w="1001" w:type="dxa"/>
            <w:tcBorders>
              <w:top w:val="nil"/>
              <w:left w:val="nil"/>
              <w:bottom w:val="nil"/>
              <w:right w:val="nil"/>
            </w:tcBorders>
            <w:shd w:val="clear" w:color="000000" w:fill="F5F5F5"/>
            <w:vAlign w:val="center"/>
            <w:hideMark/>
          </w:tcPr>
          <w:p w14:paraId="64EC5273"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2.26E+07</w:t>
            </w:r>
          </w:p>
        </w:tc>
        <w:tc>
          <w:tcPr>
            <w:tcW w:w="953" w:type="dxa"/>
            <w:tcBorders>
              <w:top w:val="nil"/>
              <w:left w:val="nil"/>
              <w:bottom w:val="nil"/>
              <w:right w:val="nil"/>
            </w:tcBorders>
            <w:shd w:val="clear" w:color="000000" w:fill="F5F5F5"/>
            <w:vAlign w:val="center"/>
            <w:hideMark/>
          </w:tcPr>
          <w:p w14:paraId="5923DFFD"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2.29E+07</w:t>
            </w:r>
          </w:p>
        </w:tc>
        <w:tc>
          <w:tcPr>
            <w:tcW w:w="960" w:type="dxa"/>
            <w:tcBorders>
              <w:top w:val="nil"/>
              <w:left w:val="nil"/>
              <w:bottom w:val="nil"/>
              <w:right w:val="nil"/>
            </w:tcBorders>
            <w:shd w:val="clear" w:color="000000" w:fill="F5F5F5"/>
            <w:vAlign w:val="center"/>
            <w:hideMark/>
          </w:tcPr>
          <w:p w14:paraId="5054E16C"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23007863</w:t>
            </w:r>
          </w:p>
        </w:tc>
      </w:tr>
      <w:tr w:rsidR="00546981" w:rsidRPr="00546981" w14:paraId="34FD6A35" w14:textId="77777777" w:rsidTr="00546981">
        <w:trPr>
          <w:trHeight w:val="300"/>
        </w:trPr>
        <w:tc>
          <w:tcPr>
            <w:tcW w:w="932" w:type="dxa"/>
            <w:tcBorders>
              <w:top w:val="nil"/>
              <w:left w:val="nil"/>
              <w:bottom w:val="nil"/>
              <w:right w:val="nil"/>
            </w:tcBorders>
            <w:shd w:val="clear" w:color="000000" w:fill="FFFFFF"/>
            <w:vAlign w:val="center"/>
            <w:hideMark/>
          </w:tcPr>
          <w:p w14:paraId="624B9AB3"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217</w:t>
            </w:r>
          </w:p>
        </w:tc>
        <w:tc>
          <w:tcPr>
            <w:tcW w:w="1283" w:type="dxa"/>
            <w:tcBorders>
              <w:top w:val="nil"/>
              <w:left w:val="nil"/>
              <w:bottom w:val="nil"/>
              <w:right w:val="nil"/>
            </w:tcBorders>
            <w:shd w:val="clear" w:color="000000" w:fill="FFFFFF"/>
            <w:vAlign w:val="center"/>
            <w:hideMark/>
          </w:tcPr>
          <w:p w14:paraId="097AA58A"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29/05/2023</w:t>
            </w:r>
          </w:p>
        </w:tc>
        <w:tc>
          <w:tcPr>
            <w:tcW w:w="971" w:type="dxa"/>
            <w:tcBorders>
              <w:top w:val="nil"/>
              <w:left w:val="nil"/>
              <w:bottom w:val="nil"/>
              <w:right w:val="nil"/>
            </w:tcBorders>
            <w:shd w:val="clear" w:color="000000" w:fill="FFFFFF"/>
            <w:vAlign w:val="center"/>
            <w:hideMark/>
          </w:tcPr>
          <w:p w14:paraId="412D50CF"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2.27E+07</w:t>
            </w:r>
          </w:p>
        </w:tc>
        <w:tc>
          <w:tcPr>
            <w:tcW w:w="1001" w:type="dxa"/>
            <w:tcBorders>
              <w:top w:val="nil"/>
              <w:left w:val="nil"/>
              <w:bottom w:val="nil"/>
              <w:right w:val="nil"/>
            </w:tcBorders>
            <w:shd w:val="clear" w:color="000000" w:fill="FFFFFF"/>
            <w:vAlign w:val="center"/>
            <w:hideMark/>
          </w:tcPr>
          <w:p w14:paraId="0281FF74"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2.26E+07</w:t>
            </w:r>
          </w:p>
        </w:tc>
        <w:tc>
          <w:tcPr>
            <w:tcW w:w="953" w:type="dxa"/>
            <w:tcBorders>
              <w:top w:val="nil"/>
              <w:left w:val="nil"/>
              <w:bottom w:val="nil"/>
              <w:right w:val="nil"/>
            </w:tcBorders>
            <w:shd w:val="clear" w:color="000000" w:fill="FFFFFF"/>
            <w:vAlign w:val="center"/>
            <w:hideMark/>
          </w:tcPr>
          <w:p w14:paraId="5031A7FB"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2.29E+07</w:t>
            </w:r>
          </w:p>
        </w:tc>
        <w:tc>
          <w:tcPr>
            <w:tcW w:w="960" w:type="dxa"/>
            <w:tcBorders>
              <w:top w:val="nil"/>
              <w:left w:val="nil"/>
              <w:bottom w:val="nil"/>
              <w:right w:val="nil"/>
            </w:tcBorders>
            <w:shd w:val="clear" w:color="000000" w:fill="FFFFFF"/>
            <w:vAlign w:val="center"/>
            <w:hideMark/>
          </w:tcPr>
          <w:p w14:paraId="1C0633C9"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23008668</w:t>
            </w:r>
          </w:p>
        </w:tc>
      </w:tr>
      <w:tr w:rsidR="00546981" w:rsidRPr="00546981" w14:paraId="5A81378C" w14:textId="77777777" w:rsidTr="00546981">
        <w:trPr>
          <w:trHeight w:val="300"/>
        </w:trPr>
        <w:tc>
          <w:tcPr>
            <w:tcW w:w="932" w:type="dxa"/>
            <w:tcBorders>
              <w:top w:val="nil"/>
              <w:left w:val="nil"/>
              <w:bottom w:val="nil"/>
              <w:right w:val="nil"/>
            </w:tcBorders>
            <w:shd w:val="clear" w:color="000000" w:fill="F5F5F5"/>
            <w:vAlign w:val="center"/>
            <w:hideMark/>
          </w:tcPr>
          <w:p w14:paraId="78E031F7"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218</w:t>
            </w:r>
          </w:p>
        </w:tc>
        <w:tc>
          <w:tcPr>
            <w:tcW w:w="1283" w:type="dxa"/>
            <w:tcBorders>
              <w:top w:val="nil"/>
              <w:left w:val="nil"/>
              <w:bottom w:val="nil"/>
              <w:right w:val="nil"/>
            </w:tcBorders>
            <w:shd w:val="clear" w:color="000000" w:fill="F5F5F5"/>
            <w:vAlign w:val="center"/>
            <w:hideMark/>
          </w:tcPr>
          <w:p w14:paraId="4BE9D235"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30/05/2023</w:t>
            </w:r>
          </w:p>
        </w:tc>
        <w:tc>
          <w:tcPr>
            <w:tcW w:w="971" w:type="dxa"/>
            <w:tcBorders>
              <w:top w:val="nil"/>
              <w:left w:val="nil"/>
              <w:bottom w:val="nil"/>
              <w:right w:val="nil"/>
            </w:tcBorders>
            <w:shd w:val="clear" w:color="000000" w:fill="F5F5F5"/>
            <w:vAlign w:val="center"/>
            <w:hideMark/>
          </w:tcPr>
          <w:p w14:paraId="6432104C"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2.28E+07</w:t>
            </w:r>
          </w:p>
        </w:tc>
        <w:tc>
          <w:tcPr>
            <w:tcW w:w="1001" w:type="dxa"/>
            <w:tcBorders>
              <w:top w:val="nil"/>
              <w:left w:val="nil"/>
              <w:bottom w:val="nil"/>
              <w:right w:val="nil"/>
            </w:tcBorders>
            <w:shd w:val="clear" w:color="000000" w:fill="F5F5F5"/>
            <w:vAlign w:val="center"/>
            <w:hideMark/>
          </w:tcPr>
          <w:p w14:paraId="6FA813AA"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2.26E+07</w:t>
            </w:r>
          </w:p>
        </w:tc>
        <w:tc>
          <w:tcPr>
            <w:tcW w:w="953" w:type="dxa"/>
            <w:tcBorders>
              <w:top w:val="nil"/>
              <w:left w:val="nil"/>
              <w:bottom w:val="nil"/>
              <w:right w:val="nil"/>
            </w:tcBorders>
            <w:shd w:val="clear" w:color="000000" w:fill="F5F5F5"/>
            <w:vAlign w:val="center"/>
            <w:hideMark/>
          </w:tcPr>
          <w:p w14:paraId="1E075BB8"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2.29E+07</w:t>
            </w:r>
          </w:p>
        </w:tc>
        <w:tc>
          <w:tcPr>
            <w:tcW w:w="960" w:type="dxa"/>
            <w:tcBorders>
              <w:top w:val="nil"/>
              <w:left w:val="nil"/>
              <w:bottom w:val="nil"/>
              <w:right w:val="nil"/>
            </w:tcBorders>
            <w:shd w:val="clear" w:color="000000" w:fill="F5F5F5"/>
            <w:vAlign w:val="center"/>
            <w:hideMark/>
          </w:tcPr>
          <w:p w14:paraId="1B56582B"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23009513</w:t>
            </w:r>
          </w:p>
        </w:tc>
      </w:tr>
      <w:tr w:rsidR="00546981" w:rsidRPr="00546981" w14:paraId="2FEC0997" w14:textId="77777777" w:rsidTr="00546981">
        <w:trPr>
          <w:trHeight w:val="300"/>
        </w:trPr>
        <w:tc>
          <w:tcPr>
            <w:tcW w:w="932" w:type="dxa"/>
            <w:tcBorders>
              <w:top w:val="nil"/>
              <w:left w:val="nil"/>
              <w:bottom w:val="nil"/>
              <w:right w:val="nil"/>
            </w:tcBorders>
            <w:shd w:val="clear" w:color="000000" w:fill="FFFFFF"/>
            <w:vAlign w:val="center"/>
            <w:hideMark/>
          </w:tcPr>
          <w:p w14:paraId="2A3CCC1A" w14:textId="77777777" w:rsidR="00546981" w:rsidRPr="00546981" w:rsidRDefault="00546981" w:rsidP="00546981">
            <w:pPr>
              <w:spacing w:after="0" w:line="240" w:lineRule="auto"/>
              <w:jc w:val="right"/>
              <w:rPr>
                <w:rFonts w:ascii="Arial" w:eastAsia="Times New Roman" w:hAnsi="Arial" w:cs="Arial"/>
                <w:b/>
                <w:bCs/>
                <w:color w:val="000000"/>
                <w:kern w:val="0"/>
                <w:sz w:val="18"/>
                <w:szCs w:val="18"/>
                <w:lang w:eastAsia="en-GB"/>
                <w14:ligatures w14:val="none"/>
              </w:rPr>
            </w:pPr>
            <w:r w:rsidRPr="00546981">
              <w:rPr>
                <w:rFonts w:ascii="Arial" w:eastAsia="Times New Roman" w:hAnsi="Arial" w:cs="Arial"/>
                <w:b/>
                <w:bCs/>
                <w:color w:val="000000"/>
                <w:kern w:val="0"/>
                <w:sz w:val="18"/>
                <w:szCs w:val="18"/>
                <w:lang w:eastAsia="en-GB"/>
                <w14:ligatures w14:val="none"/>
              </w:rPr>
              <w:t>219</w:t>
            </w:r>
          </w:p>
        </w:tc>
        <w:tc>
          <w:tcPr>
            <w:tcW w:w="1283" w:type="dxa"/>
            <w:tcBorders>
              <w:top w:val="nil"/>
              <w:left w:val="nil"/>
              <w:bottom w:val="nil"/>
              <w:right w:val="nil"/>
            </w:tcBorders>
            <w:shd w:val="clear" w:color="000000" w:fill="FFFFFF"/>
            <w:vAlign w:val="center"/>
            <w:hideMark/>
          </w:tcPr>
          <w:p w14:paraId="796EDDE7"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31/05/2023</w:t>
            </w:r>
          </w:p>
        </w:tc>
        <w:tc>
          <w:tcPr>
            <w:tcW w:w="971" w:type="dxa"/>
            <w:tcBorders>
              <w:top w:val="nil"/>
              <w:left w:val="nil"/>
              <w:bottom w:val="nil"/>
              <w:right w:val="nil"/>
            </w:tcBorders>
            <w:shd w:val="clear" w:color="000000" w:fill="FFFFFF"/>
            <w:vAlign w:val="center"/>
            <w:hideMark/>
          </w:tcPr>
          <w:p w14:paraId="2D43ECAB"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2.28E+07</w:t>
            </w:r>
          </w:p>
        </w:tc>
        <w:tc>
          <w:tcPr>
            <w:tcW w:w="1001" w:type="dxa"/>
            <w:tcBorders>
              <w:top w:val="nil"/>
              <w:left w:val="nil"/>
              <w:bottom w:val="nil"/>
              <w:right w:val="nil"/>
            </w:tcBorders>
            <w:shd w:val="clear" w:color="000000" w:fill="FFFFFF"/>
            <w:vAlign w:val="center"/>
            <w:hideMark/>
          </w:tcPr>
          <w:p w14:paraId="21DB1871"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2.26E+07</w:t>
            </w:r>
          </w:p>
        </w:tc>
        <w:tc>
          <w:tcPr>
            <w:tcW w:w="953" w:type="dxa"/>
            <w:tcBorders>
              <w:top w:val="nil"/>
              <w:left w:val="nil"/>
              <w:bottom w:val="nil"/>
              <w:right w:val="nil"/>
            </w:tcBorders>
            <w:shd w:val="clear" w:color="000000" w:fill="FFFFFF"/>
            <w:vAlign w:val="center"/>
            <w:hideMark/>
          </w:tcPr>
          <w:p w14:paraId="6D4562FE"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2.29E+07</w:t>
            </w:r>
          </w:p>
        </w:tc>
        <w:tc>
          <w:tcPr>
            <w:tcW w:w="960" w:type="dxa"/>
            <w:tcBorders>
              <w:top w:val="nil"/>
              <w:left w:val="nil"/>
              <w:bottom w:val="nil"/>
              <w:right w:val="nil"/>
            </w:tcBorders>
            <w:shd w:val="clear" w:color="000000" w:fill="FFFFFF"/>
            <w:vAlign w:val="center"/>
            <w:hideMark/>
          </w:tcPr>
          <w:p w14:paraId="19F3901B" w14:textId="77777777" w:rsidR="00546981" w:rsidRPr="00546981" w:rsidRDefault="00546981" w:rsidP="00546981">
            <w:pPr>
              <w:spacing w:after="0" w:line="240" w:lineRule="auto"/>
              <w:jc w:val="right"/>
              <w:rPr>
                <w:rFonts w:ascii="Arial" w:eastAsia="Times New Roman" w:hAnsi="Arial" w:cs="Arial"/>
                <w:color w:val="000000"/>
                <w:kern w:val="0"/>
                <w:sz w:val="18"/>
                <w:szCs w:val="18"/>
                <w:lang w:eastAsia="en-GB"/>
                <w14:ligatures w14:val="none"/>
              </w:rPr>
            </w:pPr>
            <w:r w:rsidRPr="00546981">
              <w:rPr>
                <w:rFonts w:ascii="Arial" w:eastAsia="Times New Roman" w:hAnsi="Arial" w:cs="Arial"/>
                <w:color w:val="000000"/>
                <w:kern w:val="0"/>
                <w:sz w:val="18"/>
                <w:szCs w:val="18"/>
                <w:lang w:eastAsia="en-GB"/>
                <w14:ligatures w14:val="none"/>
              </w:rPr>
              <w:t>23010402</w:t>
            </w:r>
          </w:p>
        </w:tc>
      </w:tr>
    </w:tbl>
    <w:p w14:paraId="0DDB043A" w14:textId="77777777" w:rsidR="00C53069" w:rsidRPr="00220DCC" w:rsidRDefault="00C53069" w:rsidP="00050BB1">
      <w:pPr>
        <w:ind w:left="360"/>
        <w:rPr>
          <w:rFonts w:ascii="Calibri" w:hAnsi="Calibri" w:cs="Calibri"/>
          <w:b/>
          <w:bCs/>
          <w:lang w:val="tr-TR"/>
        </w:rPr>
      </w:pPr>
    </w:p>
    <w:sectPr w:rsidR="00C53069" w:rsidRPr="00220DCC">
      <w:footerReference w:type="default" r:id="rId58"/>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7" w:author="Maxine Sherman" w:date="2024-08-16T15:02:00Z" w:initials="MS">
    <w:p w14:paraId="1D96D8CB" w14:textId="07356B6A" w:rsidR="20A9E40E" w:rsidRDefault="20A9E40E">
      <w:r>
        <w:t>need to explain what this is</w:t>
      </w:r>
      <w:r>
        <w:annotationRef/>
      </w:r>
    </w:p>
    <w:p w14:paraId="2E07747B" w14:textId="25BA0519" w:rsidR="20A9E40E" w:rsidRDefault="20A9E40E"/>
  </w:comment>
  <w:comment w:id="8" w:author="Maxine Sherman" w:date="2024-08-16T15:03:00Z" w:initials="MS">
    <w:p w14:paraId="1F85F76D" w14:textId="6599A69F" w:rsidR="20A9E40E" w:rsidRDefault="20A9E40E">
      <w:r>
        <w:t>explain what these are</w:t>
      </w:r>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E07747B" w15:done="0"/>
  <w15:commentEx w15:paraId="1F85F76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EEB5A32" w16cex:dateUtc="2024-08-16T14:02:00Z"/>
  <w16cex:commentExtensible w16cex:durableId="35ADEB7E" w16cex:dateUtc="2024-08-16T14: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E07747B" w16cid:durableId="0EEB5A32"/>
  <w16cid:commentId w16cid:paraId="1F85F76D" w16cid:durableId="35ADEB7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F588DA" w14:textId="77777777" w:rsidR="005E5AEC" w:rsidRDefault="005E5AEC" w:rsidP="006937A2">
      <w:pPr>
        <w:spacing w:after="0" w:line="240" w:lineRule="auto"/>
      </w:pPr>
      <w:r>
        <w:separator/>
      </w:r>
    </w:p>
  </w:endnote>
  <w:endnote w:type="continuationSeparator" w:id="0">
    <w:p w14:paraId="40DE5FEF" w14:textId="77777777" w:rsidR="005E5AEC" w:rsidRDefault="005E5AEC" w:rsidP="006937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haroni">
    <w:charset w:val="B1"/>
    <w:family w:val="auto"/>
    <w:pitch w:val="variable"/>
    <w:sig w:usb0="00000803" w:usb1="00000000" w:usb2="00000000" w:usb3="00000000" w:csb0="0000002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E67C9B" w14:textId="77777777" w:rsidR="00B15771" w:rsidRPr="00B15771" w:rsidRDefault="00B15771">
    <w:pPr>
      <w:pStyle w:val="Footer"/>
      <w:jc w:val="center"/>
      <w:rPr>
        <w:rFonts w:ascii="Calibri" w:hAnsi="Calibri" w:cs="Calibri"/>
        <w:b/>
        <w:bCs/>
        <w:caps/>
        <w:noProof/>
        <w:color w:val="156082" w:themeColor="accent1"/>
      </w:rPr>
    </w:pPr>
    <w:r w:rsidRPr="00B15771">
      <w:rPr>
        <w:rFonts w:ascii="Calibri" w:hAnsi="Calibri" w:cs="Calibri"/>
        <w:b/>
        <w:bCs/>
        <w:caps/>
        <w:color w:val="156082" w:themeColor="accent1"/>
      </w:rPr>
      <w:fldChar w:fldCharType="begin"/>
    </w:r>
    <w:r w:rsidRPr="00B15771">
      <w:rPr>
        <w:rFonts w:ascii="Calibri" w:hAnsi="Calibri" w:cs="Calibri"/>
        <w:b/>
        <w:bCs/>
        <w:caps/>
        <w:color w:val="156082" w:themeColor="accent1"/>
      </w:rPr>
      <w:instrText xml:space="preserve"> PAGE   \* MERGEFORMAT </w:instrText>
    </w:r>
    <w:r w:rsidRPr="00B15771">
      <w:rPr>
        <w:rFonts w:ascii="Calibri" w:hAnsi="Calibri" w:cs="Calibri"/>
        <w:b/>
        <w:bCs/>
        <w:caps/>
        <w:color w:val="156082" w:themeColor="accent1"/>
      </w:rPr>
      <w:fldChar w:fldCharType="separate"/>
    </w:r>
    <w:r w:rsidRPr="00B15771">
      <w:rPr>
        <w:rFonts w:ascii="Calibri" w:hAnsi="Calibri" w:cs="Calibri"/>
        <w:b/>
        <w:bCs/>
        <w:caps/>
        <w:noProof/>
        <w:color w:val="156082" w:themeColor="accent1"/>
      </w:rPr>
      <w:t>2</w:t>
    </w:r>
    <w:r w:rsidRPr="00B15771">
      <w:rPr>
        <w:rFonts w:ascii="Calibri" w:hAnsi="Calibri" w:cs="Calibri"/>
        <w:b/>
        <w:bCs/>
        <w:caps/>
        <w:noProof/>
        <w:color w:val="156082" w:themeColor="accent1"/>
      </w:rPr>
      <w:fldChar w:fldCharType="end"/>
    </w:r>
  </w:p>
  <w:p w14:paraId="777D1D67" w14:textId="77777777" w:rsidR="006937A2" w:rsidRDefault="006937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36BDD5" w14:textId="77777777" w:rsidR="005E5AEC" w:rsidRDefault="005E5AEC" w:rsidP="006937A2">
      <w:pPr>
        <w:spacing w:after="0" w:line="240" w:lineRule="auto"/>
      </w:pPr>
      <w:r>
        <w:separator/>
      </w:r>
    </w:p>
  </w:footnote>
  <w:footnote w:type="continuationSeparator" w:id="0">
    <w:p w14:paraId="73706822" w14:textId="77777777" w:rsidR="005E5AEC" w:rsidRDefault="005E5AEC" w:rsidP="006937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1D394F"/>
    <w:multiLevelType w:val="multilevel"/>
    <w:tmpl w:val="7400A8E6"/>
    <w:lvl w:ilvl="0">
      <w:start w:val="3"/>
      <w:numFmt w:val="decimal"/>
      <w:lvlText w:val="%1"/>
      <w:lvlJc w:val="left"/>
      <w:pPr>
        <w:ind w:left="360" w:hanging="360"/>
      </w:pPr>
      <w:rPr>
        <w:rFonts w:hint="default"/>
      </w:rPr>
    </w:lvl>
    <w:lvl w:ilvl="1">
      <w:start w:val="5"/>
      <w:numFmt w:val="decimal"/>
      <w:lvlText w:val="%1.%2"/>
      <w:lvlJc w:val="left"/>
      <w:pPr>
        <w:ind w:left="630"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1" w15:restartNumberingAfterBreak="0">
    <w:nsid w:val="06B16A88"/>
    <w:multiLevelType w:val="multilevel"/>
    <w:tmpl w:val="69460E38"/>
    <w:lvl w:ilvl="0">
      <w:start w:val="3"/>
      <w:numFmt w:val="decimal"/>
      <w:lvlText w:val="%1"/>
      <w:lvlJc w:val="left"/>
      <w:pPr>
        <w:ind w:left="360" w:hanging="360"/>
      </w:pPr>
      <w:rPr>
        <w:rFonts w:hint="default"/>
      </w:rPr>
    </w:lvl>
    <w:lvl w:ilvl="1">
      <w:start w:val="6"/>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2" w15:restartNumberingAfterBreak="0">
    <w:nsid w:val="1F6066D8"/>
    <w:multiLevelType w:val="multilevel"/>
    <w:tmpl w:val="66C058BA"/>
    <w:lvl w:ilvl="0">
      <w:start w:val="3"/>
      <w:numFmt w:val="decimal"/>
      <w:lvlText w:val="%1"/>
      <w:lvlJc w:val="left"/>
      <w:pPr>
        <w:ind w:left="480" w:hanging="480"/>
      </w:pPr>
      <w:rPr>
        <w:rFonts w:hint="default"/>
      </w:rPr>
    </w:lvl>
    <w:lvl w:ilvl="1">
      <w:start w:val="6"/>
      <w:numFmt w:val="decimal"/>
      <w:lvlText w:val="%1.%2"/>
      <w:lvlJc w:val="left"/>
      <w:pPr>
        <w:ind w:left="622" w:hanging="480"/>
      </w:pPr>
      <w:rPr>
        <w:rFonts w:hint="default"/>
      </w:rPr>
    </w:lvl>
    <w:lvl w:ilvl="2">
      <w:start w:val="2"/>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3" w15:restartNumberingAfterBreak="0">
    <w:nsid w:val="3200631A"/>
    <w:multiLevelType w:val="multilevel"/>
    <w:tmpl w:val="451CD6C0"/>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3BB5879"/>
    <w:multiLevelType w:val="hybridMultilevel"/>
    <w:tmpl w:val="C09813B0"/>
    <w:lvl w:ilvl="0" w:tplc="0809000F">
      <w:start w:val="8"/>
      <w:numFmt w:val="decimal"/>
      <w:lvlText w:val="%1."/>
      <w:lvlJc w:val="left"/>
      <w:pPr>
        <w:ind w:left="579" w:hanging="360"/>
      </w:pPr>
      <w:rPr>
        <w:rFonts w:hint="default"/>
      </w:rPr>
    </w:lvl>
    <w:lvl w:ilvl="1" w:tplc="08090019" w:tentative="1">
      <w:start w:val="1"/>
      <w:numFmt w:val="lowerLetter"/>
      <w:lvlText w:val="%2."/>
      <w:lvlJc w:val="left"/>
      <w:pPr>
        <w:ind w:left="1299" w:hanging="360"/>
      </w:pPr>
    </w:lvl>
    <w:lvl w:ilvl="2" w:tplc="0809001B" w:tentative="1">
      <w:start w:val="1"/>
      <w:numFmt w:val="lowerRoman"/>
      <w:lvlText w:val="%3."/>
      <w:lvlJc w:val="right"/>
      <w:pPr>
        <w:ind w:left="2019" w:hanging="180"/>
      </w:pPr>
    </w:lvl>
    <w:lvl w:ilvl="3" w:tplc="0809000F" w:tentative="1">
      <w:start w:val="1"/>
      <w:numFmt w:val="decimal"/>
      <w:lvlText w:val="%4."/>
      <w:lvlJc w:val="left"/>
      <w:pPr>
        <w:ind w:left="2739" w:hanging="360"/>
      </w:pPr>
    </w:lvl>
    <w:lvl w:ilvl="4" w:tplc="08090019" w:tentative="1">
      <w:start w:val="1"/>
      <w:numFmt w:val="lowerLetter"/>
      <w:lvlText w:val="%5."/>
      <w:lvlJc w:val="left"/>
      <w:pPr>
        <w:ind w:left="3459" w:hanging="360"/>
      </w:pPr>
    </w:lvl>
    <w:lvl w:ilvl="5" w:tplc="0809001B" w:tentative="1">
      <w:start w:val="1"/>
      <w:numFmt w:val="lowerRoman"/>
      <w:lvlText w:val="%6."/>
      <w:lvlJc w:val="right"/>
      <w:pPr>
        <w:ind w:left="4179" w:hanging="180"/>
      </w:pPr>
    </w:lvl>
    <w:lvl w:ilvl="6" w:tplc="0809000F" w:tentative="1">
      <w:start w:val="1"/>
      <w:numFmt w:val="decimal"/>
      <w:lvlText w:val="%7."/>
      <w:lvlJc w:val="left"/>
      <w:pPr>
        <w:ind w:left="4899" w:hanging="360"/>
      </w:pPr>
    </w:lvl>
    <w:lvl w:ilvl="7" w:tplc="08090019" w:tentative="1">
      <w:start w:val="1"/>
      <w:numFmt w:val="lowerLetter"/>
      <w:lvlText w:val="%8."/>
      <w:lvlJc w:val="left"/>
      <w:pPr>
        <w:ind w:left="5619" w:hanging="360"/>
      </w:pPr>
    </w:lvl>
    <w:lvl w:ilvl="8" w:tplc="0809001B" w:tentative="1">
      <w:start w:val="1"/>
      <w:numFmt w:val="lowerRoman"/>
      <w:lvlText w:val="%9."/>
      <w:lvlJc w:val="right"/>
      <w:pPr>
        <w:ind w:left="6339" w:hanging="180"/>
      </w:pPr>
    </w:lvl>
  </w:abstractNum>
  <w:abstractNum w:abstractNumId="5" w15:restartNumberingAfterBreak="0">
    <w:nsid w:val="34985FE6"/>
    <w:multiLevelType w:val="multilevel"/>
    <w:tmpl w:val="8BF22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57458F0"/>
    <w:multiLevelType w:val="multilevel"/>
    <w:tmpl w:val="962EFCEE"/>
    <w:lvl w:ilvl="0">
      <w:start w:val="6"/>
      <w:numFmt w:val="decimal"/>
      <w:lvlText w:val="%1"/>
      <w:lvlJc w:val="left"/>
      <w:pPr>
        <w:ind w:left="360" w:hanging="360"/>
      </w:pPr>
      <w:rPr>
        <w:rFonts w:hint="default"/>
      </w:rPr>
    </w:lvl>
    <w:lvl w:ilvl="1">
      <w:start w:val="2"/>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7" w15:restartNumberingAfterBreak="0">
    <w:nsid w:val="415228E6"/>
    <w:multiLevelType w:val="hybridMultilevel"/>
    <w:tmpl w:val="E9F6089E"/>
    <w:lvl w:ilvl="0" w:tplc="42DC666E">
      <w:start w:val="3"/>
      <w:numFmt w:val="decimal"/>
      <w:lvlText w:val="%1."/>
      <w:lvlJc w:val="left"/>
      <w:pPr>
        <w:ind w:left="1352" w:hanging="360"/>
      </w:pPr>
      <w:rPr>
        <w:rFonts w:hint="default"/>
      </w:rPr>
    </w:lvl>
    <w:lvl w:ilvl="1" w:tplc="08090019" w:tentative="1">
      <w:start w:val="1"/>
      <w:numFmt w:val="lowerLetter"/>
      <w:lvlText w:val="%2."/>
      <w:lvlJc w:val="left"/>
      <w:pPr>
        <w:ind w:left="2072" w:hanging="360"/>
      </w:pPr>
    </w:lvl>
    <w:lvl w:ilvl="2" w:tplc="0809001B" w:tentative="1">
      <w:start w:val="1"/>
      <w:numFmt w:val="lowerRoman"/>
      <w:lvlText w:val="%3."/>
      <w:lvlJc w:val="right"/>
      <w:pPr>
        <w:ind w:left="2792" w:hanging="180"/>
      </w:pPr>
    </w:lvl>
    <w:lvl w:ilvl="3" w:tplc="0809000F" w:tentative="1">
      <w:start w:val="1"/>
      <w:numFmt w:val="decimal"/>
      <w:lvlText w:val="%4."/>
      <w:lvlJc w:val="left"/>
      <w:pPr>
        <w:ind w:left="3512" w:hanging="360"/>
      </w:pPr>
    </w:lvl>
    <w:lvl w:ilvl="4" w:tplc="08090019" w:tentative="1">
      <w:start w:val="1"/>
      <w:numFmt w:val="lowerLetter"/>
      <w:lvlText w:val="%5."/>
      <w:lvlJc w:val="left"/>
      <w:pPr>
        <w:ind w:left="4232" w:hanging="360"/>
      </w:pPr>
    </w:lvl>
    <w:lvl w:ilvl="5" w:tplc="0809001B" w:tentative="1">
      <w:start w:val="1"/>
      <w:numFmt w:val="lowerRoman"/>
      <w:lvlText w:val="%6."/>
      <w:lvlJc w:val="right"/>
      <w:pPr>
        <w:ind w:left="4952" w:hanging="180"/>
      </w:pPr>
    </w:lvl>
    <w:lvl w:ilvl="6" w:tplc="0809000F" w:tentative="1">
      <w:start w:val="1"/>
      <w:numFmt w:val="decimal"/>
      <w:lvlText w:val="%7."/>
      <w:lvlJc w:val="left"/>
      <w:pPr>
        <w:ind w:left="5672" w:hanging="360"/>
      </w:pPr>
    </w:lvl>
    <w:lvl w:ilvl="7" w:tplc="08090019" w:tentative="1">
      <w:start w:val="1"/>
      <w:numFmt w:val="lowerLetter"/>
      <w:lvlText w:val="%8."/>
      <w:lvlJc w:val="left"/>
      <w:pPr>
        <w:ind w:left="6392" w:hanging="360"/>
      </w:pPr>
    </w:lvl>
    <w:lvl w:ilvl="8" w:tplc="0809001B" w:tentative="1">
      <w:start w:val="1"/>
      <w:numFmt w:val="lowerRoman"/>
      <w:lvlText w:val="%9."/>
      <w:lvlJc w:val="right"/>
      <w:pPr>
        <w:ind w:left="7112" w:hanging="180"/>
      </w:pPr>
    </w:lvl>
  </w:abstractNum>
  <w:abstractNum w:abstractNumId="8" w15:restartNumberingAfterBreak="0">
    <w:nsid w:val="4543618A"/>
    <w:multiLevelType w:val="multilevel"/>
    <w:tmpl w:val="8FAC2E18"/>
    <w:lvl w:ilvl="0">
      <w:start w:val="6"/>
      <w:numFmt w:val="decimal"/>
      <w:lvlText w:val="%1"/>
      <w:lvlJc w:val="left"/>
      <w:pPr>
        <w:ind w:left="360" w:hanging="360"/>
      </w:pPr>
      <w:rPr>
        <w:rFonts w:hint="default"/>
      </w:rPr>
    </w:lvl>
    <w:lvl w:ilvl="1">
      <w:start w:val="1"/>
      <w:numFmt w:val="decimal"/>
      <w:lvlText w:val="%1.%2"/>
      <w:lvlJc w:val="left"/>
      <w:pPr>
        <w:ind w:left="643" w:hanging="36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9" w15:restartNumberingAfterBreak="0">
    <w:nsid w:val="4C120EAA"/>
    <w:multiLevelType w:val="multilevel"/>
    <w:tmpl w:val="E7AA1CD6"/>
    <w:lvl w:ilvl="0">
      <w:start w:val="7"/>
      <w:numFmt w:val="decimal"/>
      <w:lvlText w:val="%1."/>
      <w:lvlJc w:val="left"/>
      <w:pPr>
        <w:ind w:left="570" w:hanging="360"/>
      </w:pPr>
      <w:rPr>
        <w:rFonts w:hint="default"/>
      </w:rPr>
    </w:lvl>
    <w:lvl w:ilvl="1">
      <w:start w:val="1"/>
      <w:numFmt w:val="decimal"/>
      <w:isLgl/>
      <w:lvlText w:val="%1.%2"/>
      <w:lvlJc w:val="left"/>
      <w:pPr>
        <w:ind w:left="643" w:hanging="360"/>
      </w:pPr>
      <w:rPr>
        <w:rFonts w:hint="default"/>
      </w:rPr>
    </w:lvl>
    <w:lvl w:ilvl="2">
      <w:start w:val="1"/>
      <w:numFmt w:val="decimal"/>
      <w:isLgl/>
      <w:lvlText w:val="%1.%2.%3"/>
      <w:lvlJc w:val="left"/>
      <w:pPr>
        <w:ind w:left="1076" w:hanging="720"/>
      </w:pPr>
      <w:rPr>
        <w:rFonts w:hint="default"/>
      </w:rPr>
    </w:lvl>
    <w:lvl w:ilvl="3">
      <w:start w:val="1"/>
      <w:numFmt w:val="decimal"/>
      <w:isLgl/>
      <w:lvlText w:val="%1.%2.%3.%4"/>
      <w:lvlJc w:val="left"/>
      <w:pPr>
        <w:ind w:left="1149" w:hanging="720"/>
      </w:pPr>
      <w:rPr>
        <w:rFonts w:hint="default"/>
      </w:rPr>
    </w:lvl>
    <w:lvl w:ilvl="4">
      <w:start w:val="1"/>
      <w:numFmt w:val="decimal"/>
      <w:isLgl/>
      <w:lvlText w:val="%1.%2.%3.%4.%5"/>
      <w:lvlJc w:val="left"/>
      <w:pPr>
        <w:ind w:left="1582" w:hanging="1080"/>
      </w:pPr>
      <w:rPr>
        <w:rFonts w:hint="default"/>
      </w:rPr>
    </w:lvl>
    <w:lvl w:ilvl="5">
      <w:start w:val="1"/>
      <w:numFmt w:val="decimal"/>
      <w:isLgl/>
      <w:lvlText w:val="%1.%2.%3.%4.%5.%6"/>
      <w:lvlJc w:val="left"/>
      <w:pPr>
        <w:ind w:left="1655" w:hanging="1080"/>
      </w:pPr>
      <w:rPr>
        <w:rFonts w:hint="default"/>
      </w:rPr>
    </w:lvl>
    <w:lvl w:ilvl="6">
      <w:start w:val="1"/>
      <w:numFmt w:val="decimal"/>
      <w:isLgl/>
      <w:lvlText w:val="%1.%2.%3.%4.%5.%6.%7"/>
      <w:lvlJc w:val="left"/>
      <w:pPr>
        <w:ind w:left="2088" w:hanging="1440"/>
      </w:pPr>
      <w:rPr>
        <w:rFonts w:hint="default"/>
      </w:rPr>
    </w:lvl>
    <w:lvl w:ilvl="7">
      <w:start w:val="1"/>
      <w:numFmt w:val="decimal"/>
      <w:isLgl/>
      <w:lvlText w:val="%1.%2.%3.%4.%5.%6.%7.%8"/>
      <w:lvlJc w:val="left"/>
      <w:pPr>
        <w:ind w:left="2161" w:hanging="1440"/>
      </w:pPr>
      <w:rPr>
        <w:rFonts w:hint="default"/>
      </w:rPr>
    </w:lvl>
    <w:lvl w:ilvl="8">
      <w:start w:val="1"/>
      <w:numFmt w:val="decimal"/>
      <w:isLgl/>
      <w:lvlText w:val="%1.%2.%3.%4.%5.%6.%7.%8.%9"/>
      <w:lvlJc w:val="left"/>
      <w:pPr>
        <w:ind w:left="2594" w:hanging="1800"/>
      </w:pPr>
      <w:rPr>
        <w:rFonts w:hint="default"/>
      </w:rPr>
    </w:lvl>
  </w:abstractNum>
  <w:abstractNum w:abstractNumId="10" w15:restartNumberingAfterBreak="0">
    <w:nsid w:val="4C577AD2"/>
    <w:multiLevelType w:val="hybridMultilevel"/>
    <w:tmpl w:val="E9F6089E"/>
    <w:lvl w:ilvl="0" w:tplc="FFFFFFFF">
      <w:start w:val="3"/>
      <w:numFmt w:val="decimal"/>
      <w:lvlText w:val="%1."/>
      <w:lvlJc w:val="left"/>
      <w:pPr>
        <w:ind w:left="643" w:hanging="360"/>
      </w:pPr>
      <w:rPr>
        <w:rFonts w:hint="default"/>
      </w:rPr>
    </w:lvl>
    <w:lvl w:ilvl="1" w:tplc="FFFFFFFF" w:tentative="1">
      <w:start w:val="1"/>
      <w:numFmt w:val="lowerLetter"/>
      <w:lvlText w:val="%2."/>
      <w:lvlJc w:val="left"/>
      <w:pPr>
        <w:ind w:left="1363" w:hanging="360"/>
      </w:pPr>
    </w:lvl>
    <w:lvl w:ilvl="2" w:tplc="FFFFFFFF" w:tentative="1">
      <w:start w:val="1"/>
      <w:numFmt w:val="lowerRoman"/>
      <w:lvlText w:val="%3."/>
      <w:lvlJc w:val="right"/>
      <w:pPr>
        <w:ind w:left="2083" w:hanging="180"/>
      </w:pPr>
    </w:lvl>
    <w:lvl w:ilvl="3" w:tplc="FFFFFFFF" w:tentative="1">
      <w:start w:val="1"/>
      <w:numFmt w:val="decimal"/>
      <w:lvlText w:val="%4."/>
      <w:lvlJc w:val="left"/>
      <w:pPr>
        <w:ind w:left="2803" w:hanging="360"/>
      </w:pPr>
    </w:lvl>
    <w:lvl w:ilvl="4" w:tplc="FFFFFFFF" w:tentative="1">
      <w:start w:val="1"/>
      <w:numFmt w:val="lowerLetter"/>
      <w:lvlText w:val="%5."/>
      <w:lvlJc w:val="left"/>
      <w:pPr>
        <w:ind w:left="3523" w:hanging="360"/>
      </w:pPr>
    </w:lvl>
    <w:lvl w:ilvl="5" w:tplc="FFFFFFFF" w:tentative="1">
      <w:start w:val="1"/>
      <w:numFmt w:val="lowerRoman"/>
      <w:lvlText w:val="%6."/>
      <w:lvlJc w:val="right"/>
      <w:pPr>
        <w:ind w:left="4243" w:hanging="180"/>
      </w:pPr>
    </w:lvl>
    <w:lvl w:ilvl="6" w:tplc="FFFFFFFF" w:tentative="1">
      <w:start w:val="1"/>
      <w:numFmt w:val="decimal"/>
      <w:lvlText w:val="%7."/>
      <w:lvlJc w:val="left"/>
      <w:pPr>
        <w:ind w:left="4963" w:hanging="360"/>
      </w:pPr>
    </w:lvl>
    <w:lvl w:ilvl="7" w:tplc="FFFFFFFF" w:tentative="1">
      <w:start w:val="1"/>
      <w:numFmt w:val="lowerLetter"/>
      <w:lvlText w:val="%8."/>
      <w:lvlJc w:val="left"/>
      <w:pPr>
        <w:ind w:left="5683" w:hanging="360"/>
      </w:pPr>
    </w:lvl>
    <w:lvl w:ilvl="8" w:tplc="FFFFFFFF" w:tentative="1">
      <w:start w:val="1"/>
      <w:numFmt w:val="lowerRoman"/>
      <w:lvlText w:val="%9."/>
      <w:lvlJc w:val="right"/>
      <w:pPr>
        <w:ind w:left="6403" w:hanging="180"/>
      </w:pPr>
    </w:lvl>
  </w:abstractNum>
  <w:abstractNum w:abstractNumId="11" w15:restartNumberingAfterBreak="0">
    <w:nsid w:val="589A63AB"/>
    <w:multiLevelType w:val="multilevel"/>
    <w:tmpl w:val="BEBCE624"/>
    <w:lvl w:ilvl="0">
      <w:start w:val="1"/>
      <w:numFmt w:val="decimal"/>
      <w:lvlText w:val="%1."/>
      <w:lvlJc w:val="left"/>
      <w:pPr>
        <w:ind w:left="720" w:hanging="360"/>
      </w:pPr>
      <w:rPr>
        <w:rFonts w:hint="default"/>
        <w:sz w:val="28"/>
        <w:szCs w:val="28"/>
      </w:r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5CEC0E13"/>
    <w:multiLevelType w:val="hybridMultilevel"/>
    <w:tmpl w:val="B72A3FE6"/>
    <w:lvl w:ilvl="0" w:tplc="7A162E1E">
      <w:start w:val="6"/>
      <w:numFmt w:val="decimal"/>
      <w:lvlText w:val="%1."/>
      <w:lvlJc w:val="left"/>
      <w:pPr>
        <w:ind w:left="643" w:hanging="360"/>
      </w:pPr>
      <w:rPr>
        <w:rFonts w:hint="default"/>
      </w:rPr>
    </w:lvl>
    <w:lvl w:ilvl="1" w:tplc="08090019">
      <w:start w:val="1"/>
      <w:numFmt w:val="lowerLetter"/>
      <w:lvlText w:val="%2."/>
      <w:lvlJc w:val="left"/>
      <w:pPr>
        <w:ind w:left="1363" w:hanging="360"/>
      </w:pPr>
    </w:lvl>
    <w:lvl w:ilvl="2" w:tplc="0809001B" w:tentative="1">
      <w:start w:val="1"/>
      <w:numFmt w:val="lowerRoman"/>
      <w:lvlText w:val="%3."/>
      <w:lvlJc w:val="right"/>
      <w:pPr>
        <w:ind w:left="2083" w:hanging="180"/>
      </w:pPr>
    </w:lvl>
    <w:lvl w:ilvl="3" w:tplc="0809000F" w:tentative="1">
      <w:start w:val="1"/>
      <w:numFmt w:val="decimal"/>
      <w:lvlText w:val="%4."/>
      <w:lvlJc w:val="left"/>
      <w:pPr>
        <w:ind w:left="2803" w:hanging="360"/>
      </w:pPr>
    </w:lvl>
    <w:lvl w:ilvl="4" w:tplc="08090019" w:tentative="1">
      <w:start w:val="1"/>
      <w:numFmt w:val="lowerLetter"/>
      <w:lvlText w:val="%5."/>
      <w:lvlJc w:val="left"/>
      <w:pPr>
        <w:ind w:left="3523" w:hanging="360"/>
      </w:pPr>
    </w:lvl>
    <w:lvl w:ilvl="5" w:tplc="0809001B" w:tentative="1">
      <w:start w:val="1"/>
      <w:numFmt w:val="lowerRoman"/>
      <w:lvlText w:val="%6."/>
      <w:lvlJc w:val="right"/>
      <w:pPr>
        <w:ind w:left="4243" w:hanging="180"/>
      </w:pPr>
    </w:lvl>
    <w:lvl w:ilvl="6" w:tplc="0809000F" w:tentative="1">
      <w:start w:val="1"/>
      <w:numFmt w:val="decimal"/>
      <w:lvlText w:val="%7."/>
      <w:lvlJc w:val="left"/>
      <w:pPr>
        <w:ind w:left="4963" w:hanging="360"/>
      </w:pPr>
    </w:lvl>
    <w:lvl w:ilvl="7" w:tplc="08090019" w:tentative="1">
      <w:start w:val="1"/>
      <w:numFmt w:val="lowerLetter"/>
      <w:lvlText w:val="%8."/>
      <w:lvlJc w:val="left"/>
      <w:pPr>
        <w:ind w:left="5683" w:hanging="360"/>
      </w:pPr>
    </w:lvl>
    <w:lvl w:ilvl="8" w:tplc="0809001B" w:tentative="1">
      <w:start w:val="1"/>
      <w:numFmt w:val="lowerRoman"/>
      <w:lvlText w:val="%9."/>
      <w:lvlJc w:val="right"/>
      <w:pPr>
        <w:ind w:left="6403" w:hanging="180"/>
      </w:pPr>
    </w:lvl>
  </w:abstractNum>
  <w:abstractNum w:abstractNumId="13" w15:restartNumberingAfterBreak="0">
    <w:nsid w:val="5E1E7C83"/>
    <w:multiLevelType w:val="multilevel"/>
    <w:tmpl w:val="733C1FE0"/>
    <w:lvl w:ilvl="0">
      <w:start w:val="3"/>
      <w:numFmt w:val="decimal"/>
      <w:lvlText w:val="%1"/>
      <w:lvlJc w:val="left"/>
      <w:pPr>
        <w:ind w:left="360" w:hanging="360"/>
      </w:pPr>
      <w:rPr>
        <w:rFonts w:hint="default"/>
      </w:rPr>
    </w:lvl>
    <w:lvl w:ilvl="1">
      <w:start w:val="6"/>
      <w:numFmt w:val="decimal"/>
      <w:lvlText w:val="%1.%2"/>
      <w:lvlJc w:val="left"/>
      <w:pPr>
        <w:ind w:left="630" w:hanging="360"/>
      </w:pPr>
      <w:rPr>
        <w:rFonts w:hint="default"/>
        <w:sz w:val="22"/>
        <w:szCs w:val="22"/>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14" w15:restartNumberingAfterBreak="0">
    <w:nsid w:val="66AD41F9"/>
    <w:multiLevelType w:val="multilevel"/>
    <w:tmpl w:val="DFF8AF08"/>
    <w:lvl w:ilvl="0">
      <w:start w:val="5"/>
      <w:numFmt w:val="decimal"/>
      <w:lvlText w:val="%1."/>
      <w:lvlJc w:val="left"/>
      <w:pPr>
        <w:ind w:left="502" w:hanging="360"/>
      </w:pPr>
      <w:rPr>
        <w:rFonts w:hint="default"/>
      </w:rPr>
    </w:lvl>
    <w:lvl w:ilvl="1">
      <w:start w:val="1"/>
      <w:numFmt w:val="decimal"/>
      <w:isLgl/>
      <w:lvlText w:val="%1.%2"/>
      <w:lvlJc w:val="left"/>
      <w:pPr>
        <w:ind w:left="502" w:hanging="36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15" w15:restartNumberingAfterBreak="0">
    <w:nsid w:val="74CD2C71"/>
    <w:multiLevelType w:val="hybridMultilevel"/>
    <w:tmpl w:val="E1D43468"/>
    <w:lvl w:ilvl="0" w:tplc="323A4BAE">
      <w:start w:val="7"/>
      <w:numFmt w:val="decimal"/>
      <w:lvlText w:val="%1."/>
      <w:lvlJc w:val="left"/>
      <w:pPr>
        <w:ind w:left="643" w:hanging="360"/>
      </w:pPr>
      <w:rPr>
        <w:rFonts w:hint="default"/>
      </w:rPr>
    </w:lvl>
    <w:lvl w:ilvl="1" w:tplc="08090019" w:tentative="1">
      <w:start w:val="1"/>
      <w:numFmt w:val="lowerLetter"/>
      <w:lvlText w:val="%2."/>
      <w:lvlJc w:val="left"/>
      <w:pPr>
        <w:ind w:left="1363" w:hanging="360"/>
      </w:pPr>
    </w:lvl>
    <w:lvl w:ilvl="2" w:tplc="0809001B" w:tentative="1">
      <w:start w:val="1"/>
      <w:numFmt w:val="lowerRoman"/>
      <w:lvlText w:val="%3."/>
      <w:lvlJc w:val="right"/>
      <w:pPr>
        <w:ind w:left="2083" w:hanging="180"/>
      </w:pPr>
    </w:lvl>
    <w:lvl w:ilvl="3" w:tplc="0809000F" w:tentative="1">
      <w:start w:val="1"/>
      <w:numFmt w:val="decimal"/>
      <w:lvlText w:val="%4."/>
      <w:lvlJc w:val="left"/>
      <w:pPr>
        <w:ind w:left="2803" w:hanging="360"/>
      </w:pPr>
    </w:lvl>
    <w:lvl w:ilvl="4" w:tplc="08090019" w:tentative="1">
      <w:start w:val="1"/>
      <w:numFmt w:val="lowerLetter"/>
      <w:lvlText w:val="%5."/>
      <w:lvlJc w:val="left"/>
      <w:pPr>
        <w:ind w:left="3523" w:hanging="360"/>
      </w:pPr>
    </w:lvl>
    <w:lvl w:ilvl="5" w:tplc="0809001B" w:tentative="1">
      <w:start w:val="1"/>
      <w:numFmt w:val="lowerRoman"/>
      <w:lvlText w:val="%6."/>
      <w:lvlJc w:val="right"/>
      <w:pPr>
        <w:ind w:left="4243" w:hanging="180"/>
      </w:pPr>
    </w:lvl>
    <w:lvl w:ilvl="6" w:tplc="0809000F" w:tentative="1">
      <w:start w:val="1"/>
      <w:numFmt w:val="decimal"/>
      <w:lvlText w:val="%7."/>
      <w:lvlJc w:val="left"/>
      <w:pPr>
        <w:ind w:left="4963" w:hanging="360"/>
      </w:pPr>
    </w:lvl>
    <w:lvl w:ilvl="7" w:tplc="08090019" w:tentative="1">
      <w:start w:val="1"/>
      <w:numFmt w:val="lowerLetter"/>
      <w:lvlText w:val="%8."/>
      <w:lvlJc w:val="left"/>
      <w:pPr>
        <w:ind w:left="5683" w:hanging="360"/>
      </w:pPr>
    </w:lvl>
    <w:lvl w:ilvl="8" w:tplc="0809001B" w:tentative="1">
      <w:start w:val="1"/>
      <w:numFmt w:val="lowerRoman"/>
      <w:lvlText w:val="%9."/>
      <w:lvlJc w:val="right"/>
      <w:pPr>
        <w:ind w:left="6403" w:hanging="180"/>
      </w:pPr>
    </w:lvl>
  </w:abstractNum>
  <w:abstractNum w:abstractNumId="16" w15:restartNumberingAfterBreak="0">
    <w:nsid w:val="7B054383"/>
    <w:multiLevelType w:val="multilevel"/>
    <w:tmpl w:val="9D5AEF18"/>
    <w:lvl w:ilvl="0">
      <w:start w:val="1"/>
      <w:numFmt w:val="decimal"/>
      <w:lvlText w:val="%1."/>
      <w:lvlJc w:val="left"/>
      <w:pPr>
        <w:tabs>
          <w:tab w:val="num" w:pos="720"/>
        </w:tabs>
        <w:ind w:left="720" w:hanging="360"/>
      </w:pPr>
      <w:rPr>
        <w:sz w:val="22"/>
        <w:szCs w:val="22"/>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19351428">
    <w:abstractNumId w:val="11"/>
  </w:num>
  <w:num w:numId="2" w16cid:durableId="1917471799">
    <w:abstractNumId w:val="7"/>
  </w:num>
  <w:num w:numId="3" w16cid:durableId="441606586">
    <w:abstractNumId w:val="10"/>
  </w:num>
  <w:num w:numId="4" w16cid:durableId="337193234">
    <w:abstractNumId w:val="14"/>
  </w:num>
  <w:num w:numId="5" w16cid:durableId="1830900369">
    <w:abstractNumId w:val="12"/>
  </w:num>
  <w:num w:numId="6" w16cid:durableId="1883250847">
    <w:abstractNumId w:val="6"/>
  </w:num>
  <w:num w:numId="7" w16cid:durableId="1181702141">
    <w:abstractNumId w:val="4"/>
  </w:num>
  <w:num w:numId="8" w16cid:durableId="449978114">
    <w:abstractNumId w:val="3"/>
  </w:num>
  <w:num w:numId="9" w16cid:durableId="26566300">
    <w:abstractNumId w:val="0"/>
  </w:num>
  <w:num w:numId="10" w16cid:durableId="1156410735">
    <w:abstractNumId w:val="15"/>
  </w:num>
  <w:num w:numId="11" w16cid:durableId="1454208594">
    <w:abstractNumId w:val="8"/>
  </w:num>
  <w:num w:numId="12" w16cid:durableId="785121588">
    <w:abstractNumId w:val="9"/>
  </w:num>
  <w:num w:numId="13" w16cid:durableId="73675252">
    <w:abstractNumId w:val="5"/>
  </w:num>
  <w:num w:numId="14" w16cid:durableId="194970109">
    <w:abstractNumId w:val="13"/>
  </w:num>
  <w:num w:numId="15" w16cid:durableId="654649356">
    <w:abstractNumId w:val="2"/>
  </w:num>
  <w:num w:numId="16" w16cid:durableId="1644962213">
    <w:abstractNumId w:val="16"/>
  </w:num>
  <w:num w:numId="17" w16cid:durableId="178580832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axine Sherman">
    <w15:presenceInfo w15:providerId="AD" w15:userId="S::ms547@sussex.ac.uk::d36bae3c-be1a-42b5-a3cf-f74710f418fd"/>
  </w15:person>
  <w15:person w15:author="Enes Karaduman">
    <w15:presenceInfo w15:providerId="Windows Live" w15:userId="43280be014e4da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377E"/>
    <w:rsid w:val="00000DE8"/>
    <w:rsid w:val="00001B24"/>
    <w:rsid w:val="00006F70"/>
    <w:rsid w:val="000078DF"/>
    <w:rsid w:val="00007B37"/>
    <w:rsid w:val="00011AB1"/>
    <w:rsid w:val="00021F4C"/>
    <w:rsid w:val="00021F66"/>
    <w:rsid w:val="0003012F"/>
    <w:rsid w:val="00031CE9"/>
    <w:rsid w:val="00034100"/>
    <w:rsid w:val="00035B12"/>
    <w:rsid w:val="000405AE"/>
    <w:rsid w:val="00041FC5"/>
    <w:rsid w:val="000446C5"/>
    <w:rsid w:val="00046E40"/>
    <w:rsid w:val="00046E9D"/>
    <w:rsid w:val="00050076"/>
    <w:rsid w:val="00050BB1"/>
    <w:rsid w:val="000576B7"/>
    <w:rsid w:val="00060366"/>
    <w:rsid w:val="000615E5"/>
    <w:rsid w:val="00061CA4"/>
    <w:rsid w:val="00062A37"/>
    <w:rsid w:val="00063BE8"/>
    <w:rsid w:val="0007082D"/>
    <w:rsid w:val="00071786"/>
    <w:rsid w:val="00071FB4"/>
    <w:rsid w:val="00072EEC"/>
    <w:rsid w:val="0007368C"/>
    <w:rsid w:val="00073F7B"/>
    <w:rsid w:val="0007415A"/>
    <w:rsid w:val="000770CD"/>
    <w:rsid w:val="00077E81"/>
    <w:rsid w:val="00077F7D"/>
    <w:rsid w:val="0008179B"/>
    <w:rsid w:val="0009259C"/>
    <w:rsid w:val="00094A9B"/>
    <w:rsid w:val="000960BE"/>
    <w:rsid w:val="0009796C"/>
    <w:rsid w:val="00097BC3"/>
    <w:rsid w:val="000A0624"/>
    <w:rsid w:val="000A1688"/>
    <w:rsid w:val="000A2291"/>
    <w:rsid w:val="000A28D9"/>
    <w:rsid w:val="000B56B2"/>
    <w:rsid w:val="000B6235"/>
    <w:rsid w:val="000C039E"/>
    <w:rsid w:val="000C080B"/>
    <w:rsid w:val="000C0FFC"/>
    <w:rsid w:val="000C21B4"/>
    <w:rsid w:val="000C268D"/>
    <w:rsid w:val="000C7FF0"/>
    <w:rsid w:val="000D1519"/>
    <w:rsid w:val="000D20F4"/>
    <w:rsid w:val="000D5F44"/>
    <w:rsid w:val="000D657F"/>
    <w:rsid w:val="000E133D"/>
    <w:rsid w:val="000E18DE"/>
    <w:rsid w:val="000E46AE"/>
    <w:rsid w:val="000F3141"/>
    <w:rsid w:val="000F6E60"/>
    <w:rsid w:val="00100454"/>
    <w:rsid w:val="0010080C"/>
    <w:rsid w:val="00100D31"/>
    <w:rsid w:val="0010589A"/>
    <w:rsid w:val="00106422"/>
    <w:rsid w:val="00106EFC"/>
    <w:rsid w:val="001073CF"/>
    <w:rsid w:val="001114A1"/>
    <w:rsid w:val="00111833"/>
    <w:rsid w:val="00113A73"/>
    <w:rsid w:val="00114CF6"/>
    <w:rsid w:val="00120832"/>
    <w:rsid w:val="0012162C"/>
    <w:rsid w:val="0012279F"/>
    <w:rsid w:val="00124B39"/>
    <w:rsid w:val="00124D44"/>
    <w:rsid w:val="001304E9"/>
    <w:rsid w:val="00131438"/>
    <w:rsid w:val="00131AC2"/>
    <w:rsid w:val="00134C9F"/>
    <w:rsid w:val="00140E0C"/>
    <w:rsid w:val="001414F3"/>
    <w:rsid w:val="00142732"/>
    <w:rsid w:val="001432B3"/>
    <w:rsid w:val="00143E1A"/>
    <w:rsid w:val="00145B0A"/>
    <w:rsid w:val="00145EAC"/>
    <w:rsid w:val="001474C2"/>
    <w:rsid w:val="001531ED"/>
    <w:rsid w:val="001543E6"/>
    <w:rsid w:val="0015476A"/>
    <w:rsid w:val="00155F73"/>
    <w:rsid w:val="00156F8E"/>
    <w:rsid w:val="001572A8"/>
    <w:rsid w:val="00160466"/>
    <w:rsid w:val="00160CEC"/>
    <w:rsid w:val="00160F12"/>
    <w:rsid w:val="00162E4F"/>
    <w:rsid w:val="00171F08"/>
    <w:rsid w:val="00177519"/>
    <w:rsid w:val="00184FE5"/>
    <w:rsid w:val="00186353"/>
    <w:rsid w:val="00187D34"/>
    <w:rsid w:val="001906D5"/>
    <w:rsid w:val="001906E9"/>
    <w:rsid w:val="00190898"/>
    <w:rsid w:val="00192AE0"/>
    <w:rsid w:val="001933DB"/>
    <w:rsid w:val="00194BA3"/>
    <w:rsid w:val="001950E8"/>
    <w:rsid w:val="00195633"/>
    <w:rsid w:val="00195757"/>
    <w:rsid w:val="00196BB9"/>
    <w:rsid w:val="00197C42"/>
    <w:rsid w:val="001A071A"/>
    <w:rsid w:val="001A1A1B"/>
    <w:rsid w:val="001A4944"/>
    <w:rsid w:val="001A5E62"/>
    <w:rsid w:val="001A6DF2"/>
    <w:rsid w:val="001A7608"/>
    <w:rsid w:val="001B1401"/>
    <w:rsid w:val="001B2860"/>
    <w:rsid w:val="001B3E67"/>
    <w:rsid w:val="001B518B"/>
    <w:rsid w:val="001C1C15"/>
    <w:rsid w:val="001C2681"/>
    <w:rsid w:val="001C2DC5"/>
    <w:rsid w:val="001C3093"/>
    <w:rsid w:val="001C3128"/>
    <w:rsid w:val="001C5D02"/>
    <w:rsid w:val="001C78E4"/>
    <w:rsid w:val="001D0528"/>
    <w:rsid w:val="001D1D3C"/>
    <w:rsid w:val="001D244D"/>
    <w:rsid w:val="001D4294"/>
    <w:rsid w:val="001D5856"/>
    <w:rsid w:val="001D7BA7"/>
    <w:rsid w:val="001E0351"/>
    <w:rsid w:val="001E0644"/>
    <w:rsid w:val="001E09DF"/>
    <w:rsid w:val="001E1E5A"/>
    <w:rsid w:val="001E4205"/>
    <w:rsid w:val="001E5293"/>
    <w:rsid w:val="001F3C26"/>
    <w:rsid w:val="001F3D06"/>
    <w:rsid w:val="001F53E3"/>
    <w:rsid w:val="001F7414"/>
    <w:rsid w:val="002037B4"/>
    <w:rsid w:val="002054D6"/>
    <w:rsid w:val="00211345"/>
    <w:rsid w:val="0021140C"/>
    <w:rsid w:val="00211F97"/>
    <w:rsid w:val="00215034"/>
    <w:rsid w:val="00217B5F"/>
    <w:rsid w:val="00217E66"/>
    <w:rsid w:val="00220653"/>
    <w:rsid w:val="00220B41"/>
    <w:rsid w:val="00220DCC"/>
    <w:rsid w:val="00224B33"/>
    <w:rsid w:val="00226E05"/>
    <w:rsid w:val="00226E0E"/>
    <w:rsid w:val="00227EBF"/>
    <w:rsid w:val="00231514"/>
    <w:rsid w:val="0023249E"/>
    <w:rsid w:val="00233487"/>
    <w:rsid w:val="00235270"/>
    <w:rsid w:val="00235B3D"/>
    <w:rsid w:val="00240E45"/>
    <w:rsid w:val="002420A0"/>
    <w:rsid w:val="00242C8A"/>
    <w:rsid w:val="00242CD8"/>
    <w:rsid w:val="002444CE"/>
    <w:rsid w:val="002456C8"/>
    <w:rsid w:val="00247285"/>
    <w:rsid w:val="002472E5"/>
    <w:rsid w:val="0024793F"/>
    <w:rsid w:val="002518B4"/>
    <w:rsid w:val="00251B01"/>
    <w:rsid w:val="0025214A"/>
    <w:rsid w:val="00253F16"/>
    <w:rsid w:val="0025512B"/>
    <w:rsid w:val="00255BE7"/>
    <w:rsid w:val="0026232D"/>
    <w:rsid w:val="0026349C"/>
    <w:rsid w:val="00266F86"/>
    <w:rsid w:val="00267522"/>
    <w:rsid w:val="00270E5E"/>
    <w:rsid w:val="00271B48"/>
    <w:rsid w:val="00271EE8"/>
    <w:rsid w:val="00272F21"/>
    <w:rsid w:val="00273244"/>
    <w:rsid w:val="002737AC"/>
    <w:rsid w:val="00274A15"/>
    <w:rsid w:val="002752F5"/>
    <w:rsid w:val="002763A2"/>
    <w:rsid w:val="0028149A"/>
    <w:rsid w:val="00281C86"/>
    <w:rsid w:val="00283E8B"/>
    <w:rsid w:val="00284319"/>
    <w:rsid w:val="002853D9"/>
    <w:rsid w:val="00292D29"/>
    <w:rsid w:val="0029448B"/>
    <w:rsid w:val="002955DD"/>
    <w:rsid w:val="002966AB"/>
    <w:rsid w:val="00297B50"/>
    <w:rsid w:val="002A0BAC"/>
    <w:rsid w:val="002A1198"/>
    <w:rsid w:val="002A2751"/>
    <w:rsid w:val="002A68EA"/>
    <w:rsid w:val="002A7637"/>
    <w:rsid w:val="002B1508"/>
    <w:rsid w:val="002B2372"/>
    <w:rsid w:val="002B5F16"/>
    <w:rsid w:val="002B69F7"/>
    <w:rsid w:val="002B6C48"/>
    <w:rsid w:val="002B6E99"/>
    <w:rsid w:val="002B7009"/>
    <w:rsid w:val="002B7758"/>
    <w:rsid w:val="002C4247"/>
    <w:rsid w:val="002C7D90"/>
    <w:rsid w:val="002D0021"/>
    <w:rsid w:val="002D3163"/>
    <w:rsid w:val="002D4FE6"/>
    <w:rsid w:val="002D6426"/>
    <w:rsid w:val="002D698F"/>
    <w:rsid w:val="002D6B7B"/>
    <w:rsid w:val="002E0558"/>
    <w:rsid w:val="002E0EEE"/>
    <w:rsid w:val="002E710D"/>
    <w:rsid w:val="002F1419"/>
    <w:rsid w:val="002F518B"/>
    <w:rsid w:val="002F63D0"/>
    <w:rsid w:val="002F73B8"/>
    <w:rsid w:val="002F782A"/>
    <w:rsid w:val="002F7B73"/>
    <w:rsid w:val="00304668"/>
    <w:rsid w:val="003048B6"/>
    <w:rsid w:val="00305ACC"/>
    <w:rsid w:val="003102CF"/>
    <w:rsid w:val="0031652B"/>
    <w:rsid w:val="003302D6"/>
    <w:rsid w:val="00332785"/>
    <w:rsid w:val="00333427"/>
    <w:rsid w:val="00334F29"/>
    <w:rsid w:val="003354B5"/>
    <w:rsid w:val="0033661A"/>
    <w:rsid w:val="003413FD"/>
    <w:rsid w:val="00342E04"/>
    <w:rsid w:val="003449AB"/>
    <w:rsid w:val="003461B3"/>
    <w:rsid w:val="00346C45"/>
    <w:rsid w:val="0035060E"/>
    <w:rsid w:val="0035208E"/>
    <w:rsid w:val="00352CAF"/>
    <w:rsid w:val="00356073"/>
    <w:rsid w:val="0035664B"/>
    <w:rsid w:val="00356813"/>
    <w:rsid w:val="003614A6"/>
    <w:rsid w:val="0036220B"/>
    <w:rsid w:val="00362C88"/>
    <w:rsid w:val="00365C23"/>
    <w:rsid w:val="003669D9"/>
    <w:rsid w:val="00373DE9"/>
    <w:rsid w:val="00377E30"/>
    <w:rsid w:val="00381132"/>
    <w:rsid w:val="00382A30"/>
    <w:rsid w:val="00383C15"/>
    <w:rsid w:val="00385D8C"/>
    <w:rsid w:val="00386FDA"/>
    <w:rsid w:val="003915E3"/>
    <w:rsid w:val="00394F40"/>
    <w:rsid w:val="003A027E"/>
    <w:rsid w:val="003A0A9E"/>
    <w:rsid w:val="003A58F1"/>
    <w:rsid w:val="003A74B9"/>
    <w:rsid w:val="003B034A"/>
    <w:rsid w:val="003B094A"/>
    <w:rsid w:val="003B16CB"/>
    <w:rsid w:val="003B1BAD"/>
    <w:rsid w:val="003B58A8"/>
    <w:rsid w:val="003C0A92"/>
    <w:rsid w:val="003C1D47"/>
    <w:rsid w:val="003C31BB"/>
    <w:rsid w:val="003C371F"/>
    <w:rsid w:val="003C3977"/>
    <w:rsid w:val="003D0306"/>
    <w:rsid w:val="003D4013"/>
    <w:rsid w:val="003D5D35"/>
    <w:rsid w:val="003D6517"/>
    <w:rsid w:val="003D6D45"/>
    <w:rsid w:val="003D744F"/>
    <w:rsid w:val="003E1CB9"/>
    <w:rsid w:val="003E5F1D"/>
    <w:rsid w:val="003E6410"/>
    <w:rsid w:val="003F02FD"/>
    <w:rsid w:val="003F4817"/>
    <w:rsid w:val="003F5C46"/>
    <w:rsid w:val="0040296F"/>
    <w:rsid w:val="004046B1"/>
    <w:rsid w:val="004047D3"/>
    <w:rsid w:val="0040527B"/>
    <w:rsid w:val="00410836"/>
    <w:rsid w:val="00413024"/>
    <w:rsid w:val="00416280"/>
    <w:rsid w:val="00416792"/>
    <w:rsid w:val="00417065"/>
    <w:rsid w:val="0042111F"/>
    <w:rsid w:val="00423C98"/>
    <w:rsid w:val="00426BFB"/>
    <w:rsid w:val="00427A45"/>
    <w:rsid w:val="0043776F"/>
    <w:rsid w:val="00437953"/>
    <w:rsid w:val="00441564"/>
    <w:rsid w:val="00442380"/>
    <w:rsid w:val="00443F0A"/>
    <w:rsid w:val="0044665F"/>
    <w:rsid w:val="00446C20"/>
    <w:rsid w:val="00451726"/>
    <w:rsid w:val="0045180E"/>
    <w:rsid w:val="004535AB"/>
    <w:rsid w:val="00453A4F"/>
    <w:rsid w:val="00456681"/>
    <w:rsid w:val="00456AED"/>
    <w:rsid w:val="0046092D"/>
    <w:rsid w:val="004623BB"/>
    <w:rsid w:val="004624C5"/>
    <w:rsid w:val="00462B08"/>
    <w:rsid w:val="0046370D"/>
    <w:rsid w:val="0046530C"/>
    <w:rsid w:val="00465E15"/>
    <w:rsid w:val="00475452"/>
    <w:rsid w:val="00475AF8"/>
    <w:rsid w:val="00476355"/>
    <w:rsid w:val="0047754C"/>
    <w:rsid w:val="0048242C"/>
    <w:rsid w:val="004831C0"/>
    <w:rsid w:val="0048716E"/>
    <w:rsid w:val="0049120A"/>
    <w:rsid w:val="0049165B"/>
    <w:rsid w:val="004928A7"/>
    <w:rsid w:val="004930A4"/>
    <w:rsid w:val="004946E9"/>
    <w:rsid w:val="004957DB"/>
    <w:rsid w:val="004A2068"/>
    <w:rsid w:val="004A28FA"/>
    <w:rsid w:val="004A306B"/>
    <w:rsid w:val="004A5220"/>
    <w:rsid w:val="004A7090"/>
    <w:rsid w:val="004B0CFD"/>
    <w:rsid w:val="004C32E5"/>
    <w:rsid w:val="004C4176"/>
    <w:rsid w:val="004C4BD0"/>
    <w:rsid w:val="004D1A9D"/>
    <w:rsid w:val="004D4463"/>
    <w:rsid w:val="004D4A00"/>
    <w:rsid w:val="004D4DDB"/>
    <w:rsid w:val="004D5640"/>
    <w:rsid w:val="004D7960"/>
    <w:rsid w:val="004E17EC"/>
    <w:rsid w:val="004E18A4"/>
    <w:rsid w:val="004E47FD"/>
    <w:rsid w:val="004E4A36"/>
    <w:rsid w:val="004E4EAA"/>
    <w:rsid w:val="004F20E1"/>
    <w:rsid w:val="00500207"/>
    <w:rsid w:val="00500729"/>
    <w:rsid w:val="00503C0A"/>
    <w:rsid w:val="00506642"/>
    <w:rsid w:val="00507E18"/>
    <w:rsid w:val="00510597"/>
    <w:rsid w:val="00511ACF"/>
    <w:rsid w:val="0051593A"/>
    <w:rsid w:val="00515E63"/>
    <w:rsid w:val="00516724"/>
    <w:rsid w:val="00517B05"/>
    <w:rsid w:val="0052255D"/>
    <w:rsid w:val="00523CD9"/>
    <w:rsid w:val="0052482E"/>
    <w:rsid w:val="00525990"/>
    <w:rsid w:val="005265F4"/>
    <w:rsid w:val="00527178"/>
    <w:rsid w:val="00532247"/>
    <w:rsid w:val="0053311A"/>
    <w:rsid w:val="0053370F"/>
    <w:rsid w:val="0053759C"/>
    <w:rsid w:val="005440BA"/>
    <w:rsid w:val="00545818"/>
    <w:rsid w:val="00546981"/>
    <w:rsid w:val="00547361"/>
    <w:rsid w:val="00553432"/>
    <w:rsid w:val="0055377E"/>
    <w:rsid w:val="005540B5"/>
    <w:rsid w:val="0055576A"/>
    <w:rsid w:val="00555BFB"/>
    <w:rsid w:val="0056049E"/>
    <w:rsid w:val="00564D61"/>
    <w:rsid w:val="005652EA"/>
    <w:rsid w:val="005661CC"/>
    <w:rsid w:val="005671B4"/>
    <w:rsid w:val="00572CC5"/>
    <w:rsid w:val="0057456F"/>
    <w:rsid w:val="00574733"/>
    <w:rsid w:val="00574AD1"/>
    <w:rsid w:val="005823DB"/>
    <w:rsid w:val="005874B8"/>
    <w:rsid w:val="00593CA6"/>
    <w:rsid w:val="00593E88"/>
    <w:rsid w:val="00593F0B"/>
    <w:rsid w:val="005975BC"/>
    <w:rsid w:val="005B0170"/>
    <w:rsid w:val="005B0633"/>
    <w:rsid w:val="005B0C27"/>
    <w:rsid w:val="005B119C"/>
    <w:rsid w:val="005B230C"/>
    <w:rsid w:val="005B42A8"/>
    <w:rsid w:val="005B4667"/>
    <w:rsid w:val="005B7B2A"/>
    <w:rsid w:val="005C1ECF"/>
    <w:rsid w:val="005C1FFA"/>
    <w:rsid w:val="005C20C7"/>
    <w:rsid w:val="005C2977"/>
    <w:rsid w:val="005C2FB5"/>
    <w:rsid w:val="005C6080"/>
    <w:rsid w:val="005C739D"/>
    <w:rsid w:val="005D1E42"/>
    <w:rsid w:val="005D5A5E"/>
    <w:rsid w:val="005E0D9F"/>
    <w:rsid w:val="005E1244"/>
    <w:rsid w:val="005E1A4F"/>
    <w:rsid w:val="005E1EA6"/>
    <w:rsid w:val="005E36FC"/>
    <w:rsid w:val="005E458C"/>
    <w:rsid w:val="005E5036"/>
    <w:rsid w:val="005E560A"/>
    <w:rsid w:val="005E5AEC"/>
    <w:rsid w:val="005E7220"/>
    <w:rsid w:val="005E7366"/>
    <w:rsid w:val="005F2F97"/>
    <w:rsid w:val="005F5469"/>
    <w:rsid w:val="005F76AC"/>
    <w:rsid w:val="005F7AB0"/>
    <w:rsid w:val="00600369"/>
    <w:rsid w:val="006035CA"/>
    <w:rsid w:val="0061030C"/>
    <w:rsid w:val="00612360"/>
    <w:rsid w:val="00612536"/>
    <w:rsid w:val="0061266C"/>
    <w:rsid w:val="00612A07"/>
    <w:rsid w:val="00612F7B"/>
    <w:rsid w:val="00615F27"/>
    <w:rsid w:val="00615FDB"/>
    <w:rsid w:val="00616D60"/>
    <w:rsid w:val="00621A18"/>
    <w:rsid w:val="00622468"/>
    <w:rsid w:val="00622916"/>
    <w:rsid w:val="00625DD0"/>
    <w:rsid w:val="006323E3"/>
    <w:rsid w:val="00634A4B"/>
    <w:rsid w:val="00634BDB"/>
    <w:rsid w:val="0063742A"/>
    <w:rsid w:val="00637933"/>
    <w:rsid w:val="00640589"/>
    <w:rsid w:val="006415CD"/>
    <w:rsid w:val="00643CC8"/>
    <w:rsid w:val="006441B1"/>
    <w:rsid w:val="006451F5"/>
    <w:rsid w:val="00646D9F"/>
    <w:rsid w:val="00650C29"/>
    <w:rsid w:val="00651AFD"/>
    <w:rsid w:val="006556F7"/>
    <w:rsid w:val="006601C7"/>
    <w:rsid w:val="00662072"/>
    <w:rsid w:val="00663172"/>
    <w:rsid w:val="006634D7"/>
    <w:rsid w:val="00664CD4"/>
    <w:rsid w:val="00666B2B"/>
    <w:rsid w:val="0067233C"/>
    <w:rsid w:val="00672571"/>
    <w:rsid w:val="006747C5"/>
    <w:rsid w:val="00675E44"/>
    <w:rsid w:val="00677206"/>
    <w:rsid w:val="0068196B"/>
    <w:rsid w:val="00685121"/>
    <w:rsid w:val="00686380"/>
    <w:rsid w:val="006866F8"/>
    <w:rsid w:val="00687D67"/>
    <w:rsid w:val="006913E8"/>
    <w:rsid w:val="00691F5B"/>
    <w:rsid w:val="006937A2"/>
    <w:rsid w:val="00693CFB"/>
    <w:rsid w:val="006A0634"/>
    <w:rsid w:val="006A071A"/>
    <w:rsid w:val="006A0AEF"/>
    <w:rsid w:val="006A2A57"/>
    <w:rsid w:val="006A46BB"/>
    <w:rsid w:val="006A4772"/>
    <w:rsid w:val="006A492A"/>
    <w:rsid w:val="006A55F1"/>
    <w:rsid w:val="006A6A72"/>
    <w:rsid w:val="006B3CE3"/>
    <w:rsid w:val="006B77CB"/>
    <w:rsid w:val="006C0E5F"/>
    <w:rsid w:val="006C1779"/>
    <w:rsid w:val="006C1B7F"/>
    <w:rsid w:val="006D0F6B"/>
    <w:rsid w:val="006D22C0"/>
    <w:rsid w:val="006D5A4E"/>
    <w:rsid w:val="006D5E7F"/>
    <w:rsid w:val="006D7CFE"/>
    <w:rsid w:val="006D7F2F"/>
    <w:rsid w:val="006E114D"/>
    <w:rsid w:val="006E17C2"/>
    <w:rsid w:val="006E2103"/>
    <w:rsid w:val="006E508E"/>
    <w:rsid w:val="006E6941"/>
    <w:rsid w:val="006F0D68"/>
    <w:rsid w:val="006F27B2"/>
    <w:rsid w:val="006F465B"/>
    <w:rsid w:val="006F5A63"/>
    <w:rsid w:val="006F748B"/>
    <w:rsid w:val="00703752"/>
    <w:rsid w:val="00705FED"/>
    <w:rsid w:val="0070604C"/>
    <w:rsid w:val="00707385"/>
    <w:rsid w:val="007074B0"/>
    <w:rsid w:val="007114D2"/>
    <w:rsid w:val="007115D7"/>
    <w:rsid w:val="00711851"/>
    <w:rsid w:val="00712C8B"/>
    <w:rsid w:val="00716078"/>
    <w:rsid w:val="0071773A"/>
    <w:rsid w:val="00722863"/>
    <w:rsid w:val="00725FBB"/>
    <w:rsid w:val="007261A9"/>
    <w:rsid w:val="00727BBD"/>
    <w:rsid w:val="00727F8D"/>
    <w:rsid w:val="007309CE"/>
    <w:rsid w:val="00735FB2"/>
    <w:rsid w:val="0074138A"/>
    <w:rsid w:val="007429AE"/>
    <w:rsid w:val="007448E7"/>
    <w:rsid w:val="00746690"/>
    <w:rsid w:val="00747464"/>
    <w:rsid w:val="0075146B"/>
    <w:rsid w:val="00753719"/>
    <w:rsid w:val="00753FCE"/>
    <w:rsid w:val="00755950"/>
    <w:rsid w:val="0075716F"/>
    <w:rsid w:val="0076091B"/>
    <w:rsid w:val="0076463E"/>
    <w:rsid w:val="00765797"/>
    <w:rsid w:val="00765941"/>
    <w:rsid w:val="00767311"/>
    <w:rsid w:val="00770EC6"/>
    <w:rsid w:val="00770F2F"/>
    <w:rsid w:val="00771593"/>
    <w:rsid w:val="00771AF2"/>
    <w:rsid w:val="007754CA"/>
    <w:rsid w:val="00776A87"/>
    <w:rsid w:val="00780465"/>
    <w:rsid w:val="00790E51"/>
    <w:rsid w:val="00792851"/>
    <w:rsid w:val="00793EE4"/>
    <w:rsid w:val="00794410"/>
    <w:rsid w:val="00794DC5"/>
    <w:rsid w:val="00794E79"/>
    <w:rsid w:val="0079500E"/>
    <w:rsid w:val="00797796"/>
    <w:rsid w:val="007A0CE0"/>
    <w:rsid w:val="007A5105"/>
    <w:rsid w:val="007A52E3"/>
    <w:rsid w:val="007A72F5"/>
    <w:rsid w:val="007A7CF7"/>
    <w:rsid w:val="007B031F"/>
    <w:rsid w:val="007B0EE2"/>
    <w:rsid w:val="007B2D38"/>
    <w:rsid w:val="007B46A8"/>
    <w:rsid w:val="007B4AA9"/>
    <w:rsid w:val="007B58CF"/>
    <w:rsid w:val="007C1AE7"/>
    <w:rsid w:val="007C25BF"/>
    <w:rsid w:val="007C32EC"/>
    <w:rsid w:val="007C5853"/>
    <w:rsid w:val="007C627C"/>
    <w:rsid w:val="007C7E52"/>
    <w:rsid w:val="007D2F13"/>
    <w:rsid w:val="007D3962"/>
    <w:rsid w:val="007D55DE"/>
    <w:rsid w:val="007D59C0"/>
    <w:rsid w:val="007D644E"/>
    <w:rsid w:val="007D7DB5"/>
    <w:rsid w:val="007E1A8B"/>
    <w:rsid w:val="007E1BEB"/>
    <w:rsid w:val="007E57DF"/>
    <w:rsid w:val="007E71A9"/>
    <w:rsid w:val="007F0283"/>
    <w:rsid w:val="007F0F72"/>
    <w:rsid w:val="007F3E87"/>
    <w:rsid w:val="007F42EB"/>
    <w:rsid w:val="007F4DF3"/>
    <w:rsid w:val="007F4F91"/>
    <w:rsid w:val="007F7425"/>
    <w:rsid w:val="007F7926"/>
    <w:rsid w:val="007F7F8E"/>
    <w:rsid w:val="008001AB"/>
    <w:rsid w:val="00800913"/>
    <w:rsid w:val="00801E6F"/>
    <w:rsid w:val="00802009"/>
    <w:rsid w:val="00802C9C"/>
    <w:rsid w:val="008032F2"/>
    <w:rsid w:val="00803398"/>
    <w:rsid w:val="00803D32"/>
    <w:rsid w:val="00804017"/>
    <w:rsid w:val="00804C96"/>
    <w:rsid w:val="00805775"/>
    <w:rsid w:val="008064B2"/>
    <w:rsid w:val="00806BCC"/>
    <w:rsid w:val="00812517"/>
    <w:rsid w:val="00812F2F"/>
    <w:rsid w:val="0081504E"/>
    <w:rsid w:val="00815503"/>
    <w:rsid w:val="00815E10"/>
    <w:rsid w:val="008209EE"/>
    <w:rsid w:val="00820C80"/>
    <w:rsid w:val="00822A50"/>
    <w:rsid w:val="00822B2E"/>
    <w:rsid w:val="0083275C"/>
    <w:rsid w:val="00832C7F"/>
    <w:rsid w:val="00835E8E"/>
    <w:rsid w:val="008415A5"/>
    <w:rsid w:val="0084167B"/>
    <w:rsid w:val="00843280"/>
    <w:rsid w:val="008441F6"/>
    <w:rsid w:val="0084564D"/>
    <w:rsid w:val="00846B6E"/>
    <w:rsid w:val="00850201"/>
    <w:rsid w:val="0085315F"/>
    <w:rsid w:val="0086038D"/>
    <w:rsid w:val="00861561"/>
    <w:rsid w:val="0086444E"/>
    <w:rsid w:val="00865475"/>
    <w:rsid w:val="008671DD"/>
    <w:rsid w:val="008715C4"/>
    <w:rsid w:val="0087240F"/>
    <w:rsid w:val="008736DA"/>
    <w:rsid w:val="00873FEC"/>
    <w:rsid w:val="008774C2"/>
    <w:rsid w:val="00877E2B"/>
    <w:rsid w:val="008807E1"/>
    <w:rsid w:val="008811D0"/>
    <w:rsid w:val="008815F7"/>
    <w:rsid w:val="00890706"/>
    <w:rsid w:val="008913EE"/>
    <w:rsid w:val="0089181B"/>
    <w:rsid w:val="00892125"/>
    <w:rsid w:val="00893980"/>
    <w:rsid w:val="008939D7"/>
    <w:rsid w:val="008953DC"/>
    <w:rsid w:val="00896207"/>
    <w:rsid w:val="008A04FA"/>
    <w:rsid w:val="008A07C8"/>
    <w:rsid w:val="008A214B"/>
    <w:rsid w:val="008A35DA"/>
    <w:rsid w:val="008A5BFA"/>
    <w:rsid w:val="008AEE2D"/>
    <w:rsid w:val="008B4969"/>
    <w:rsid w:val="008B545D"/>
    <w:rsid w:val="008B6DD7"/>
    <w:rsid w:val="008B7678"/>
    <w:rsid w:val="008B7F54"/>
    <w:rsid w:val="008C07F7"/>
    <w:rsid w:val="008C18D2"/>
    <w:rsid w:val="008C1B21"/>
    <w:rsid w:val="008C345D"/>
    <w:rsid w:val="008C3892"/>
    <w:rsid w:val="008C4193"/>
    <w:rsid w:val="008C4D52"/>
    <w:rsid w:val="008C4DCE"/>
    <w:rsid w:val="008C5D78"/>
    <w:rsid w:val="008D0570"/>
    <w:rsid w:val="008D0AF2"/>
    <w:rsid w:val="008D1355"/>
    <w:rsid w:val="008D4922"/>
    <w:rsid w:val="008D5A4A"/>
    <w:rsid w:val="008D6ECF"/>
    <w:rsid w:val="008D705E"/>
    <w:rsid w:val="008D7695"/>
    <w:rsid w:val="008D7C97"/>
    <w:rsid w:val="008D7E99"/>
    <w:rsid w:val="008E1153"/>
    <w:rsid w:val="008E17BF"/>
    <w:rsid w:val="008E2561"/>
    <w:rsid w:val="008E3A0B"/>
    <w:rsid w:val="008E5431"/>
    <w:rsid w:val="008E6D3B"/>
    <w:rsid w:val="008E7190"/>
    <w:rsid w:val="008E7F69"/>
    <w:rsid w:val="008F23EC"/>
    <w:rsid w:val="008F2E8C"/>
    <w:rsid w:val="008F4A55"/>
    <w:rsid w:val="008F4B34"/>
    <w:rsid w:val="008F6F6E"/>
    <w:rsid w:val="008F7DC2"/>
    <w:rsid w:val="009027B2"/>
    <w:rsid w:val="00902AAB"/>
    <w:rsid w:val="00903427"/>
    <w:rsid w:val="00905C40"/>
    <w:rsid w:val="009100A2"/>
    <w:rsid w:val="00911378"/>
    <w:rsid w:val="009120E7"/>
    <w:rsid w:val="00912704"/>
    <w:rsid w:val="00913AB2"/>
    <w:rsid w:val="009160EC"/>
    <w:rsid w:val="00917DD9"/>
    <w:rsid w:val="00920A4B"/>
    <w:rsid w:val="009225B3"/>
    <w:rsid w:val="009225F2"/>
    <w:rsid w:val="0092342D"/>
    <w:rsid w:val="00923513"/>
    <w:rsid w:val="0092499A"/>
    <w:rsid w:val="009251DD"/>
    <w:rsid w:val="00925DAF"/>
    <w:rsid w:val="00926448"/>
    <w:rsid w:val="0093016E"/>
    <w:rsid w:val="00930FE1"/>
    <w:rsid w:val="00932A68"/>
    <w:rsid w:val="00934003"/>
    <w:rsid w:val="009355BE"/>
    <w:rsid w:val="00941808"/>
    <w:rsid w:val="00941E7D"/>
    <w:rsid w:val="009507BA"/>
    <w:rsid w:val="009529B9"/>
    <w:rsid w:val="009532A4"/>
    <w:rsid w:val="00955EE0"/>
    <w:rsid w:val="009563BC"/>
    <w:rsid w:val="00960356"/>
    <w:rsid w:val="00966092"/>
    <w:rsid w:val="00973F40"/>
    <w:rsid w:val="0097409F"/>
    <w:rsid w:val="009748D4"/>
    <w:rsid w:val="00975FD4"/>
    <w:rsid w:val="009809E5"/>
    <w:rsid w:val="009814D4"/>
    <w:rsid w:val="00982775"/>
    <w:rsid w:val="00987213"/>
    <w:rsid w:val="00987224"/>
    <w:rsid w:val="00987284"/>
    <w:rsid w:val="00987BEB"/>
    <w:rsid w:val="00991936"/>
    <w:rsid w:val="0099473A"/>
    <w:rsid w:val="00996861"/>
    <w:rsid w:val="009A0E6D"/>
    <w:rsid w:val="009A1A83"/>
    <w:rsid w:val="009A1D58"/>
    <w:rsid w:val="009A2040"/>
    <w:rsid w:val="009A2A34"/>
    <w:rsid w:val="009A4195"/>
    <w:rsid w:val="009A5055"/>
    <w:rsid w:val="009A5F08"/>
    <w:rsid w:val="009A6881"/>
    <w:rsid w:val="009B007D"/>
    <w:rsid w:val="009B5728"/>
    <w:rsid w:val="009B6202"/>
    <w:rsid w:val="009B71F4"/>
    <w:rsid w:val="009C026C"/>
    <w:rsid w:val="009C2238"/>
    <w:rsid w:val="009C2598"/>
    <w:rsid w:val="009C4F67"/>
    <w:rsid w:val="009C6A42"/>
    <w:rsid w:val="009D3BC1"/>
    <w:rsid w:val="009D5D03"/>
    <w:rsid w:val="009E1FBE"/>
    <w:rsid w:val="009E2C3B"/>
    <w:rsid w:val="009E34B1"/>
    <w:rsid w:val="009E6462"/>
    <w:rsid w:val="009F5202"/>
    <w:rsid w:val="009F57CF"/>
    <w:rsid w:val="009F69B9"/>
    <w:rsid w:val="009F6F37"/>
    <w:rsid w:val="00A01ECB"/>
    <w:rsid w:val="00A037AA"/>
    <w:rsid w:val="00A05369"/>
    <w:rsid w:val="00A07FE4"/>
    <w:rsid w:val="00A10518"/>
    <w:rsid w:val="00A149FD"/>
    <w:rsid w:val="00A2071C"/>
    <w:rsid w:val="00A24F11"/>
    <w:rsid w:val="00A26543"/>
    <w:rsid w:val="00A26DF2"/>
    <w:rsid w:val="00A2773F"/>
    <w:rsid w:val="00A30176"/>
    <w:rsid w:val="00A32D64"/>
    <w:rsid w:val="00A330AF"/>
    <w:rsid w:val="00A34278"/>
    <w:rsid w:val="00A3459C"/>
    <w:rsid w:val="00A346FD"/>
    <w:rsid w:val="00A4036F"/>
    <w:rsid w:val="00A406EC"/>
    <w:rsid w:val="00A41EF8"/>
    <w:rsid w:val="00A421F7"/>
    <w:rsid w:val="00A42A6A"/>
    <w:rsid w:val="00A42F84"/>
    <w:rsid w:val="00A448DC"/>
    <w:rsid w:val="00A4516E"/>
    <w:rsid w:val="00A465F6"/>
    <w:rsid w:val="00A478F0"/>
    <w:rsid w:val="00A506BD"/>
    <w:rsid w:val="00A53BE6"/>
    <w:rsid w:val="00A55DEF"/>
    <w:rsid w:val="00A57B78"/>
    <w:rsid w:val="00A61748"/>
    <w:rsid w:val="00A61CA5"/>
    <w:rsid w:val="00A64587"/>
    <w:rsid w:val="00A6689D"/>
    <w:rsid w:val="00A7232B"/>
    <w:rsid w:val="00A73CB9"/>
    <w:rsid w:val="00A74619"/>
    <w:rsid w:val="00A7511D"/>
    <w:rsid w:val="00A75B85"/>
    <w:rsid w:val="00A80B25"/>
    <w:rsid w:val="00A8236D"/>
    <w:rsid w:val="00A83416"/>
    <w:rsid w:val="00A835A2"/>
    <w:rsid w:val="00A904B7"/>
    <w:rsid w:val="00A94F3F"/>
    <w:rsid w:val="00A96030"/>
    <w:rsid w:val="00A97853"/>
    <w:rsid w:val="00A97888"/>
    <w:rsid w:val="00AA04D2"/>
    <w:rsid w:val="00AA07A3"/>
    <w:rsid w:val="00AA10F6"/>
    <w:rsid w:val="00AA316E"/>
    <w:rsid w:val="00AA3AE7"/>
    <w:rsid w:val="00AA4BA2"/>
    <w:rsid w:val="00AA710E"/>
    <w:rsid w:val="00AB0B0B"/>
    <w:rsid w:val="00AB10EC"/>
    <w:rsid w:val="00AB1168"/>
    <w:rsid w:val="00AB156E"/>
    <w:rsid w:val="00AB192F"/>
    <w:rsid w:val="00AC0181"/>
    <w:rsid w:val="00AC22AD"/>
    <w:rsid w:val="00AC31A3"/>
    <w:rsid w:val="00AD17A7"/>
    <w:rsid w:val="00AD321D"/>
    <w:rsid w:val="00AD6368"/>
    <w:rsid w:val="00AE035A"/>
    <w:rsid w:val="00AE3297"/>
    <w:rsid w:val="00AE3F48"/>
    <w:rsid w:val="00AE409B"/>
    <w:rsid w:val="00AE49A1"/>
    <w:rsid w:val="00AE5D6F"/>
    <w:rsid w:val="00AE71D0"/>
    <w:rsid w:val="00AE766A"/>
    <w:rsid w:val="00AF2B4B"/>
    <w:rsid w:val="00AF36B4"/>
    <w:rsid w:val="00AF5E21"/>
    <w:rsid w:val="00AF5E44"/>
    <w:rsid w:val="00AF678F"/>
    <w:rsid w:val="00AF760A"/>
    <w:rsid w:val="00B0080F"/>
    <w:rsid w:val="00B0119A"/>
    <w:rsid w:val="00B033C3"/>
    <w:rsid w:val="00B037E5"/>
    <w:rsid w:val="00B04737"/>
    <w:rsid w:val="00B04DC3"/>
    <w:rsid w:val="00B146E4"/>
    <w:rsid w:val="00B15771"/>
    <w:rsid w:val="00B15878"/>
    <w:rsid w:val="00B15AA4"/>
    <w:rsid w:val="00B16F4A"/>
    <w:rsid w:val="00B17644"/>
    <w:rsid w:val="00B179D8"/>
    <w:rsid w:val="00B17E19"/>
    <w:rsid w:val="00B20772"/>
    <w:rsid w:val="00B25C5F"/>
    <w:rsid w:val="00B3024F"/>
    <w:rsid w:val="00B33856"/>
    <w:rsid w:val="00B34148"/>
    <w:rsid w:val="00B34EEF"/>
    <w:rsid w:val="00B35E5C"/>
    <w:rsid w:val="00B35F90"/>
    <w:rsid w:val="00B37271"/>
    <w:rsid w:val="00B4544B"/>
    <w:rsid w:val="00B45DBD"/>
    <w:rsid w:val="00B469AC"/>
    <w:rsid w:val="00B53ECD"/>
    <w:rsid w:val="00B53FA2"/>
    <w:rsid w:val="00B61863"/>
    <w:rsid w:val="00B620AC"/>
    <w:rsid w:val="00B63141"/>
    <w:rsid w:val="00B6436D"/>
    <w:rsid w:val="00B65A83"/>
    <w:rsid w:val="00B711A9"/>
    <w:rsid w:val="00B71939"/>
    <w:rsid w:val="00B71FED"/>
    <w:rsid w:val="00B73DCB"/>
    <w:rsid w:val="00B7423C"/>
    <w:rsid w:val="00B744E2"/>
    <w:rsid w:val="00B747D7"/>
    <w:rsid w:val="00B77DFC"/>
    <w:rsid w:val="00B803DC"/>
    <w:rsid w:val="00B80412"/>
    <w:rsid w:val="00B84E7A"/>
    <w:rsid w:val="00B85829"/>
    <w:rsid w:val="00B86FD6"/>
    <w:rsid w:val="00B878EE"/>
    <w:rsid w:val="00B92360"/>
    <w:rsid w:val="00B92E22"/>
    <w:rsid w:val="00B94392"/>
    <w:rsid w:val="00B95952"/>
    <w:rsid w:val="00B97A33"/>
    <w:rsid w:val="00BA03AD"/>
    <w:rsid w:val="00BA13A1"/>
    <w:rsid w:val="00BA730F"/>
    <w:rsid w:val="00BB0D00"/>
    <w:rsid w:val="00BB24AB"/>
    <w:rsid w:val="00BB2E8F"/>
    <w:rsid w:val="00BB4126"/>
    <w:rsid w:val="00BB4CBB"/>
    <w:rsid w:val="00BC04D0"/>
    <w:rsid w:val="00BC0C2B"/>
    <w:rsid w:val="00BC12B1"/>
    <w:rsid w:val="00BC1C2F"/>
    <w:rsid w:val="00BC1E62"/>
    <w:rsid w:val="00BC205A"/>
    <w:rsid w:val="00BC263E"/>
    <w:rsid w:val="00BD094C"/>
    <w:rsid w:val="00BD16E7"/>
    <w:rsid w:val="00BD1BDD"/>
    <w:rsid w:val="00BD277D"/>
    <w:rsid w:val="00BD4F3F"/>
    <w:rsid w:val="00BD5F9F"/>
    <w:rsid w:val="00BD6470"/>
    <w:rsid w:val="00BD7787"/>
    <w:rsid w:val="00BD7BB3"/>
    <w:rsid w:val="00BE2BF8"/>
    <w:rsid w:val="00BE6647"/>
    <w:rsid w:val="00BE7075"/>
    <w:rsid w:val="00BE7875"/>
    <w:rsid w:val="00BF03B7"/>
    <w:rsid w:val="00BF19DB"/>
    <w:rsid w:val="00BF1B00"/>
    <w:rsid w:val="00BF29C2"/>
    <w:rsid w:val="00BF3EA4"/>
    <w:rsid w:val="00BF431D"/>
    <w:rsid w:val="00BF5161"/>
    <w:rsid w:val="00BF6690"/>
    <w:rsid w:val="00C00774"/>
    <w:rsid w:val="00C00AA0"/>
    <w:rsid w:val="00C01FCC"/>
    <w:rsid w:val="00C02630"/>
    <w:rsid w:val="00C0710D"/>
    <w:rsid w:val="00C0718D"/>
    <w:rsid w:val="00C10DE4"/>
    <w:rsid w:val="00C1141F"/>
    <w:rsid w:val="00C139B0"/>
    <w:rsid w:val="00C13BCD"/>
    <w:rsid w:val="00C15404"/>
    <w:rsid w:val="00C17EEB"/>
    <w:rsid w:val="00C21B84"/>
    <w:rsid w:val="00C22A49"/>
    <w:rsid w:val="00C23201"/>
    <w:rsid w:val="00C243FA"/>
    <w:rsid w:val="00C26333"/>
    <w:rsid w:val="00C33D37"/>
    <w:rsid w:val="00C348D0"/>
    <w:rsid w:val="00C34C9E"/>
    <w:rsid w:val="00C34D6D"/>
    <w:rsid w:val="00C369E6"/>
    <w:rsid w:val="00C37DAB"/>
    <w:rsid w:val="00C41BC7"/>
    <w:rsid w:val="00C43770"/>
    <w:rsid w:val="00C51456"/>
    <w:rsid w:val="00C53069"/>
    <w:rsid w:val="00C53A03"/>
    <w:rsid w:val="00C57827"/>
    <w:rsid w:val="00C60D09"/>
    <w:rsid w:val="00C634DF"/>
    <w:rsid w:val="00C67E8A"/>
    <w:rsid w:val="00C67EC5"/>
    <w:rsid w:val="00C71134"/>
    <w:rsid w:val="00C71276"/>
    <w:rsid w:val="00C74027"/>
    <w:rsid w:val="00C7588D"/>
    <w:rsid w:val="00C75AF1"/>
    <w:rsid w:val="00C76A8F"/>
    <w:rsid w:val="00C76BC3"/>
    <w:rsid w:val="00C80A52"/>
    <w:rsid w:val="00C8433C"/>
    <w:rsid w:val="00C901B0"/>
    <w:rsid w:val="00C90743"/>
    <w:rsid w:val="00C9416C"/>
    <w:rsid w:val="00C95EEF"/>
    <w:rsid w:val="00C968CC"/>
    <w:rsid w:val="00C97343"/>
    <w:rsid w:val="00CA027F"/>
    <w:rsid w:val="00CA3083"/>
    <w:rsid w:val="00CA370F"/>
    <w:rsid w:val="00CA3854"/>
    <w:rsid w:val="00CA5AEE"/>
    <w:rsid w:val="00CA75B5"/>
    <w:rsid w:val="00CA75C2"/>
    <w:rsid w:val="00CB0B8E"/>
    <w:rsid w:val="00CB1F09"/>
    <w:rsid w:val="00CB7AA1"/>
    <w:rsid w:val="00CC0C37"/>
    <w:rsid w:val="00CC1246"/>
    <w:rsid w:val="00CC12E8"/>
    <w:rsid w:val="00CC49D9"/>
    <w:rsid w:val="00CD5AA3"/>
    <w:rsid w:val="00CD630D"/>
    <w:rsid w:val="00CE0310"/>
    <w:rsid w:val="00CE14E0"/>
    <w:rsid w:val="00CE17FE"/>
    <w:rsid w:val="00CE497D"/>
    <w:rsid w:val="00CE65F6"/>
    <w:rsid w:val="00CF0EE3"/>
    <w:rsid w:val="00CF3CD7"/>
    <w:rsid w:val="00CF603F"/>
    <w:rsid w:val="00CF65A1"/>
    <w:rsid w:val="00CF7DF1"/>
    <w:rsid w:val="00D01ABD"/>
    <w:rsid w:val="00D0394C"/>
    <w:rsid w:val="00D03CCE"/>
    <w:rsid w:val="00D05D43"/>
    <w:rsid w:val="00D0665D"/>
    <w:rsid w:val="00D07B23"/>
    <w:rsid w:val="00D1146D"/>
    <w:rsid w:val="00D1685F"/>
    <w:rsid w:val="00D1738D"/>
    <w:rsid w:val="00D20ACD"/>
    <w:rsid w:val="00D23705"/>
    <w:rsid w:val="00D25DEE"/>
    <w:rsid w:val="00D2612F"/>
    <w:rsid w:val="00D27507"/>
    <w:rsid w:val="00D2766F"/>
    <w:rsid w:val="00D31E1F"/>
    <w:rsid w:val="00D34A2E"/>
    <w:rsid w:val="00D34C20"/>
    <w:rsid w:val="00D35BB6"/>
    <w:rsid w:val="00D37044"/>
    <w:rsid w:val="00D375C8"/>
    <w:rsid w:val="00D37C80"/>
    <w:rsid w:val="00D40A0A"/>
    <w:rsid w:val="00D44B91"/>
    <w:rsid w:val="00D45241"/>
    <w:rsid w:val="00D501B3"/>
    <w:rsid w:val="00D52BD0"/>
    <w:rsid w:val="00D5546D"/>
    <w:rsid w:val="00D55CDD"/>
    <w:rsid w:val="00D56107"/>
    <w:rsid w:val="00D57BD0"/>
    <w:rsid w:val="00D62770"/>
    <w:rsid w:val="00D641AE"/>
    <w:rsid w:val="00D6472C"/>
    <w:rsid w:val="00D64956"/>
    <w:rsid w:val="00D66159"/>
    <w:rsid w:val="00D66F52"/>
    <w:rsid w:val="00D72324"/>
    <w:rsid w:val="00D7436E"/>
    <w:rsid w:val="00D75A9E"/>
    <w:rsid w:val="00D7738D"/>
    <w:rsid w:val="00D831CE"/>
    <w:rsid w:val="00D83AA9"/>
    <w:rsid w:val="00D87127"/>
    <w:rsid w:val="00D900E6"/>
    <w:rsid w:val="00D90A05"/>
    <w:rsid w:val="00D912A4"/>
    <w:rsid w:val="00D92D77"/>
    <w:rsid w:val="00D96F1A"/>
    <w:rsid w:val="00DA03B7"/>
    <w:rsid w:val="00DA0CB7"/>
    <w:rsid w:val="00DA7E59"/>
    <w:rsid w:val="00DB2270"/>
    <w:rsid w:val="00DB470F"/>
    <w:rsid w:val="00DB4D1C"/>
    <w:rsid w:val="00DB61E6"/>
    <w:rsid w:val="00DC0814"/>
    <w:rsid w:val="00DE28D2"/>
    <w:rsid w:val="00DE35EB"/>
    <w:rsid w:val="00DE5179"/>
    <w:rsid w:val="00DE7F6C"/>
    <w:rsid w:val="00DF03F1"/>
    <w:rsid w:val="00DF1DA9"/>
    <w:rsid w:val="00DF2863"/>
    <w:rsid w:val="00DF2B07"/>
    <w:rsid w:val="00DF5EE8"/>
    <w:rsid w:val="00DF7A99"/>
    <w:rsid w:val="00E010DA"/>
    <w:rsid w:val="00E01AA7"/>
    <w:rsid w:val="00E01B6C"/>
    <w:rsid w:val="00E025C0"/>
    <w:rsid w:val="00E02D3E"/>
    <w:rsid w:val="00E03659"/>
    <w:rsid w:val="00E064B0"/>
    <w:rsid w:val="00E07E08"/>
    <w:rsid w:val="00E10E5A"/>
    <w:rsid w:val="00E10FD9"/>
    <w:rsid w:val="00E164F7"/>
    <w:rsid w:val="00E21DD6"/>
    <w:rsid w:val="00E224C1"/>
    <w:rsid w:val="00E23031"/>
    <w:rsid w:val="00E2421F"/>
    <w:rsid w:val="00E24796"/>
    <w:rsid w:val="00E24BDB"/>
    <w:rsid w:val="00E27160"/>
    <w:rsid w:val="00E27222"/>
    <w:rsid w:val="00E279AD"/>
    <w:rsid w:val="00E31227"/>
    <w:rsid w:val="00E31920"/>
    <w:rsid w:val="00E34B48"/>
    <w:rsid w:val="00E34D56"/>
    <w:rsid w:val="00E405A9"/>
    <w:rsid w:val="00E47BA0"/>
    <w:rsid w:val="00E50A1C"/>
    <w:rsid w:val="00E51769"/>
    <w:rsid w:val="00E52582"/>
    <w:rsid w:val="00E52592"/>
    <w:rsid w:val="00E53044"/>
    <w:rsid w:val="00E5439B"/>
    <w:rsid w:val="00E563BD"/>
    <w:rsid w:val="00E57AAD"/>
    <w:rsid w:val="00E62705"/>
    <w:rsid w:val="00E63C2B"/>
    <w:rsid w:val="00E664F2"/>
    <w:rsid w:val="00E76160"/>
    <w:rsid w:val="00E776E9"/>
    <w:rsid w:val="00E82364"/>
    <w:rsid w:val="00E83E58"/>
    <w:rsid w:val="00E85FB0"/>
    <w:rsid w:val="00E90FFD"/>
    <w:rsid w:val="00E9350D"/>
    <w:rsid w:val="00E9575E"/>
    <w:rsid w:val="00E96755"/>
    <w:rsid w:val="00E979CB"/>
    <w:rsid w:val="00EA0334"/>
    <w:rsid w:val="00EA3E13"/>
    <w:rsid w:val="00EA413E"/>
    <w:rsid w:val="00EA4B39"/>
    <w:rsid w:val="00EA67FF"/>
    <w:rsid w:val="00EA68C3"/>
    <w:rsid w:val="00EA7397"/>
    <w:rsid w:val="00EB433E"/>
    <w:rsid w:val="00EB4A32"/>
    <w:rsid w:val="00EB4D42"/>
    <w:rsid w:val="00EB54EC"/>
    <w:rsid w:val="00EB5CFA"/>
    <w:rsid w:val="00EB6798"/>
    <w:rsid w:val="00EC05AA"/>
    <w:rsid w:val="00EC1EA6"/>
    <w:rsid w:val="00EC432A"/>
    <w:rsid w:val="00EC5AE9"/>
    <w:rsid w:val="00EC79A1"/>
    <w:rsid w:val="00ED1542"/>
    <w:rsid w:val="00ED1762"/>
    <w:rsid w:val="00ED2819"/>
    <w:rsid w:val="00ED2EA5"/>
    <w:rsid w:val="00ED4727"/>
    <w:rsid w:val="00EE1851"/>
    <w:rsid w:val="00EE18CC"/>
    <w:rsid w:val="00EE2B7E"/>
    <w:rsid w:val="00EE44D5"/>
    <w:rsid w:val="00EE65EB"/>
    <w:rsid w:val="00EE6CBD"/>
    <w:rsid w:val="00EE6F96"/>
    <w:rsid w:val="00EF23A7"/>
    <w:rsid w:val="00EF360B"/>
    <w:rsid w:val="00EF7763"/>
    <w:rsid w:val="00F02FAB"/>
    <w:rsid w:val="00F033E4"/>
    <w:rsid w:val="00F05609"/>
    <w:rsid w:val="00F11B04"/>
    <w:rsid w:val="00F16DFD"/>
    <w:rsid w:val="00F177C5"/>
    <w:rsid w:val="00F24DFC"/>
    <w:rsid w:val="00F26910"/>
    <w:rsid w:val="00F26E15"/>
    <w:rsid w:val="00F34E14"/>
    <w:rsid w:val="00F353A6"/>
    <w:rsid w:val="00F363DE"/>
    <w:rsid w:val="00F40CD4"/>
    <w:rsid w:val="00F4333E"/>
    <w:rsid w:val="00F4348C"/>
    <w:rsid w:val="00F44764"/>
    <w:rsid w:val="00F46568"/>
    <w:rsid w:val="00F4773A"/>
    <w:rsid w:val="00F51A1B"/>
    <w:rsid w:val="00F53671"/>
    <w:rsid w:val="00F53D06"/>
    <w:rsid w:val="00F53E30"/>
    <w:rsid w:val="00F54F31"/>
    <w:rsid w:val="00F55309"/>
    <w:rsid w:val="00F56A40"/>
    <w:rsid w:val="00F5720F"/>
    <w:rsid w:val="00F575D1"/>
    <w:rsid w:val="00F57FEE"/>
    <w:rsid w:val="00F61199"/>
    <w:rsid w:val="00F61E53"/>
    <w:rsid w:val="00F6300A"/>
    <w:rsid w:val="00F65989"/>
    <w:rsid w:val="00F70FC2"/>
    <w:rsid w:val="00F7280F"/>
    <w:rsid w:val="00F72C42"/>
    <w:rsid w:val="00F753CB"/>
    <w:rsid w:val="00F76A4A"/>
    <w:rsid w:val="00F77F38"/>
    <w:rsid w:val="00F8034B"/>
    <w:rsid w:val="00F812CE"/>
    <w:rsid w:val="00F81517"/>
    <w:rsid w:val="00F872E2"/>
    <w:rsid w:val="00F90E23"/>
    <w:rsid w:val="00F90F52"/>
    <w:rsid w:val="00F9298E"/>
    <w:rsid w:val="00F93DE9"/>
    <w:rsid w:val="00F946EA"/>
    <w:rsid w:val="00F96B9F"/>
    <w:rsid w:val="00F97258"/>
    <w:rsid w:val="00FA03C2"/>
    <w:rsid w:val="00FA44DF"/>
    <w:rsid w:val="00FA47C4"/>
    <w:rsid w:val="00FB436A"/>
    <w:rsid w:val="00FB4BF2"/>
    <w:rsid w:val="00FB698A"/>
    <w:rsid w:val="00FC0D0C"/>
    <w:rsid w:val="00FC14ED"/>
    <w:rsid w:val="00FC1D2A"/>
    <w:rsid w:val="00FC2CC9"/>
    <w:rsid w:val="00FC4A42"/>
    <w:rsid w:val="00FC56D8"/>
    <w:rsid w:val="00FC6A1D"/>
    <w:rsid w:val="00FC6C09"/>
    <w:rsid w:val="00FC7A72"/>
    <w:rsid w:val="00FD127F"/>
    <w:rsid w:val="00FD206D"/>
    <w:rsid w:val="00FD3DDA"/>
    <w:rsid w:val="00FD4404"/>
    <w:rsid w:val="00FD75AF"/>
    <w:rsid w:val="00FE023A"/>
    <w:rsid w:val="00FE38C0"/>
    <w:rsid w:val="00FE5C63"/>
    <w:rsid w:val="00FE7BDC"/>
    <w:rsid w:val="00FF12BC"/>
    <w:rsid w:val="00FF3C5B"/>
    <w:rsid w:val="00FF6DA6"/>
    <w:rsid w:val="00FF71C5"/>
    <w:rsid w:val="039AAEB8"/>
    <w:rsid w:val="04651F34"/>
    <w:rsid w:val="05F73C17"/>
    <w:rsid w:val="06B001B4"/>
    <w:rsid w:val="070BA148"/>
    <w:rsid w:val="073060E6"/>
    <w:rsid w:val="08A4CFDB"/>
    <w:rsid w:val="08A91703"/>
    <w:rsid w:val="08C89954"/>
    <w:rsid w:val="090DBDD3"/>
    <w:rsid w:val="0947A5DD"/>
    <w:rsid w:val="096C0738"/>
    <w:rsid w:val="0B0C8CBB"/>
    <w:rsid w:val="0B1DFCB7"/>
    <w:rsid w:val="0BBEC028"/>
    <w:rsid w:val="0C134E31"/>
    <w:rsid w:val="0DBC1585"/>
    <w:rsid w:val="0E469A90"/>
    <w:rsid w:val="0E7092A8"/>
    <w:rsid w:val="0E98FCFF"/>
    <w:rsid w:val="0ECFCE70"/>
    <w:rsid w:val="0F439A53"/>
    <w:rsid w:val="10946CE5"/>
    <w:rsid w:val="10ABE5DE"/>
    <w:rsid w:val="128202CF"/>
    <w:rsid w:val="12AF6365"/>
    <w:rsid w:val="1345656D"/>
    <w:rsid w:val="141C17CB"/>
    <w:rsid w:val="14A506A7"/>
    <w:rsid w:val="14E5E098"/>
    <w:rsid w:val="15861E76"/>
    <w:rsid w:val="162924B0"/>
    <w:rsid w:val="16635D11"/>
    <w:rsid w:val="176DF93C"/>
    <w:rsid w:val="18541B2C"/>
    <w:rsid w:val="18644893"/>
    <w:rsid w:val="18BA0ACA"/>
    <w:rsid w:val="18EACDA2"/>
    <w:rsid w:val="18EBCFFB"/>
    <w:rsid w:val="192F8F54"/>
    <w:rsid w:val="19771EDA"/>
    <w:rsid w:val="19BD53DD"/>
    <w:rsid w:val="1AC0B21C"/>
    <w:rsid w:val="1C29018C"/>
    <w:rsid w:val="1C35803D"/>
    <w:rsid w:val="1C6F271A"/>
    <w:rsid w:val="1CAA63DC"/>
    <w:rsid w:val="207F39A6"/>
    <w:rsid w:val="20A9E40E"/>
    <w:rsid w:val="21126F3F"/>
    <w:rsid w:val="21FB20E4"/>
    <w:rsid w:val="226451E2"/>
    <w:rsid w:val="24458C32"/>
    <w:rsid w:val="244814AC"/>
    <w:rsid w:val="245F7DD0"/>
    <w:rsid w:val="24600D28"/>
    <w:rsid w:val="25DE566E"/>
    <w:rsid w:val="262A64DA"/>
    <w:rsid w:val="269CCB4F"/>
    <w:rsid w:val="27582E9F"/>
    <w:rsid w:val="288DA6E6"/>
    <w:rsid w:val="2A326CE7"/>
    <w:rsid w:val="2A483CA2"/>
    <w:rsid w:val="2B300E1B"/>
    <w:rsid w:val="2C7AF8D0"/>
    <w:rsid w:val="2DCCC453"/>
    <w:rsid w:val="2EEF705A"/>
    <w:rsid w:val="2F0A73E7"/>
    <w:rsid w:val="2F1B551F"/>
    <w:rsid w:val="2F3D7839"/>
    <w:rsid w:val="2F736DC1"/>
    <w:rsid w:val="2F76E095"/>
    <w:rsid w:val="2F7FD8DC"/>
    <w:rsid w:val="2F96878A"/>
    <w:rsid w:val="2FDECB42"/>
    <w:rsid w:val="31820593"/>
    <w:rsid w:val="320FEA34"/>
    <w:rsid w:val="3229B482"/>
    <w:rsid w:val="32D5CD85"/>
    <w:rsid w:val="32E5DE4E"/>
    <w:rsid w:val="330D9F7D"/>
    <w:rsid w:val="37054661"/>
    <w:rsid w:val="378FCC48"/>
    <w:rsid w:val="38432C13"/>
    <w:rsid w:val="3931D65D"/>
    <w:rsid w:val="395E67B3"/>
    <w:rsid w:val="39EB0D86"/>
    <w:rsid w:val="3C003311"/>
    <w:rsid w:val="3D2CB6F0"/>
    <w:rsid w:val="3D32E6AF"/>
    <w:rsid w:val="3D407A7B"/>
    <w:rsid w:val="3D46A548"/>
    <w:rsid w:val="3E783B9E"/>
    <w:rsid w:val="3EE4E1CB"/>
    <w:rsid w:val="4129C19E"/>
    <w:rsid w:val="43CEF857"/>
    <w:rsid w:val="445082D0"/>
    <w:rsid w:val="448DF6CF"/>
    <w:rsid w:val="45474FF6"/>
    <w:rsid w:val="45D2AB58"/>
    <w:rsid w:val="4707F27E"/>
    <w:rsid w:val="4725DBD0"/>
    <w:rsid w:val="48652A69"/>
    <w:rsid w:val="48D3A87F"/>
    <w:rsid w:val="48E1777B"/>
    <w:rsid w:val="4B9B3B88"/>
    <w:rsid w:val="4C050989"/>
    <w:rsid w:val="4CFD1A43"/>
    <w:rsid w:val="4E7EA708"/>
    <w:rsid w:val="4F8BB881"/>
    <w:rsid w:val="51A03170"/>
    <w:rsid w:val="5293FA2F"/>
    <w:rsid w:val="531A2A5E"/>
    <w:rsid w:val="539A3676"/>
    <w:rsid w:val="540A35D2"/>
    <w:rsid w:val="5486852C"/>
    <w:rsid w:val="54B044FA"/>
    <w:rsid w:val="5502D0A7"/>
    <w:rsid w:val="55F44EC9"/>
    <w:rsid w:val="565A1053"/>
    <w:rsid w:val="56760A91"/>
    <w:rsid w:val="57D73EA8"/>
    <w:rsid w:val="5ACEB835"/>
    <w:rsid w:val="5B4CF7E8"/>
    <w:rsid w:val="5C1AE7E9"/>
    <w:rsid w:val="5C7AEB34"/>
    <w:rsid w:val="610A315E"/>
    <w:rsid w:val="6150C689"/>
    <w:rsid w:val="625D92A5"/>
    <w:rsid w:val="6454E01F"/>
    <w:rsid w:val="648B9D71"/>
    <w:rsid w:val="64FF947D"/>
    <w:rsid w:val="657246DB"/>
    <w:rsid w:val="66B933F9"/>
    <w:rsid w:val="677D7425"/>
    <w:rsid w:val="6822A893"/>
    <w:rsid w:val="6A5317A0"/>
    <w:rsid w:val="6AEC3954"/>
    <w:rsid w:val="6CEC603B"/>
    <w:rsid w:val="6E1BA39C"/>
    <w:rsid w:val="6E8D5429"/>
    <w:rsid w:val="6EB3AAF1"/>
    <w:rsid w:val="6F34AB38"/>
    <w:rsid w:val="6F9EA8B7"/>
    <w:rsid w:val="6FC890C8"/>
    <w:rsid w:val="709E814F"/>
    <w:rsid w:val="70A33AD5"/>
    <w:rsid w:val="71864420"/>
    <w:rsid w:val="71AA8ED8"/>
    <w:rsid w:val="72033100"/>
    <w:rsid w:val="725ACE36"/>
    <w:rsid w:val="72D234E3"/>
    <w:rsid w:val="72EA8B0D"/>
    <w:rsid w:val="73487CB5"/>
    <w:rsid w:val="743B97F2"/>
    <w:rsid w:val="7496E32F"/>
    <w:rsid w:val="77DD2EC0"/>
    <w:rsid w:val="792A79A7"/>
    <w:rsid w:val="7A1B72DE"/>
    <w:rsid w:val="7AAC947E"/>
    <w:rsid w:val="7B3DA28E"/>
    <w:rsid w:val="7C0E8204"/>
    <w:rsid w:val="7EAA2FCB"/>
    <w:rsid w:val="7F13A1AA"/>
    <w:rsid w:val="7F7B9093"/>
    <w:rsid w:val="7FAAB38E"/>
    <w:rsid w:val="7FCAF979"/>
    <w:rsid w:val="7FF9487F"/>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01B5AC"/>
  <w15:chartTrackingRefBased/>
  <w15:docId w15:val="{DE3F65D1-D430-4E65-8FC3-1C379D466A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377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5377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5377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5377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5377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5377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5377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5377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5377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377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5377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5377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5377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5377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5377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5377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5377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5377E"/>
    <w:rPr>
      <w:rFonts w:eastAsiaTheme="majorEastAsia" w:cstheme="majorBidi"/>
      <w:color w:val="272727" w:themeColor="text1" w:themeTint="D8"/>
    </w:rPr>
  </w:style>
  <w:style w:type="paragraph" w:styleId="Title">
    <w:name w:val="Title"/>
    <w:basedOn w:val="Normal"/>
    <w:next w:val="Normal"/>
    <w:link w:val="TitleChar"/>
    <w:uiPriority w:val="10"/>
    <w:qFormat/>
    <w:rsid w:val="0055377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377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5377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5377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5377E"/>
    <w:pPr>
      <w:spacing w:before="160"/>
      <w:jc w:val="center"/>
    </w:pPr>
    <w:rPr>
      <w:i/>
      <w:iCs/>
      <w:color w:val="404040" w:themeColor="text1" w:themeTint="BF"/>
    </w:rPr>
  </w:style>
  <w:style w:type="character" w:customStyle="1" w:styleId="QuoteChar">
    <w:name w:val="Quote Char"/>
    <w:basedOn w:val="DefaultParagraphFont"/>
    <w:link w:val="Quote"/>
    <w:uiPriority w:val="29"/>
    <w:rsid w:val="0055377E"/>
    <w:rPr>
      <w:i/>
      <w:iCs/>
      <w:color w:val="404040" w:themeColor="text1" w:themeTint="BF"/>
    </w:rPr>
  </w:style>
  <w:style w:type="paragraph" w:styleId="ListParagraph">
    <w:name w:val="List Paragraph"/>
    <w:basedOn w:val="Normal"/>
    <w:uiPriority w:val="34"/>
    <w:qFormat/>
    <w:rsid w:val="0055377E"/>
    <w:pPr>
      <w:ind w:left="720"/>
      <w:contextualSpacing/>
    </w:pPr>
  </w:style>
  <w:style w:type="character" w:styleId="IntenseEmphasis">
    <w:name w:val="Intense Emphasis"/>
    <w:basedOn w:val="DefaultParagraphFont"/>
    <w:uiPriority w:val="21"/>
    <w:qFormat/>
    <w:rsid w:val="0055377E"/>
    <w:rPr>
      <w:i/>
      <w:iCs/>
      <w:color w:val="0F4761" w:themeColor="accent1" w:themeShade="BF"/>
    </w:rPr>
  </w:style>
  <w:style w:type="paragraph" w:styleId="IntenseQuote">
    <w:name w:val="Intense Quote"/>
    <w:basedOn w:val="Normal"/>
    <w:next w:val="Normal"/>
    <w:link w:val="IntenseQuoteChar"/>
    <w:uiPriority w:val="30"/>
    <w:qFormat/>
    <w:rsid w:val="0055377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5377E"/>
    <w:rPr>
      <w:i/>
      <w:iCs/>
      <w:color w:val="0F4761" w:themeColor="accent1" w:themeShade="BF"/>
    </w:rPr>
  </w:style>
  <w:style w:type="character" w:styleId="IntenseReference">
    <w:name w:val="Intense Reference"/>
    <w:basedOn w:val="DefaultParagraphFont"/>
    <w:uiPriority w:val="32"/>
    <w:qFormat/>
    <w:rsid w:val="0055377E"/>
    <w:rPr>
      <w:b/>
      <w:bCs/>
      <w:smallCaps/>
      <w:color w:val="0F4761" w:themeColor="accent1" w:themeShade="BF"/>
      <w:spacing w:val="5"/>
    </w:rPr>
  </w:style>
  <w:style w:type="character" w:styleId="PlaceholderText">
    <w:name w:val="Placeholder Text"/>
    <w:basedOn w:val="DefaultParagraphFont"/>
    <w:uiPriority w:val="99"/>
    <w:semiHidden/>
    <w:rsid w:val="003A74B9"/>
    <w:rPr>
      <w:color w:val="666666"/>
    </w:rPr>
  </w:style>
  <w:style w:type="character" w:styleId="Hyperlink">
    <w:name w:val="Hyperlink"/>
    <w:basedOn w:val="DefaultParagraphFont"/>
    <w:uiPriority w:val="99"/>
    <w:unhideWhenUsed/>
    <w:rsid w:val="007F42EB"/>
    <w:rPr>
      <w:color w:val="467886" w:themeColor="hyperlink"/>
      <w:u w:val="single"/>
    </w:rPr>
  </w:style>
  <w:style w:type="character" w:styleId="UnresolvedMention">
    <w:name w:val="Unresolved Mention"/>
    <w:basedOn w:val="DefaultParagraphFont"/>
    <w:uiPriority w:val="99"/>
    <w:semiHidden/>
    <w:unhideWhenUsed/>
    <w:rsid w:val="007F42EB"/>
    <w:rPr>
      <w:color w:val="605E5C"/>
      <w:shd w:val="clear" w:color="auto" w:fill="E1DFDD"/>
    </w:rPr>
  </w:style>
  <w:style w:type="paragraph" w:styleId="Revision">
    <w:name w:val="Revision"/>
    <w:hidden/>
    <w:uiPriority w:val="99"/>
    <w:semiHidden/>
    <w:rsid w:val="00072EEC"/>
    <w:pPr>
      <w:spacing w:after="0" w:line="240" w:lineRule="auto"/>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NormalWeb">
    <w:name w:val="Normal (Web)"/>
    <w:basedOn w:val="Normal"/>
    <w:uiPriority w:val="99"/>
    <w:semiHidden/>
    <w:unhideWhenUsed/>
    <w:rsid w:val="00801E6F"/>
    <w:rPr>
      <w:rFonts w:ascii="Times New Roman" w:hAnsi="Times New Roman" w:cs="Times New Roman"/>
    </w:rPr>
  </w:style>
  <w:style w:type="table" w:styleId="PlainTable1">
    <w:name w:val="Plain Table 1"/>
    <w:basedOn w:val="TableNormal"/>
    <w:uiPriority w:val="41"/>
    <w:rsid w:val="00A7461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546981"/>
    <w:rPr>
      <w:color w:val="96607D"/>
      <w:u w:val="single"/>
    </w:rPr>
  </w:style>
  <w:style w:type="paragraph" w:customStyle="1" w:styleId="msonormal0">
    <w:name w:val="msonormal"/>
    <w:basedOn w:val="Normal"/>
    <w:rsid w:val="00546981"/>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paragraph" w:customStyle="1" w:styleId="xl63">
    <w:name w:val="xl63"/>
    <w:basedOn w:val="Normal"/>
    <w:rsid w:val="00546981"/>
    <w:pPr>
      <w:shd w:val="clear" w:color="000000" w:fill="FFFFFF"/>
      <w:spacing w:before="100" w:beforeAutospacing="1" w:after="100" w:afterAutospacing="1" w:line="240" w:lineRule="auto"/>
    </w:pPr>
    <w:rPr>
      <w:rFonts w:ascii="Times New Roman" w:eastAsia="Times New Roman" w:hAnsi="Times New Roman" w:cs="Times New Roman"/>
      <w:kern w:val="0"/>
      <w:lang w:eastAsia="en-GB"/>
      <w14:ligatures w14:val="none"/>
    </w:rPr>
  </w:style>
  <w:style w:type="paragraph" w:customStyle="1" w:styleId="xl64">
    <w:name w:val="xl64"/>
    <w:basedOn w:val="Normal"/>
    <w:rsid w:val="00546981"/>
    <w:pPr>
      <w:shd w:val="clear" w:color="000000" w:fill="FFFFFF"/>
      <w:spacing w:before="100" w:beforeAutospacing="1" w:after="100" w:afterAutospacing="1" w:line="240" w:lineRule="auto"/>
      <w:jc w:val="right"/>
      <w:textAlignment w:val="center"/>
    </w:pPr>
    <w:rPr>
      <w:rFonts w:ascii="Arial" w:eastAsia="Times New Roman" w:hAnsi="Arial" w:cs="Arial"/>
      <w:b/>
      <w:bCs/>
      <w:color w:val="000000"/>
      <w:kern w:val="0"/>
      <w:sz w:val="18"/>
      <w:szCs w:val="18"/>
      <w:lang w:eastAsia="en-GB"/>
      <w14:ligatures w14:val="none"/>
    </w:rPr>
  </w:style>
  <w:style w:type="paragraph" w:customStyle="1" w:styleId="xl65">
    <w:name w:val="xl65"/>
    <w:basedOn w:val="Normal"/>
    <w:rsid w:val="00546981"/>
    <w:pPr>
      <w:shd w:val="clear" w:color="000000" w:fill="F5F5F5"/>
      <w:spacing w:before="100" w:beforeAutospacing="1" w:after="100" w:afterAutospacing="1" w:line="240" w:lineRule="auto"/>
      <w:jc w:val="right"/>
      <w:textAlignment w:val="center"/>
    </w:pPr>
    <w:rPr>
      <w:rFonts w:ascii="Arial" w:eastAsia="Times New Roman" w:hAnsi="Arial" w:cs="Arial"/>
      <w:b/>
      <w:bCs/>
      <w:color w:val="000000"/>
      <w:kern w:val="0"/>
      <w:sz w:val="18"/>
      <w:szCs w:val="18"/>
      <w:lang w:eastAsia="en-GB"/>
      <w14:ligatures w14:val="none"/>
    </w:rPr>
  </w:style>
  <w:style w:type="paragraph" w:customStyle="1" w:styleId="xl66">
    <w:name w:val="xl66"/>
    <w:basedOn w:val="Normal"/>
    <w:rsid w:val="00546981"/>
    <w:pPr>
      <w:shd w:val="clear" w:color="000000" w:fill="F5F5F5"/>
      <w:spacing w:before="100" w:beforeAutospacing="1" w:after="100" w:afterAutospacing="1" w:line="240" w:lineRule="auto"/>
      <w:jc w:val="right"/>
      <w:textAlignment w:val="center"/>
    </w:pPr>
    <w:rPr>
      <w:rFonts w:ascii="Arial" w:eastAsia="Times New Roman" w:hAnsi="Arial" w:cs="Arial"/>
      <w:color w:val="000000"/>
      <w:kern w:val="0"/>
      <w:sz w:val="18"/>
      <w:szCs w:val="18"/>
      <w:lang w:eastAsia="en-GB"/>
      <w14:ligatures w14:val="none"/>
    </w:rPr>
  </w:style>
  <w:style w:type="paragraph" w:customStyle="1" w:styleId="xl67">
    <w:name w:val="xl67"/>
    <w:basedOn w:val="Normal"/>
    <w:rsid w:val="00546981"/>
    <w:pPr>
      <w:shd w:val="clear" w:color="000000" w:fill="F5F5F5"/>
      <w:spacing w:before="100" w:beforeAutospacing="1" w:after="100" w:afterAutospacing="1" w:line="240" w:lineRule="auto"/>
      <w:jc w:val="right"/>
      <w:textAlignment w:val="center"/>
    </w:pPr>
    <w:rPr>
      <w:rFonts w:ascii="Arial" w:eastAsia="Times New Roman" w:hAnsi="Arial" w:cs="Arial"/>
      <w:color w:val="000000"/>
      <w:kern w:val="0"/>
      <w:sz w:val="18"/>
      <w:szCs w:val="18"/>
      <w:lang w:eastAsia="en-GB"/>
      <w14:ligatures w14:val="none"/>
    </w:rPr>
  </w:style>
  <w:style w:type="paragraph" w:customStyle="1" w:styleId="xl68">
    <w:name w:val="xl68"/>
    <w:basedOn w:val="Normal"/>
    <w:rsid w:val="00546981"/>
    <w:pPr>
      <w:shd w:val="clear" w:color="000000" w:fill="F5F5F5"/>
      <w:spacing w:before="100" w:beforeAutospacing="1" w:after="100" w:afterAutospacing="1" w:line="240" w:lineRule="auto"/>
      <w:jc w:val="right"/>
      <w:textAlignment w:val="center"/>
    </w:pPr>
    <w:rPr>
      <w:rFonts w:ascii="Arial" w:eastAsia="Times New Roman" w:hAnsi="Arial" w:cs="Arial"/>
      <w:color w:val="000000"/>
      <w:kern w:val="0"/>
      <w:sz w:val="18"/>
      <w:szCs w:val="18"/>
      <w:lang w:eastAsia="en-GB"/>
      <w14:ligatures w14:val="none"/>
    </w:rPr>
  </w:style>
  <w:style w:type="paragraph" w:customStyle="1" w:styleId="xl69">
    <w:name w:val="xl69"/>
    <w:basedOn w:val="Normal"/>
    <w:rsid w:val="00546981"/>
    <w:pPr>
      <w:shd w:val="clear" w:color="000000" w:fill="FFFFFF"/>
      <w:spacing w:before="100" w:beforeAutospacing="1" w:after="100" w:afterAutospacing="1" w:line="240" w:lineRule="auto"/>
      <w:jc w:val="right"/>
      <w:textAlignment w:val="center"/>
    </w:pPr>
    <w:rPr>
      <w:rFonts w:ascii="Arial" w:eastAsia="Times New Roman" w:hAnsi="Arial" w:cs="Arial"/>
      <w:color w:val="000000"/>
      <w:kern w:val="0"/>
      <w:sz w:val="18"/>
      <w:szCs w:val="18"/>
      <w:lang w:eastAsia="en-GB"/>
      <w14:ligatures w14:val="none"/>
    </w:rPr>
  </w:style>
  <w:style w:type="paragraph" w:customStyle="1" w:styleId="xl70">
    <w:name w:val="xl70"/>
    <w:basedOn w:val="Normal"/>
    <w:rsid w:val="00546981"/>
    <w:pPr>
      <w:shd w:val="clear" w:color="000000" w:fill="FFFFFF"/>
      <w:spacing w:before="100" w:beforeAutospacing="1" w:after="100" w:afterAutospacing="1" w:line="240" w:lineRule="auto"/>
      <w:jc w:val="right"/>
      <w:textAlignment w:val="center"/>
    </w:pPr>
    <w:rPr>
      <w:rFonts w:ascii="Arial" w:eastAsia="Times New Roman" w:hAnsi="Arial" w:cs="Arial"/>
      <w:color w:val="000000"/>
      <w:kern w:val="0"/>
      <w:sz w:val="18"/>
      <w:szCs w:val="18"/>
      <w:lang w:eastAsia="en-GB"/>
      <w14:ligatures w14:val="none"/>
    </w:rPr>
  </w:style>
  <w:style w:type="paragraph" w:customStyle="1" w:styleId="xl71">
    <w:name w:val="xl71"/>
    <w:basedOn w:val="Normal"/>
    <w:rsid w:val="00546981"/>
    <w:pPr>
      <w:shd w:val="clear" w:color="000000" w:fill="FFFFFF"/>
      <w:spacing w:before="100" w:beforeAutospacing="1" w:after="100" w:afterAutospacing="1" w:line="240" w:lineRule="auto"/>
      <w:jc w:val="right"/>
      <w:textAlignment w:val="center"/>
    </w:pPr>
    <w:rPr>
      <w:rFonts w:ascii="Arial" w:eastAsia="Times New Roman" w:hAnsi="Arial" w:cs="Arial"/>
      <w:color w:val="000000"/>
      <w:kern w:val="0"/>
      <w:sz w:val="18"/>
      <w:szCs w:val="18"/>
      <w:lang w:eastAsia="en-GB"/>
      <w14:ligatures w14:val="none"/>
    </w:rPr>
  </w:style>
  <w:style w:type="paragraph" w:customStyle="1" w:styleId="xl72">
    <w:name w:val="xl72"/>
    <w:basedOn w:val="Normal"/>
    <w:rsid w:val="00D5546D"/>
    <w:pPr>
      <w:shd w:val="clear" w:color="000000" w:fill="FFFFFF"/>
      <w:spacing w:before="100" w:beforeAutospacing="1" w:after="100" w:afterAutospacing="1" w:line="240" w:lineRule="auto"/>
      <w:jc w:val="right"/>
      <w:textAlignment w:val="center"/>
    </w:pPr>
    <w:rPr>
      <w:rFonts w:ascii="Arial" w:eastAsia="Times New Roman" w:hAnsi="Arial" w:cs="Arial"/>
      <w:color w:val="000000"/>
      <w:kern w:val="0"/>
      <w:sz w:val="18"/>
      <w:szCs w:val="18"/>
      <w:lang w:eastAsia="en-GB"/>
      <w14:ligatures w14:val="none"/>
    </w:rPr>
  </w:style>
  <w:style w:type="paragraph" w:customStyle="1" w:styleId="xl73">
    <w:name w:val="xl73"/>
    <w:basedOn w:val="Normal"/>
    <w:rsid w:val="00D5546D"/>
    <w:pPr>
      <w:shd w:val="clear" w:color="000000" w:fill="FFFFFF"/>
      <w:spacing w:before="100" w:beforeAutospacing="1" w:after="100" w:afterAutospacing="1" w:line="240" w:lineRule="auto"/>
      <w:jc w:val="right"/>
      <w:textAlignment w:val="center"/>
    </w:pPr>
    <w:rPr>
      <w:rFonts w:ascii="Arial" w:eastAsia="Times New Roman" w:hAnsi="Arial" w:cs="Arial"/>
      <w:color w:val="000000"/>
      <w:kern w:val="0"/>
      <w:sz w:val="18"/>
      <w:szCs w:val="18"/>
      <w:lang w:eastAsia="en-GB"/>
      <w14:ligatures w14:val="none"/>
    </w:rPr>
  </w:style>
  <w:style w:type="paragraph" w:styleId="Header">
    <w:name w:val="header"/>
    <w:basedOn w:val="Normal"/>
    <w:link w:val="HeaderChar"/>
    <w:uiPriority w:val="99"/>
    <w:unhideWhenUsed/>
    <w:rsid w:val="006937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37A2"/>
  </w:style>
  <w:style w:type="paragraph" w:styleId="Footer">
    <w:name w:val="footer"/>
    <w:basedOn w:val="Normal"/>
    <w:link w:val="FooterChar"/>
    <w:uiPriority w:val="99"/>
    <w:unhideWhenUsed/>
    <w:rsid w:val="006937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37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884008">
      <w:bodyDiv w:val="1"/>
      <w:marLeft w:val="0"/>
      <w:marRight w:val="0"/>
      <w:marTop w:val="0"/>
      <w:marBottom w:val="0"/>
      <w:divBdr>
        <w:top w:val="none" w:sz="0" w:space="0" w:color="auto"/>
        <w:left w:val="none" w:sz="0" w:space="0" w:color="auto"/>
        <w:bottom w:val="none" w:sz="0" w:space="0" w:color="auto"/>
        <w:right w:val="none" w:sz="0" w:space="0" w:color="auto"/>
      </w:divBdr>
    </w:div>
    <w:div w:id="60639524">
      <w:bodyDiv w:val="1"/>
      <w:marLeft w:val="0"/>
      <w:marRight w:val="0"/>
      <w:marTop w:val="0"/>
      <w:marBottom w:val="0"/>
      <w:divBdr>
        <w:top w:val="none" w:sz="0" w:space="0" w:color="auto"/>
        <w:left w:val="none" w:sz="0" w:space="0" w:color="auto"/>
        <w:bottom w:val="none" w:sz="0" w:space="0" w:color="auto"/>
        <w:right w:val="none" w:sz="0" w:space="0" w:color="auto"/>
      </w:divBdr>
    </w:div>
    <w:div w:id="63769957">
      <w:bodyDiv w:val="1"/>
      <w:marLeft w:val="0"/>
      <w:marRight w:val="0"/>
      <w:marTop w:val="0"/>
      <w:marBottom w:val="0"/>
      <w:divBdr>
        <w:top w:val="none" w:sz="0" w:space="0" w:color="auto"/>
        <w:left w:val="none" w:sz="0" w:space="0" w:color="auto"/>
        <w:bottom w:val="none" w:sz="0" w:space="0" w:color="auto"/>
        <w:right w:val="none" w:sz="0" w:space="0" w:color="auto"/>
      </w:divBdr>
    </w:div>
    <w:div w:id="65954054">
      <w:bodyDiv w:val="1"/>
      <w:marLeft w:val="0"/>
      <w:marRight w:val="0"/>
      <w:marTop w:val="0"/>
      <w:marBottom w:val="0"/>
      <w:divBdr>
        <w:top w:val="none" w:sz="0" w:space="0" w:color="auto"/>
        <w:left w:val="none" w:sz="0" w:space="0" w:color="auto"/>
        <w:bottom w:val="none" w:sz="0" w:space="0" w:color="auto"/>
        <w:right w:val="none" w:sz="0" w:space="0" w:color="auto"/>
      </w:divBdr>
    </w:div>
    <w:div w:id="85425567">
      <w:bodyDiv w:val="1"/>
      <w:marLeft w:val="0"/>
      <w:marRight w:val="0"/>
      <w:marTop w:val="0"/>
      <w:marBottom w:val="0"/>
      <w:divBdr>
        <w:top w:val="none" w:sz="0" w:space="0" w:color="auto"/>
        <w:left w:val="none" w:sz="0" w:space="0" w:color="auto"/>
        <w:bottom w:val="none" w:sz="0" w:space="0" w:color="auto"/>
        <w:right w:val="none" w:sz="0" w:space="0" w:color="auto"/>
      </w:divBdr>
    </w:div>
    <w:div w:id="87120127">
      <w:bodyDiv w:val="1"/>
      <w:marLeft w:val="0"/>
      <w:marRight w:val="0"/>
      <w:marTop w:val="0"/>
      <w:marBottom w:val="0"/>
      <w:divBdr>
        <w:top w:val="none" w:sz="0" w:space="0" w:color="auto"/>
        <w:left w:val="none" w:sz="0" w:space="0" w:color="auto"/>
        <w:bottom w:val="none" w:sz="0" w:space="0" w:color="auto"/>
        <w:right w:val="none" w:sz="0" w:space="0" w:color="auto"/>
      </w:divBdr>
    </w:div>
    <w:div w:id="88625259">
      <w:bodyDiv w:val="1"/>
      <w:marLeft w:val="0"/>
      <w:marRight w:val="0"/>
      <w:marTop w:val="0"/>
      <w:marBottom w:val="0"/>
      <w:divBdr>
        <w:top w:val="none" w:sz="0" w:space="0" w:color="auto"/>
        <w:left w:val="none" w:sz="0" w:space="0" w:color="auto"/>
        <w:bottom w:val="none" w:sz="0" w:space="0" w:color="auto"/>
        <w:right w:val="none" w:sz="0" w:space="0" w:color="auto"/>
      </w:divBdr>
    </w:div>
    <w:div w:id="126705311">
      <w:bodyDiv w:val="1"/>
      <w:marLeft w:val="0"/>
      <w:marRight w:val="0"/>
      <w:marTop w:val="0"/>
      <w:marBottom w:val="0"/>
      <w:divBdr>
        <w:top w:val="none" w:sz="0" w:space="0" w:color="auto"/>
        <w:left w:val="none" w:sz="0" w:space="0" w:color="auto"/>
        <w:bottom w:val="none" w:sz="0" w:space="0" w:color="auto"/>
        <w:right w:val="none" w:sz="0" w:space="0" w:color="auto"/>
      </w:divBdr>
      <w:divsChild>
        <w:div w:id="941182745">
          <w:marLeft w:val="0"/>
          <w:marRight w:val="0"/>
          <w:marTop w:val="0"/>
          <w:marBottom w:val="0"/>
          <w:divBdr>
            <w:top w:val="none" w:sz="0" w:space="0" w:color="auto"/>
            <w:left w:val="none" w:sz="0" w:space="0" w:color="auto"/>
            <w:bottom w:val="none" w:sz="0" w:space="0" w:color="auto"/>
            <w:right w:val="none" w:sz="0" w:space="0" w:color="auto"/>
          </w:divBdr>
          <w:divsChild>
            <w:div w:id="1121612122">
              <w:marLeft w:val="0"/>
              <w:marRight w:val="0"/>
              <w:marTop w:val="0"/>
              <w:marBottom w:val="0"/>
              <w:divBdr>
                <w:top w:val="none" w:sz="0" w:space="0" w:color="auto"/>
                <w:left w:val="none" w:sz="0" w:space="0" w:color="auto"/>
                <w:bottom w:val="none" w:sz="0" w:space="0" w:color="auto"/>
                <w:right w:val="none" w:sz="0" w:space="0" w:color="auto"/>
              </w:divBdr>
              <w:divsChild>
                <w:div w:id="1330983150">
                  <w:marLeft w:val="0"/>
                  <w:marRight w:val="0"/>
                  <w:marTop w:val="0"/>
                  <w:marBottom w:val="0"/>
                  <w:divBdr>
                    <w:top w:val="none" w:sz="0" w:space="0" w:color="auto"/>
                    <w:left w:val="none" w:sz="0" w:space="0" w:color="auto"/>
                    <w:bottom w:val="none" w:sz="0" w:space="0" w:color="auto"/>
                    <w:right w:val="none" w:sz="0" w:space="0" w:color="auto"/>
                  </w:divBdr>
                  <w:divsChild>
                    <w:div w:id="851071284">
                      <w:marLeft w:val="0"/>
                      <w:marRight w:val="0"/>
                      <w:marTop w:val="0"/>
                      <w:marBottom w:val="0"/>
                      <w:divBdr>
                        <w:top w:val="none" w:sz="0" w:space="0" w:color="auto"/>
                        <w:left w:val="none" w:sz="0" w:space="0" w:color="auto"/>
                        <w:bottom w:val="none" w:sz="0" w:space="0" w:color="auto"/>
                        <w:right w:val="none" w:sz="0" w:space="0" w:color="auto"/>
                      </w:divBdr>
                      <w:divsChild>
                        <w:div w:id="837421104">
                          <w:marLeft w:val="0"/>
                          <w:marRight w:val="0"/>
                          <w:marTop w:val="0"/>
                          <w:marBottom w:val="0"/>
                          <w:divBdr>
                            <w:top w:val="none" w:sz="0" w:space="0" w:color="auto"/>
                            <w:left w:val="none" w:sz="0" w:space="0" w:color="auto"/>
                            <w:bottom w:val="none" w:sz="0" w:space="0" w:color="auto"/>
                            <w:right w:val="none" w:sz="0" w:space="0" w:color="auto"/>
                          </w:divBdr>
                          <w:divsChild>
                            <w:div w:id="13931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078627">
      <w:bodyDiv w:val="1"/>
      <w:marLeft w:val="0"/>
      <w:marRight w:val="0"/>
      <w:marTop w:val="0"/>
      <w:marBottom w:val="0"/>
      <w:divBdr>
        <w:top w:val="none" w:sz="0" w:space="0" w:color="auto"/>
        <w:left w:val="none" w:sz="0" w:space="0" w:color="auto"/>
        <w:bottom w:val="none" w:sz="0" w:space="0" w:color="auto"/>
        <w:right w:val="none" w:sz="0" w:space="0" w:color="auto"/>
      </w:divBdr>
    </w:div>
    <w:div w:id="143864186">
      <w:bodyDiv w:val="1"/>
      <w:marLeft w:val="0"/>
      <w:marRight w:val="0"/>
      <w:marTop w:val="0"/>
      <w:marBottom w:val="0"/>
      <w:divBdr>
        <w:top w:val="none" w:sz="0" w:space="0" w:color="auto"/>
        <w:left w:val="none" w:sz="0" w:space="0" w:color="auto"/>
        <w:bottom w:val="none" w:sz="0" w:space="0" w:color="auto"/>
        <w:right w:val="none" w:sz="0" w:space="0" w:color="auto"/>
      </w:divBdr>
    </w:div>
    <w:div w:id="157504153">
      <w:bodyDiv w:val="1"/>
      <w:marLeft w:val="0"/>
      <w:marRight w:val="0"/>
      <w:marTop w:val="0"/>
      <w:marBottom w:val="0"/>
      <w:divBdr>
        <w:top w:val="none" w:sz="0" w:space="0" w:color="auto"/>
        <w:left w:val="none" w:sz="0" w:space="0" w:color="auto"/>
        <w:bottom w:val="none" w:sz="0" w:space="0" w:color="auto"/>
        <w:right w:val="none" w:sz="0" w:space="0" w:color="auto"/>
      </w:divBdr>
    </w:div>
    <w:div w:id="158693520">
      <w:bodyDiv w:val="1"/>
      <w:marLeft w:val="0"/>
      <w:marRight w:val="0"/>
      <w:marTop w:val="0"/>
      <w:marBottom w:val="0"/>
      <w:divBdr>
        <w:top w:val="none" w:sz="0" w:space="0" w:color="auto"/>
        <w:left w:val="none" w:sz="0" w:space="0" w:color="auto"/>
        <w:bottom w:val="none" w:sz="0" w:space="0" w:color="auto"/>
        <w:right w:val="none" w:sz="0" w:space="0" w:color="auto"/>
      </w:divBdr>
    </w:div>
    <w:div w:id="159278692">
      <w:bodyDiv w:val="1"/>
      <w:marLeft w:val="0"/>
      <w:marRight w:val="0"/>
      <w:marTop w:val="0"/>
      <w:marBottom w:val="0"/>
      <w:divBdr>
        <w:top w:val="none" w:sz="0" w:space="0" w:color="auto"/>
        <w:left w:val="none" w:sz="0" w:space="0" w:color="auto"/>
        <w:bottom w:val="none" w:sz="0" w:space="0" w:color="auto"/>
        <w:right w:val="none" w:sz="0" w:space="0" w:color="auto"/>
      </w:divBdr>
    </w:div>
    <w:div w:id="190652539">
      <w:bodyDiv w:val="1"/>
      <w:marLeft w:val="0"/>
      <w:marRight w:val="0"/>
      <w:marTop w:val="0"/>
      <w:marBottom w:val="0"/>
      <w:divBdr>
        <w:top w:val="none" w:sz="0" w:space="0" w:color="auto"/>
        <w:left w:val="none" w:sz="0" w:space="0" w:color="auto"/>
        <w:bottom w:val="none" w:sz="0" w:space="0" w:color="auto"/>
        <w:right w:val="none" w:sz="0" w:space="0" w:color="auto"/>
      </w:divBdr>
    </w:div>
    <w:div w:id="194345891">
      <w:bodyDiv w:val="1"/>
      <w:marLeft w:val="0"/>
      <w:marRight w:val="0"/>
      <w:marTop w:val="0"/>
      <w:marBottom w:val="0"/>
      <w:divBdr>
        <w:top w:val="none" w:sz="0" w:space="0" w:color="auto"/>
        <w:left w:val="none" w:sz="0" w:space="0" w:color="auto"/>
        <w:bottom w:val="none" w:sz="0" w:space="0" w:color="auto"/>
        <w:right w:val="none" w:sz="0" w:space="0" w:color="auto"/>
      </w:divBdr>
    </w:div>
    <w:div w:id="204411692">
      <w:bodyDiv w:val="1"/>
      <w:marLeft w:val="0"/>
      <w:marRight w:val="0"/>
      <w:marTop w:val="0"/>
      <w:marBottom w:val="0"/>
      <w:divBdr>
        <w:top w:val="none" w:sz="0" w:space="0" w:color="auto"/>
        <w:left w:val="none" w:sz="0" w:space="0" w:color="auto"/>
        <w:bottom w:val="none" w:sz="0" w:space="0" w:color="auto"/>
        <w:right w:val="none" w:sz="0" w:space="0" w:color="auto"/>
      </w:divBdr>
    </w:div>
    <w:div w:id="233900294">
      <w:bodyDiv w:val="1"/>
      <w:marLeft w:val="0"/>
      <w:marRight w:val="0"/>
      <w:marTop w:val="0"/>
      <w:marBottom w:val="0"/>
      <w:divBdr>
        <w:top w:val="none" w:sz="0" w:space="0" w:color="auto"/>
        <w:left w:val="none" w:sz="0" w:space="0" w:color="auto"/>
        <w:bottom w:val="none" w:sz="0" w:space="0" w:color="auto"/>
        <w:right w:val="none" w:sz="0" w:space="0" w:color="auto"/>
      </w:divBdr>
    </w:div>
    <w:div w:id="236940314">
      <w:bodyDiv w:val="1"/>
      <w:marLeft w:val="0"/>
      <w:marRight w:val="0"/>
      <w:marTop w:val="0"/>
      <w:marBottom w:val="0"/>
      <w:divBdr>
        <w:top w:val="none" w:sz="0" w:space="0" w:color="auto"/>
        <w:left w:val="none" w:sz="0" w:space="0" w:color="auto"/>
        <w:bottom w:val="none" w:sz="0" w:space="0" w:color="auto"/>
        <w:right w:val="none" w:sz="0" w:space="0" w:color="auto"/>
      </w:divBdr>
      <w:divsChild>
        <w:div w:id="273904545">
          <w:marLeft w:val="0"/>
          <w:marRight w:val="0"/>
          <w:marTop w:val="0"/>
          <w:marBottom w:val="0"/>
          <w:divBdr>
            <w:top w:val="none" w:sz="0" w:space="0" w:color="auto"/>
            <w:left w:val="none" w:sz="0" w:space="0" w:color="auto"/>
            <w:bottom w:val="none" w:sz="0" w:space="0" w:color="auto"/>
            <w:right w:val="none" w:sz="0" w:space="0" w:color="auto"/>
          </w:divBdr>
          <w:divsChild>
            <w:div w:id="1889878658">
              <w:marLeft w:val="0"/>
              <w:marRight w:val="0"/>
              <w:marTop w:val="0"/>
              <w:marBottom w:val="0"/>
              <w:divBdr>
                <w:top w:val="none" w:sz="0" w:space="0" w:color="auto"/>
                <w:left w:val="none" w:sz="0" w:space="0" w:color="auto"/>
                <w:bottom w:val="none" w:sz="0" w:space="0" w:color="auto"/>
                <w:right w:val="none" w:sz="0" w:space="0" w:color="auto"/>
              </w:divBdr>
              <w:divsChild>
                <w:div w:id="1186166435">
                  <w:marLeft w:val="0"/>
                  <w:marRight w:val="0"/>
                  <w:marTop w:val="0"/>
                  <w:marBottom w:val="0"/>
                  <w:divBdr>
                    <w:top w:val="none" w:sz="0" w:space="0" w:color="auto"/>
                    <w:left w:val="none" w:sz="0" w:space="0" w:color="auto"/>
                    <w:bottom w:val="none" w:sz="0" w:space="0" w:color="auto"/>
                    <w:right w:val="none" w:sz="0" w:space="0" w:color="auto"/>
                  </w:divBdr>
                  <w:divsChild>
                    <w:div w:id="304626093">
                      <w:marLeft w:val="0"/>
                      <w:marRight w:val="0"/>
                      <w:marTop w:val="0"/>
                      <w:marBottom w:val="0"/>
                      <w:divBdr>
                        <w:top w:val="none" w:sz="0" w:space="0" w:color="auto"/>
                        <w:left w:val="none" w:sz="0" w:space="0" w:color="auto"/>
                        <w:bottom w:val="none" w:sz="0" w:space="0" w:color="auto"/>
                        <w:right w:val="none" w:sz="0" w:space="0" w:color="auto"/>
                      </w:divBdr>
                      <w:divsChild>
                        <w:div w:id="1382053156">
                          <w:marLeft w:val="0"/>
                          <w:marRight w:val="0"/>
                          <w:marTop w:val="0"/>
                          <w:marBottom w:val="0"/>
                          <w:divBdr>
                            <w:top w:val="none" w:sz="0" w:space="0" w:color="auto"/>
                            <w:left w:val="none" w:sz="0" w:space="0" w:color="auto"/>
                            <w:bottom w:val="none" w:sz="0" w:space="0" w:color="auto"/>
                            <w:right w:val="none" w:sz="0" w:space="0" w:color="auto"/>
                          </w:divBdr>
                          <w:divsChild>
                            <w:div w:id="69508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2445619">
      <w:bodyDiv w:val="1"/>
      <w:marLeft w:val="0"/>
      <w:marRight w:val="0"/>
      <w:marTop w:val="0"/>
      <w:marBottom w:val="0"/>
      <w:divBdr>
        <w:top w:val="none" w:sz="0" w:space="0" w:color="auto"/>
        <w:left w:val="none" w:sz="0" w:space="0" w:color="auto"/>
        <w:bottom w:val="none" w:sz="0" w:space="0" w:color="auto"/>
        <w:right w:val="none" w:sz="0" w:space="0" w:color="auto"/>
      </w:divBdr>
    </w:div>
    <w:div w:id="288437597">
      <w:bodyDiv w:val="1"/>
      <w:marLeft w:val="0"/>
      <w:marRight w:val="0"/>
      <w:marTop w:val="0"/>
      <w:marBottom w:val="0"/>
      <w:divBdr>
        <w:top w:val="none" w:sz="0" w:space="0" w:color="auto"/>
        <w:left w:val="none" w:sz="0" w:space="0" w:color="auto"/>
        <w:bottom w:val="none" w:sz="0" w:space="0" w:color="auto"/>
        <w:right w:val="none" w:sz="0" w:space="0" w:color="auto"/>
      </w:divBdr>
    </w:div>
    <w:div w:id="288829532">
      <w:bodyDiv w:val="1"/>
      <w:marLeft w:val="0"/>
      <w:marRight w:val="0"/>
      <w:marTop w:val="0"/>
      <w:marBottom w:val="0"/>
      <w:divBdr>
        <w:top w:val="none" w:sz="0" w:space="0" w:color="auto"/>
        <w:left w:val="none" w:sz="0" w:space="0" w:color="auto"/>
        <w:bottom w:val="none" w:sz="0" w:space="0" w:color="auto"/>
        <w:right w:val="none" w:sz="0" w:space="0" w:color="auto"/>
      </w:divBdr>
    </w:div>
    <w:div w:id="325283710">
      <w:bodyDiv w:val="1"/>
      <w:marLeft w:val="0"/>
      <w:marRight w:val="0"/>
      <w:marTop w:val="0"/>
      <w:marBottom w:val="0"/>
      <w:divBdr>
        <w:top w:val="none" w:sz="0" w:space="0" w:color="auto"/>
        <w:left w:val="none" w:sz="0" w:space="0" w:color="auto"/>
        <w:bottom w:val="none" w:sz="0" w:space="0" w:color="auto"/>
        <w:right w:val="none" w:sz="0" w:space="0" w:color="auto"/>
      </w:divBdr>
    </w:div>
    <w:div w:id="327053418">
      <w:bodyDiv w:val="1"/>
      <w:marLeft w:val="0"/>
      <w:marRight w:val="0"/>
      <w:marTop w:val="0"/>
      <w:marBottom w:val="0"/>
      <w:divBdr>
        <w:top w:val="none" w:sz="0" w:space="0" w:color="auto"/>
        <w:left w:val="none" w:sz="0" w:space="0" w:color="auto"/>
        <w:bottom w:val="none" w:sz="0" w:space="0" w:color="auto"/>
        <w:right w:val="none" w:sz="0" w:space="0" w:color="auto"/>
      </w:divBdr>
    </w:div>
    <w:div w:id="330259333">
      <w:bodyDiv w:val="1"/>
      <w:marLeft w:val="0"/>
      <w:marRight w:val="0"/>
      <w:marTop w:val="0"/>
      <w:marBottom w:val="0"/>
      <w:divBdr>
        <w:top w:val="none" w:sz="0" w:space="0" w:color="auto"/>
        <w:left w:val="none" w:sz="0" w:space="0" w:color="auto"/>
        <w:bottom w:val="none" w:sz="0" w:space="0" w:color="auto"/>
        <w:right w:val="none" w:sz="0" w:space="0" w:color="auto"/>
      </w:divBdr>
    </w:div>
    <w:div w:id="336857351">
      <w:bodyDiv w:val="1"/>
      <w:marLeft w:val="0"/>
      <w:marRight w:val="0"/>
      <w:marTop w:val="0"/>
      <w:marBottom w:val="0"/>
      <w:divBdr>
        <w:top w:val="none" w:sz="0" w:space="0" w:color="auto"/>
        <w:left w:val="none" w:sz="0" w:space="0" w:color="auto"/>
        <w:bottom w:val="none" w:sz="0" w:space="0" w:color="auto"/>
        <w:right w:val="none" w:sz="0" w:space="0" w:color="auto"/>
      </w:divBdr>
    </w:div>
    <w:div w:id="400101440">
      <w:bodyDiv w:val="1"/>
      <w:marLeft w:val="0"/>
      <w:marRight w:val="0"/>
      <w:marTop w:val="0"/>
      <w:marBottom w:val="0"/>
      <w:divBdr>
        <w:top w:val="none" w:sz="0" w:space="0" w:color="auto"/>
        <w:left w:val="none" w:sz="0" w:space="0" w:color="auto"/>
        <w:bottom w:val="none" w:sz="0" w:space="0" w:color="auto"/>
        <w:right w:val="none" w:sz="0" w:space="0" w:color="auto"/>
      </w:divBdr>
    </w:div>
    <w:div w:id="402222318">
      <w:bodyDiv w:val="1"/>
      <w:marLeft w:val="0"/>
      <w:marRight w:val="0"/>
      <w:marTop w:val="0"/>
      <w:marBottom w:val="0"/>
      <w:divBdr>
        <w:top w:val="none" w:sz="0" w:space="0" w:color="auto"/>
        <w:left w:val="none" w:sz="0" w:space="0" w:color="auto"/>
        <w:bottom w:val="none" w:sz="0" w:space="0" w:color="auto"/>
        <w:right w:val="none" w:sz="0" w:space="0" w:color="auto"/>
      </w:divBdr>
    </w:div>
    <w:div w:id="408768777">
      <w:bodyDiv w:val="1"/>
      <w:marLeft w:val="0"/>
      <w:marRight w:val="0"/>
      <w:marTop w:val="0"/>
      <w:marBottom w:val="0"/>
      <w:divBdr>
        <w:top w:val="none" w:sz="0" w:space="0" w:color="auto"/>
        <w:left w:val="none" w:sz="0" w:space="0" w:color="auto"/>
        <w:bottom w:val="none" w:sz="0" w:space="0" w:color="auto"/>
        <w:right w:val="none" w:sz="0" w:space="0" w:color="auto"/>
      </w:divBdr>
    </w:div>
    <w:div w:id="410199896">
      <w:bodyDiv w:val="1"/>
      <w:marLeft w:val="0"/>
      <w:marRight w:val="0"/>
      <w:marTop w:val="0"/>
      <w:marBottom w:val="0"/>
      <w:divBdr>
        <w:top w:val="none" w:sz="0" w:space="0" w:color="auto"/>
        <w:left w:val="none" w:sz="0" w:space="0" w:color="auto"/>
        <w:bottom w:val="none" w:sz="0" w:space="0" w:color="auto"/>
        <w:right w:val="none" w:sz="0" w:space="0" w:color="auto"/>
      </w:divBdr>
    </w:div>
    <w:div w:id="410347673">
      <w:bodyDiv w:val="1"/>
      <w:marLeft w:val="0"/>
      <w:marRight w:val="0"/>
      <w:marTop w:val="0"/>
      <w:marBottom w:val="0"/>
      <w:divBdr>
        <w:top w:val="none" w:sz="0" w:space="0" w:color="auto"/>
        <w:left w:val="none" w:sz="0" w:space="0" w:color="auto"/>
        <w:bottom w:val="none" w:sz="0" w:space="0" w:color="auto"/>
        <w:right w:val="none" w:sz="0" w:space="0" w:color="auto"/>
      </w:divBdr>
    </w:div>
    <w:div w:id="417677184">
      <w:bodyDiv w:val="1"/>
      <w:marLeft w:val="0"/>
      <w:marRight w:val="0"/>
      <w:marTop w:val="0"/>
      <w:marBottom w:val="0"/>
      <w:divBdr>
        <w:top w:val="none" w:sz="0" w:space="0" w:color="auto"/>
        <w:left w:val="none" w:sz="0" w:space="0" w:color="auto"/>
        <w:bottom w:val="none" w:sz="0" w:space="0" w:color="auto"/>
        <w:right w:val="none" w:sz="0" w:space="0" w:color="auto"/>
      </w:divBdr>
    </w:div>
    <w:div w:id="431320661">
      <w:bodyDiv w:val="1"/>
      <w:marLeft w:val="0"/>
      <w:marRight w:val="0"/>
      <w:marTop w:val="0"/>
      <w:marBottom w:val="0"/>
      <w:divBdr>
        <w:top w:val="none" w:sz="0" w:space="0" w:color="auto"/>
        <w:left w:val="none" w:sz="0" w:space="0" w:color="auto"/>
        <w:bottom w:val="none" w:sz="0" w:space="0" w:color="auto"/>
        <w:right w:val="none" w:sz="0" w:space="0" w:color="auto"/>
      </w:divBdr>
    </w:div>
    <w:div w:id="439883616">
      <w:bodyDiv w:val="1"/>
      <w:marLeft w:val="0"/>
      <w:marRight w:val="0"/>
      <w:marTop w:val="0"/>
      <w:marBottom w:val="0"/>
      <w:divBdr>
        <w:top w:val="none" w:sz="0" w:space="0" w:color="auto"/>
        <w:left w:val="none" w:sz="0" w:space="0" w:color="auto"/>
        <w:bottom w:val="none" w:sz="0" w:space="0" w:color="auto"/>
        <w:right w:val="none" w:sz="0" w:space="0" w:color="auto"/>
      </w:divBdr>
    </w:div>
    <w:div w:id="450783166">
      <w:bodyDiv w:val="1"/>
      <w:marLeft w:val="0"/>
      <w:marRight w:val="0"/>
      <w:marTop w:val="0"/>
      <w:marBottom w:val="0"/>
      <w:divBdr>
        <w:top w:val="none" w:sz="0" w:space="0" w:color="auto"/>
        <w:left w:val="none" w:sz="0" w:space="0" w:color="auto"/>
        <w:bottom w:val="none" w:sz="0" w:space="0" w:color="auto"/>
        <w:right w:val="none" w:sz="0" w:space="0" w:color="auto"/>
      </w:divBdr>
      <w:divsChild>
        <w:div w:id="162360679">
          <w:marLeft w:val="0"/>
          <w:marRight w:val="0"/>
          <w:marTop w:val="0"/>
          <w:marBottom w:val="0"/>
          <w:divBdr>
            <w:top w:val="none" w:sz="0" w:space="0" w:color="auto"/>
            <w:left w:val="none" w:sz="0" w:space="0" w:color="auto"/>
            <w:bottom w:val="none" w:sz="0" w:space="0" w:color="auto"/>
            <w:right w:val="none" w:sz="0" w:space="0" w:color="auto"/>
          </w:divBdr>
          <w:divsChild>
            <w:div w:id="1553539491">
              <w:marLeft w:val="0"/>
              <w:marRight w:val="0"/>
              <w:marTop w:val="0"/>
              <w:marBottom w:val="0"/>
              <w:divBdr>
                <w:top w:val="none" w:sz="0" w:space="0" w:color="auto"/>
                <w:left w:val="none" w:sz="0" w:space="0" w:color="auto"/>
                <w:bottom w:val="none" w:sz="0" w:space="0" w:color="auto"/>
                <w:right w:val="none" w:sz="0" w:space="0" w:color="auto"/>
              </w:divBdr>
              <w:divsChild>
                <w:div w:id="1822693547">
                  <w:marLeft w:val="0"/>
                  <w:marRight w:val="0"/>
                  <w:marTop w:val="0"/>
                  <w:marBottom w:val="0"/>
                  <w:divBdr>
                    <w:top w:val="none" w:sz="0" w:space="0" w:color="auto"/>
                    <w:left w:val="none" w:sz="0" w:space="0" w:color="auto"/>
                    <w:bottom w:val="none" w:sz="0" w:space="0" w:color="auto"/>
                    <w:right w:val="none" w:sz="0" w:space="0" w:color="auto"/>
                  </w:divBdr>
                  <w:divsChild>
                    <w:div w:id="2127385185">
                      <w:marLeft w:val="0"/>
                      <w:marRight w:val="0"/>
                      <w:marTop w:val="0"/>
                      <w:marBottom w:val="0"/>
                      <w:divBdr>
                        <w:top w:val="none" w:sz="0" w:space="0" w:color="auto"/>
                        <w:left w:val="none" w:sz="0" w:space="0" w:color="auto"/>
                        <w:bottom w:val="none" w:sz="0" w:space="0" w:color="auto"/>
                        <w:right w:val="none" w:sz="0" w:space="0" w:color="auto"/>
                      </w:divBdr>
                      <w:divsChild>
                        <w:div w:id="2032099625">
                          <w:marLeft w:val="0"/>
                          <w:marRight w:val="0"/>
                          <w:marTop w:val="0"/>
                          <w:marBottom w:val="0"/>
                          <w:divBdr>
                            <w:top w:val="none" w:sz="0" w:space="0" w:color="auto"/>
                            <w:left w:val="none" w:sz="0" w:space="0" w:color="auto"/>
                            <w:bottom w:val="none" w:sz="0" w:space="0" w:color="auto"/>
                            <w:right w:val="none" w:sz="0" w:space="0" w:color="auto"/>
                          </w:divBdr>
                          <w:divsChild>
                            <w:div w:id="1835955545">
                              <w:marLeft w:val="0"/>
                              <w:marRight w:val="0"/>
                              <w:marTop w:val="0"/>
                              <w:marBottom w:val="0"/>
                              <w:divBdr>
                                <w:top w:val="none" w:sz="0" w:space="0" w:color="auto"/>
                                <w:left w:val="none" w:sz="0" w:space="0" w:color="auto"/>
                                <w:bottom w:val="none" w:sz="0" w:space="0" w:color="auto"/>
                                <w:right w:val="none" w:sz="0" w:space="0" w:color="auto"/>
                              </w:divBdr>
                              <w:divsChild>
                                <w:div w:id="1037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1423398">
          <w:marLeft w:val="0"/>
          <w:marRight w:val="0"/>
          <w:marTop w:val="0"/>
          <w:marBottom w:val="0"/>
          <w:divBdr>
            <w:top w:val="none" w:sz="0" w:space="0" w:color="auto"/>
            <w:left w:val="none" w:sz="0" w:space="0" w:color="auto"/>
            <w:bottom w:val="none" w:sz="0" w:space="0" w:color="auto"/>
            <w:right w:val="none" w:sz="0" w:space="0" w:color="auto"/>
          </w:divBdr>
          <w:divsChild>
            <w:div w:id="58484515">
              <w:marLeft w:val="0"/>
              <w:marRight w:val="0"/>
              <w:marTop w:val="0"/>
              <w:marBottom w:val="0"/>
              <w:divBdr>
                <w:top w:val="none" w:sz="0" w:space="0" w:color="auto"/>
                <w:left w:val="none" w:sz="0" w:space="0" w:color="auto"/>
                <w:bottom w:val="none" w:sz="0" w:space="0" w:color="auto"/>
                <w:right w:val="none" w:sz="0" w:space="0" w:color="auto"/>
              </w:divBdr>
              <w:divsChild>
                <w:div w:id="1467308564">
                  <w:marLeft w:val="0"/>
                  <w:marRight w:val="0"/>
                  <w:marTop w:val="0"/>
                  <w:marBottom w:val="0"/>
                  <w:divBdr>
                    <w:top w:val="none" w:sz="0" w:space="0" w:color="auto"/>
                    <w:left w:val="none" w:sz="0" w:space="0" w:color="auto"/>
                    <w:bottom w:val="none" w:sz="0" w:space="0" w:color="auto"/>
                    <w:right w:val="none" w:sz="0" w:space="0" w:color="auto"/>
                  </w:divBdr>
                  <w:divsChild>
                    <w:div w:id="253393512">
                      <w:marLeft w:val="0"/>
                      <w:marRight w:val="0"/>
                      <w:marTop w:val="0"/>
                      <w:marBottom w:val="0"/>
                      <w:divBdr>
                        <w:top w:val="none" w:sz="0" w:space="0" w:color="auto"/>
                        <w:left w:val="none" w:sz="0" w:space="0" w:color="auto"/>
                        <w:bottom w:val="none" w:sz="0" w:space="0" w:color="auto"/>
                        <w:right w:val="none" w:sz="0" w:space="0" w:color="auto"/>
                      </w:divBdr>
                      <w:divsChild>
                        <w:div w:id="2037659142">
                          <w:marLeft w:val="0"/>
                          <w:marRight w:val="0"/>
                          <w:marTop w:val="0"/>
                          <w:marBottom w:val="0"/>
                          <w:divBdr>
                            <w:top w:val="none" w:sz="0" w:space="0" w:color="auto"/>
                            <w:left w:val="none" w:sz="0" w:space="0" w:color="auto"/>
                            <w:bottom w:val="none" w:sz="0" w:space="0" w:color="auto"/>
                            <w:right w:val="none" w:sz="0" w:space="0" w:color="auto"/>
                          </w:divBdr>
                          <w:divsChild>
                            <w:div w:id="75709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458864">
                      <w:marLeft w:val="0"/>
                      <w:marRight w:val="0"/>
                      <w:marTop w:val="0"/>
                      <w:marBottom w:val="0"/>
                      <w:divBdr>
                        <w:top w:val="none" w:sz="0" w:space="0" w:color="auto"/>
                        <w:left w:val="none" w:sz="0" w:space="0" w:color="auto"/>
                        <w:bottom w:val="none" w:sz="0" w:space="0" w:color="auto"/>
                        <w:right w:val="none" w:sz="0" w:space="0" w:color="auto"/>
                      </w:divBdr>
                      <w:divsChild>
                        <w:div w:id="16760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450794">
                  <w:marLeft w:val="0"/>
                  <w:marRight w:val="0"/>
                  <w:marTop w:val="0"/>
                  <w:marBottom w:val="0"/>
                  <w:divBdr>
                    <w:top w:val="none" w:sz="0" w:space="0" w:color="auto"/>
                    <w:left w:val="none" w:sz="0" w:space="0" w:color="auto"/>
                    <w:bottom w:val="none" w:sz="0" w:space="0" w:color="auto"/>
                    <w:right w:val="none" w:sz="0" w:space="0" w:color="auto"/>
                  </w:divBdr>
                  <w:divsChild>
                    <w:div w:id="700784289">
                      <w:marLeft w:val="0"/>
                      <w:marRight w:val="0"/>
                      <w:marTop w:val="0"/>
                      <w:marBottom w:val="0"/>
                      <w:divBdr>
                        <w:top w:val="none" w:sz="0" w:space="0" w:color="auto"/>
                        <w:left w:val="none" w:sz="0" w:space="0" w:color="auto"/>
                        <w:bottom w:val="none" w:sz="0" w:space="0" w:color="auto"/>
                        <w:right w:val="none" w:sz="0" w:space="0" w:color="auto"/>
                      </w:divBdr>
                      <w:divsChild>
                        <w:div w:id="571164801">
                          <w:marLeft w:val="0"/>
                          <w:marRight w:val="0"/>
                          <w:marTop w:val="0"/>
                          <w:marBottom w:val="0"/>
                          <w:divBdr>
                            <w:top w:val="none" w:sz="0" w:space="0" w:color="auto"/>
                            <w:left w:val="none" w:sz="0" w:space="0" w:color="auto"/>
                            <w:bottom w:val="none" w:sz="0" w:space="0" w:color="auto"/>
                            <w:right w:val="none" w:sz="0" w:space="0" w:color="auto"/>
                          </w:divBdr>
                          <w:divsChild>
                            <w:div w:id="109918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1245988">
      <w:bodyDiv w:val="1"/>
      <w:marLeft w:val="0"/>
      <w:marRight w:val="0"/>
      <w:marTop w:val="0"/>
      <w:marBottom w:val="0"/>
      <w:divBdr>
        <w:top w:val="none" w:sz="0" w:space="0" w:color="auto"/>
        <w:left w:val="none" w:sz="0" w:space="0" w:color="auto"/>
        <w:bottom w:val="none" w:sz="0" w:space="0" w:color="auto"/>
        <w:right w:val="none" w:sz="0" w:space="0" w:color="auto"/>
      </w:divBdr>
    </w:div>
    <w:div w:id="495266497">
      <w:bodyDiv w:val="1"/>
      <w:marLeft w:val="0"/>
      <w:marRight w:val="0"/>
      <w:marTop w:val="0"/>
      <w:marBottom w:val="0"/>
      <w:divBdr>
        <w:top w:val="none" w:sz="0" w:space="0" w:color="auto"/>
        <w:left w:val="none" w:sz="0" w:space="0" w:color="auto"/>
        <w:bottom w:val="none" w:sz="0" w:space="0" w:color="auto"/>
        <w:right w:val="none" w:sz="0" w:space="0" w:color="auto"/>
      </w:divBdr>
    </w:div>
    <w:div w:id="496267135">
      <w:bodyDiv w:val="1"/>
      <w:marLeft w:val="0"/>
      <w:marRight w:val="0"/>
      <w:marTop w:val="0"/>
      <w:marBottom w:val="0"/>
      <w:divBdr>
        <w:top w:val="none" w:sz="0" w:space="0" w:color="auto"/>
        <w:left w:val="none" w:sz="0" w:space="0" w:color="auto"/>
        <w:bottom w:val="none" w:sz="0" w:space="0" w:color="auto"/>
        <w:right w:val="none" w:sz="0" w:space="0" w:color="auto"/>
      </w:divBdr>
    </w:div>
    <w:div w:id="504980649">
      <w:bodyDiv w:val="1"/>
      <w:marLeft w:val="0"/>
      <w:marRight w:val="0"/>
      <w:marTop w:val="0"/>
      <w:marBottom w:val="0"/>
      <w:divBdr>
        <w:top w:val="none" w:sz="0" w:space="0" w:color="auto"/>
        <w:left w:val="none" w:sz="0" w:space="0" w:color="auto"/>
        <w:bottom w:val="none" w:sz="0" w:space="0" w:color="auto"/>
        <w:right w:val="none" w:sz="0" w:space="0" w:color="auto"/>
      </w:divBdr>
    </w:div>
    <w:div w:id="511067435">
      <w:bodyDiv w:val="1"/>
      <w:marLeft w:val="0"/>
      <w:marRight w:val="0"/>
      <w:marTop w:val="0"/>
      <w:marBottom w:val="0"/>
      <w:divBdr>
        <w:top w:val="none" w:sz="0" w:space="0" w:color="auto"/>
        <w:left w:val="none" w:sz="0" w:space="0" w:color="auto"/>
        <w:bottom w:val="none" w:sz="0" w:space="0" w:color="auto"/>
        <w:right w:val="none" w:sz="0" w:space="0" w:color="auto"/>
      </w:divBdr>
    </w:div>
    <w:div w:id="523128647">
      <w:bodyDiv w:val="1"/>
      <w:marLeft w:val="0"/>
      <w:marRight w:val="0"/>
      <w:marTop w:val="0"/>
      <w:marBottom w:val="0"/>
      <w:divBdr>
        <w:top w:val="none" w:sz="0" w:space="0" w:color="auto"/>
        <w:left w:val="none" w:sz="0" w:space="0" w:color="auto"/>
        <w:bottom w:val="none" w:sz="0" w:space="0" w:color="auto"/>
        <w:right w:val="none" w:sz="0" w:space="0" w:color="auto"/>
      </w:divBdr>
    </w:div>
    <w:div w:id="547227717">
      <w:bodyDiv w:val="1"/>
      <w:marLeft w:val="0"/>
      <w:marRight w:val="0"/>
      <w:marTop w:val="0"/>
      <w:marBottom w:val="0"/>
      <w:divBdr>
        <w:top w:val="none" w:sz="0" w:space="0" w:color="auto"/>
        <w:left w:val="none" w:sz="0" w:space="0" w:color="auto"/>
        <w:bottom w:val="none" w:sz="0" w:space="0" w:color="auto"/>
        <w:right w:val="none" w:sz="0" w:space="0" w:color="auto"/>
      </w:divBdr>
    </w:div>
    <w:div w:id="548613807">
      <w:bodyDiv w:val="1"/>
      <w:marLeft w:val="0"/>
      <w:marRight w:val="0"/>
      <w:marTop w:val="0"/>
      <w:marBottom w:val="0"/>
      <w:divBdr>
        <w:top w:val="none" w:sz="0" w:space="0" w:color="auto"/>
        <w:left w:val="none" w:sz="0" w:space="0" w:color="auto"/>
        <w:bottom w:val="none" w:sz="0" w:space="0" w:color="auto"/>
        <w:right w:val="none" w:sz="0" w:space="0" w:color="auto"/>
      </w:divBdr>
    </w:div>
    <w:div w:id="575870174">
      <w:bodyDiv w:val="1"/>
      <w:marLeft w:val="0"/>
      <w:marRight w:val="0"/>
      <w:marTop w:val="0"/>
      <w:marBottom w:val="0"/>
      <w:divBdr>
        <w:top w:val="none" w:sz="0" w:space="0" w:color="auto"/>
        <w:left w:val="none" w:sz="0" w:space="0" w:color="auto"/>
        <w:bottom w:val="none" w:sz="0" w:space="0" w:color="auto"/>
        <w:right w:val="none" w:sz="0" w:space="0" w:color="auto"/>
      </w:divBdr>
    </w:div>
    <w:div w:id="576324165">
      <w:bodyDiv w:val="1"/>
      <w:marLeft w:val="0"/>
      <w:marRight w:val="0"/>
      <w:marTop w:val="0"/>
      <w:marBottom w:val="0"/>
      <w:divBdr>
        <w:top w:val="none" w:sz="0" w:space="0" w:color="auto"/>
        <w:left w:val="none" w:sz="0" w:space="0" w:color="auto"/>
        <w:bottom w:val="none" w:sz="0" w:space="0" w:color="auto"/>
        <w:right w:val="none" w:sz="0" w:space="0" w:color="auto"/>
      </w:divBdr>
    </w:div>
    <w:div w:id="619839520">
      <w:bodyDiv w:val="1"/>
      <w:marLeft w:val="0"/>
      <w:marRight w:val="0"/>
      <w:marTop w:val="0"/>
      <w:marBottom w:val="0"/>
      <w:divBdr>
        <w:top w:val="none" w:sz="0" w:space="0" w:color="auto"/>
        <w:left w:val="none" w:sz="0" w:space="0" w:color="auto"/>
        <w:bottom w:val="none" w:sz="0" w:space="0" w:color="auto"/>
        <w:right w:val="none" w:sz="0" w:space="0" w:color="auto"/>
      </w:divBdr>
    </w:div>
    <w:div w:id="627319755">
      <w:bodyDiv w:val="1"/>
      <w:marLeft w:val="0"/>
      <w:marRight w:val="0"/>
      <w:marTop w:val="0"/>
      <w:marBottom w:val="0"/>
      <w:divBdr>
        <w:top w:val="none" w:sz="0" w:space="0" w:color="auto"/>
        <w:left w:val="none" w:sz="0" w:space="0" w:color="auto"/>
        <w:bottom w:val="none" w:sz="0" w:space="0" w:color="auto"/>
        <w:right w:val="none" w:sz="0" w:space="0" w:color="auto"/>
      </w:divBdr>
    </w:div>
    <w:div w:id="639304994">
      <w:bodyDiv w:val="1"/>
      <w:marLeft w:val="0"/>
      <w:marRight w:val="0"/>
      <w:marTop w:val="0"/>
      <w:marBottom w:val="0"/>
      <w:divBdr>
        <w:top w:val="none" w:sz="0" w:space="0" w:color="auto"/>
        <w:left w:val="none" w:sz="0" w:space="0" w:color="auto"/>
        <w:bottom w:val="none" w:sz="0" w:space="0" w:color="auto"/>
        <w:right w:val="none" w:sz="0" w:space="0" w:color="auto"/>
      </w:divBdr>
    </w:div>
    <w:div w:id="645353303">
      <w:bodyDiv w:val="1"/>
      <w:marLeft w:val="0"/>
      <w:marRight w:val="0"/>
      <w:marTop w:val="0"/>
      <w:marBottom w:val="0"/>
      <w:divBdr>
        <w:top w:val="none" w:sz="0" w:space="0" w:color="auto"/>
        <w:left w:val="none" w:sz="0" w:space="0" w:color="auto"/>
        <w:bottom w:val="none" w:sz="0" w:space="0" w:color="auto"/>
        <w:right w:val="none" w:sz="0" w:space="0" w:color="auto"/>
      </w:divBdr>
    </w:div>
    <w:div w:id="659702148">
      <w:bodyDiv w:val="1"/>
      <w:marLeft w:val="0"/>
      <w:marRight w:val="0"/>
      <w:marTop w:val="0"/>
      <w:marBottom w:val="0"/>
      <w:divBdr>
        <w:top w:val="none" w:sz="0" w:space="0" w:color="auto"/>
        <w:left w:val="none" w:sz="0" w:space="0" w:color="auto"/>
        <w:bottom w:val="none" w:sz="0" w:space="0" w:color="auto"/>
        <w:right w:val="none" w:sz="0" w:space="0" w:color="auto"/>
      </w:divBdr>
    </w:div>
    <w:div w:id="664165901">
      <w:bodyDiv w:val="1"/>
      <w:marLeft w:val="0"/>
      <w:marRight w:val="0"/>
      <w:marTop w:val="0"/>
      <w:marBottom w:val="0"/>
      <w:divBdr>
        <w:top w:val="none" w:sz="0" w:space="0" w:color="auto"/>
        <w:left w:val="none" w:sz="0" w:space="0" w:color="auto"/>
        <w:bottom w:val="none" w:sz="0" w:space="0" w:color="auto"/>
        <w:right w:val="none" w:sz="0" w:space="0" w:color="auto"/>
      </w:divBdr>
    </w:div>
    <w:div w:id="701171818">
      <w:bodyDiv w:val="1"/>
      <w:marLeft w:val="0"/>
      <w:marRight w:val="0"/>
      <w:marTop w:val="0"/>
      <w:marBottom w:val="0"/>
      <w:divBdr>
        <w:top w:val="none" w:sz="0" w:space="0" w:color="auto"/>
        <w:left w:val="none" w:sz="0" w:space="0" w:color="auto"/>
        <w:bottom w:val="none" w:sz="0" w:space="0" w:color="auto"/>
        <w:right w:val="none" w:sz="0" w:space="0" w:color="auto"/>
      </w:divBdr>
    </w:div>
    <w:div w:id="719592370">
      <w:bodyDiv w:val="1"/>
      <w:marLeft w:val="0"/>
      <w:marRight w:val="0"/>
      <w:marTop w:val="0"/>
      <w:marBottom w:val="0"/>
      <w:divBdr>
        <w:top w:val="none" w:sz="0" w:space="0" w:color="auto"/>
        <w:left w:val="none" w:sz="0" w:space="0" w:color="auto"/>
        <w:bottom w:val="none" w:sz="0" w:space="0" w:color="auto"/>
        <w:right w:val="none" w:sz="0" w:space="0" w:color="auto"/>
      </w:divBdr>
    </w:div>
    <w:div w:id="727849672">
      <w:bodyDiv w:val="1"/>
      <w:marLeft w:val="0"/>
      <w:marRight w:val="0"/>
      <w:marTop w:val="0"/>
      <w:marBottom w:val="0"/>
      <w:divBdr>
        <w:top w:val="none" w:sz="0" w:space="0" w:color="auto"/>
        <w:left w:val="none" w:sz="0" w:space="0" w:color="auto"/>
        <w:bottom w:val="none" w:sz="0" w:space="0" w:color="auto"/>
        <w:right w:val="none" w:sz="0" w:space="0" w:color="auto"/>
      </w:divBdr>
    </w:div>
    <w:div w:id="733747372">
      <w:bodyDiv w:val="1"/>
      <w:marLeft w:val="0"/>
      <w:marRight w:val="0"/>
      <w:marTop w:val="0"/>
      <w:marBottom w:val="0"/>
      <w:divBdr>
        <w:top w:val="none" w:sz="0" w:space="0" w:color="auto"/>
        <w:left w:val="none" w:sz="0" w:space="0" w:color="auto"/>
        <w:bottom w:val="none" w:sz="0" w:space="0" w:color="auto"/>
        <w:right w:val="none" w:sz="0" w:space="0" w:color="auto"/>
      </w:divBdr>
    </w:div>
    <w:div w:id="743526257">
      <w:bodyDiv w:val="1"/>
      <w:marLeft w:val="0"/>
      <w:marRight w:val="0"/>
      <w:marTop w:val="0"/>
      <w:marBottom w:val="0"/>
      <w:divBdr>
        <w:top w:val="none" w:sz="0" w:space="0" w:color="auto"/>
        <w:left w:val="none" w:sz="0" w:space="0" w:color="auto"/>
        <w:bottom w:val="none" w:sz="0" w:space="0" w:color="auto"/>
        <w:right w:val="none" w:sz="0" w:space="0" w:color="auto"/>
      </w:divBdr>
    </w:div>
    <w:div w:id="748845672">
      <w:bodyDiv w:val="1"/>
      <w:marLeft w:val="0"/>
      <w:marRight w:val="0"/>
      <w:marTop w:val="0"/>
      <w:marBottom w:val="0"/>
      <w:divBdr>
        <w:top w:val="none" w:sz="0" w:space="0" w:color="auto"/>
        <w:left w:val="none" w:sz="0" w:space="0" w:color="auto"/>
        <w:bottom w:val="none" w:sz="0" w:space="0" w:color="auto"/>
        <w:right w:val="none" w:sz="0" w:space="0" w:color="auto"/>
      </w:divBdr>
    </w:div>
    <w:div w:id="758674616">
      <w:bodyDiv w:val="1"/>
      <w:marLeft w:val="0"/>
      <w:marRight w:val="0"/>
      <w:marTop w:val="0"/>
      <w:marBottom w:val="0"/>
      <w:divBdr>
        <w:top w:val="none" w:sz="0" w:space="0" w:color="auto"/>
        <w:left w:val="none" w:sz="0" w:space="0" w:color="auto"/>
        <w:bottom w:val="none" w:sz="0" w:space="0" w:color="auto"/>
        <w:right w:val="none" w:sz="0" w:space="0" w:color="auto"/>
      </w:divBdr>
    </w:div>
    <w:div w:id="779763365">
      <w:bodyDiv w:val="1"/>
      <w:marLeft w:val="0"/>
      <w:marRight w:val="0"/>
      <w:marTop w:val="0"/>
      <w:marBottom w:val="0"/>
      <w:divBdr>
        <w:top w:val="none" w:sz="0" w:space="0" w:color="auto"/>
        <w:left w:val="none" w:sz="0" w:space="0" w:color="auto"/>
        <w:bottom w:val="none" w:sz="0" w:space="0" w:color="auto"/>
        <w:right w:val="none" w:sz="0" w:space="0" w:color="auto"/>
      </w:divBdr>
    </w:div>
    <w:div w:id="787628989">
      <w:bodyDiv w:val="1"/>
      <w:marLeft w:val="0"/>
      <w:marRight w:val="0"/>
      <w:marTop w:val="0"/>
      <w:marBottom w:val="0"/>
      <w:divBdr>
        <w:top w:val="none" w:sz="0" w:space="0" w:color="auto"/>
        <w:left w:val="none" w:sz="0" w:space="0" w:color="auto"/>
        <w:bottom w:val="none" w:sz="0" w:space="0" w:color="auto"/>
        <w:right w:val="none" w:sz="0" w:space="0" w:color="auto"/>
      </w:divBdr>
    </w:div>
    <w:div w:id="794719820">
      <w:bodyDiv w:val="1"/>
      <w:marLeft w:val="0"/>
      <w:marRight w:val="0"/>
      <w:marTop w:val="0"/>
      <w:marBottom w:val="0"/>
      <w:divBdr>
        <w:top w:val="none" w:sz="0" w:space="0" w:color="auto"/>
        <w:left w:val="none" w:sz="0" w:space="0" w:color="auto"/>
        <w:bottom w:val="none" w:sz="0" w:space="0" w:color="auto"/>
        <w:right w:val="none" w:sz="0" w:space="0" w:color="auto"/>
      </w:divBdr>
    </w:div>
    <w:div w:id="838737460">
      <w:bodyDiv w:val="1"/>
      <w:marLeft w:val="0"/>
      <w:marRight w:val="0"/>
      <w:marTop w:val="0"/>
      <w:marBottom w:val="0"/>
      <w:divBdr>
        <w:top w:val="none" w:sz="0" w:space="0" w:color="auto"/>
        <w:left w:val="none" w:sz="0" w:space="0" w:color="auto"/>
        <w:bottom w:val="none" w:sz="0" w:space="0" w:color="auto"/>
        <w:right w:val="none" w:sz="0" w:space="0" w:color="auto"/>
      </w:divBdr>
      <w:divsChild>
        <w:div w:id="1976519466">
          <w:marLeft w:val="0"/>
          <w:marRight w:val="0"/>
          <w:marTop w:val="0"/>
          <w:marBottom w:val="0"/>
          <w:divBdr>
            <w:top w:val="none" w:sz="0" w:space="0" w:color="auto"/>
            <w:left w:val="none" w:sz="0" w:space="0" w:color="auto"/>
            <w:bottom w:val="none" w:sz="0" w:space="0" w:color="auto"/>
            <w:right w:val="none" w:sz="0" w:space="0" w:color="auto"/>
          </w:divBdr>
          <w:divsChild>
            <w:div w:id="18752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79899">
      <w:bodyDiv w:val="1"/>
      <w:marLeft w:val="0"/>
      <w:marRight w:val="0"/>
      <w:marTop w:val="0"/>
      <w:marBottom w:val="0"/>
      <w:divBdr>
        <w:top w:val="none" w:sz="0" w:space="0" w:color="auto"/>
        <w:left w:val="none" w:sz="0" w:space="0" w:color="auto"/>
        <w:bottom w:val="none" w:sz="0" w:space="0" w:color="auto"/>
        <w:right w:val="none" w:sz="0" w:space="0" w:color="auto"/>
      </w:divBdr>
    </w:div>
    <w:div w:id="841239408">
      <w:bodyDiv w:val="1"/>
      <w:marLeft w:val="0"/>
      <w:marRight w:val="0"/>
      <w:marTop w:val="0"/>
      <w:marBottom w:val="0"/>
      <w:divBdr>
        <w:top w:val="none" w:sz="0" w:space="0" w:color="auto"/>
        <w:left w:val="none" w:sz="0" w:space="0" w:color="auto"/>
        <w:bottom w:val="none" w:sz="0" w:space="0" w:color="auto"/>
        <w:right w:val="none" w:sz="0" w:space="0" w:color="auto"/>
      </w:divBdr>
    </w:div>
    <w:div w:id="858468324">
      <w:bodyDiv w:val="1"/>
      <w:marLeft w:val="0"/>
      <w:marRight w:val="0"/>
      <w:marTop w:val="0"/>
      <w:marBottom w:val="0"/>
      <w:divBdr>
        <w:top w:val="none" w:sz="0" w:space="0" w:color="auto"/>
        <w:left w:val="none" w:sz="0" w:space="0" w:color="auto"/>
        <w:bottom w:val="none" w:sz="0" w:space="0" w:color="auto"/>
        <w:right w:val="none" w:sz="0" w:space="0" w:color="auto"/>
      </w:divBdr>
    </w:div>
    <w:div w:id="868564284">
      <w:bodyDiv w:val="1"/>
      <w:marLeft w:val="0"/>
      <w:marRight w:val="0"/>
      <w:marTop w:val="0"/>
      <w:marBottom w:val="0"/>
      <w:divBdr>
        <w:top w:val="none" w:sz="0" w:space="0" w:color="auto"/>
        <w:left w:val="none" w:sz="0" w:space="0" w:color="auto"/>
        <w:bottom w:val="none" w:sz="0" w:space="0" w:color="auto"/>
        <w:right w:val="none" w:sz="0" w:space="0" w:color="auto"/>
      </w:divBdr>
    </w:div>
    <w:div w:id="880824474">
      <w:bodyDiv w:val="1"/>
      <w:marLeft w:val="0"/>
      <w:marRight w:val="0"/>
      <w:marTop w:val="0"/>
      <w:marBottom w:val="0"/>
      <w:divBdr>
        <w:top w:val="none" w:sz="0" w:space="0" w:color="auto"/>
        <w:left w:val="none" w:sz="0" w:space="0" w:color="auto"/>
        <w:bottom w:val="none" w:sz="0" w:space="0" w:color="auto"/>
        <w:right w:val="none" w:sz="0" w:space="0" w:color="auto"/>
      </w:divBdr>
    </w:div>
    <w:div w:id="916092622">
      <w:bodyDiv w:val="1"/>
      <w:marLeft w:val="0"/>
      <w:marRight w:val="0"/>
      <w:marTop w:val="0"/>
      <w:marBottom w:val="0"/>
      <w:divBdr>
        <w:top w:val="none" w:sz="0" w:space="0" w:color="auto"/>
        <w:left w:val="none" w:sz="0" w:space="0" w:color="auto"/>
        <w:bottom w:val="none" w:sz="0" w:space="0" w:color="auto"/>
        <w:right w:val="none" w:sz="0" w:space="0" w:color="auto"/>
      </w:divBdr>
    </w:div>
    <w:div w:id="916667028">
      <w:bodyDiv w:val="1"/>
      <w:marLeft w:val="0"/>
      <w:marRight w:val="0"/>
      <w:marTop w:val="0"/>
      <w:marBottom w:val="0"/>
      <w:divBdr>
        <w:top w:val="none" w:sz="0" w:space="0" w:color="auto"/>
        <w:left w:val="none" w:sz="0" w:space="0" w:color="auto"/>
        <w:bottom w:val="none" w:sz="0" w:space="0" w:color="auto"/>
        <w:right w:val="none" w:sz="0" w:space="0" w:color="auto"/>
      </w:divBdr>
    </w:div>
    <w:div w:id="928269781">
      <w:bodyDiv w:val="1"/>
      <w:marLeft w:val="0"/>
      <w:marRight w:val="0"/>
      <w:marTop w:val="0"/>
      <w:marBottom w:val="0"/>
      <w:divBdr>
        <w:top w:val="none" w:sz="0" w:space="0" w:color="auto"/>
        <w:left w:val="none" w:sz="0" w:space="0" w:color="auto"/>
        <w:bottom w:val="none" w:sz="0" w:space="0" w:color="auto"/>
        <w:right w:val="none" w:sz="0" w:space="0" w:color="auto"/>
      </w:divBdr>
    </w:div>
    <w:div w:id="953512738">
      <w:bodyDiv w:val="1"/>
      <w:marLeft w:val="0"/>
      <w:marRight w:val="0"/>
      <w:marTop w:val="0"/>
      <w:marBottom w:val="0"/>
      <w:divBdr>
        <w:top w:val="none" w:sz="0" w:space="0" w:color="auto"/>
        <w:left w:val="none" w:sz="0" w:space="0" w:color="auto"/>
        <w:bottom w:val="none" w:sz="0" w:space="0" w:color="auto"/>
        <w:right w:val="none" w:sz="0" w:space="0" w:color="auto"/>
      </w:divBdr>
    </w:div>
    <w:div w:id="966547917">
      <w:bodyDiv w:val="1"/>
      <w:marLeft w:val="0"/>
      <w:marRight w:val="0"/>
      <w:marTop w:val="0"/>
      <w:marBottom w:val="0"/>
      <w:divBdr>
        <w:top w:val="none" w:sz="0" w:space="0" w:color="auto"/>
        <w:left w:val="none" w:sz="0" w:space="0" w:color="auto"/>
        <w:bottom w:val="none" w:sz="0" w:space="0" w:color="auto"/>
        <w:right w:val="none" w:sz="0" w:space="0" w:color="auto"/>
      </w:divBdr>
    </w:div>
    <w:div w:id="981736410">
      <w:bodyDiv w:val="1"/>
      <w:marLeft w:val="0"/>
      <w:marRight w:val="0"/>
      <w:marTop w:val="0"/>
      <w:marBottom w:val="0"/>
      <w:divBdr>
        <w:top w:val="none" w:sz="0" w:space="0" w:color="auto"/>
        <w:left w:val="none" w:sz="0" w:space="0" w:color="auto"/>
        <w:bottom w:val="none" w:sz="0" w:space="0" w:color="auto"/>
        <w:right w:val="none" w:sz="0" w:space="0" w:color="auto"/>
      </w:divBdr>
    </w:div>
    <w:div w:id="983777389">
      <w:bodyDiv w:val="1"/>
      <w:marLeft w:val="0"/>
      <w:marRight w:val="0"/>
      <w:marTop w:val="0"/>
      <w:marBottom w:val="0"/>
      <w:divBdr>
        <w:top w:val="none" w:sz="0" w:space="0" w:color="auto"/>
        <w:left w:val="none" w:sz="0" w:space="0" w:color="auto"/>
        <w:bottom w:val="none" w:sz="0" w:space="0" w:color="auto"/>
        <w:right w:val="none" w:sz="0" w:space="0" w:color="auto"/>
      </w:divBdr>
    </w:div>
    <w:div w:id="1009480210">
      <w:bodyDiv w:val="1"/>
      <w:marLeft w:val="0"/>
      <w:marRight w:val="0"/>
      <w:marTop w:val="0"/>
      <w:marBottom w:val="0"/>
      <w:divBdr>
        <w:top w:val="none" w:sz="0" w:space="0" w:color="auto"/>
        <w:left w:val="none" w:sz="0" w:space="0" w:color="auto"/>
        <w:bottom w:val="none" w:sz="0" w:space="0" w:color="auto"/>
        <w:right w:val="none" w:sz="0" w:space="0" w:color="auto"/>
      </w:divBdr>
    </w:div>
    <w:div w:id="1010328431">
      <w:bodyDiv w:val="1"/>
      <w:marLeft w:val="0"/>
      <w:marRight w:val="0"/>
      <w:marTop w:val="0"/>
      <w:marBottom w:val="0"/>
      <w:divBdr>
        <w:top w:val="none" w:sz="0" w:space="0" w:color="auto"/>
        <w:left w:val="none" w:sz="0" w:space="0" w:color="auto"/>
        <w:bottom w:val="none" w:sz="0" w:space="0" w:color="auto"/>
        <w:right w:val="none" w:sz="0" w:space="0" w:color="auto"/>
      </w:divBdr>
    </w:div>
    <w:div w:id="1030570829">
      <w:bodyDiv w:val="1"/>
      <w:marLeft w:val="0"/>
      <w:marRight w:val="0"/>
      <w:marTop w:val="0"/>
      <w:marBottom w:val="0"/>
      <w:divBdr>
        <w:top w:val="none" w:sz="0" w:space="0" w:color="auto"/>
        <w:left w:val="none" w:sz="0" w:space="0" w:color="auto"/>
        <w:bottom w:val="none" w:sz="0" w:space="0" w:color="auto"/>
        <w:right w:val="none" w:sz="0" w:space="0" w:color="auto"/>
      </w:divBdr>
    </w:div>
    <w:div w:id="1050376622">
      <w:bodyDiv w:val="1"/>
      <w:marLeft w:val="0"/>
      <w:marRight w:val="0"/>
      <w:marTop w:val="0"/>
      <w:marBottom w:val="0"/>
      <w:divBdr>
        <w:top w:val="none" w:sz="0" w:space="0" w:color="auto"/>
        <w:left w:val="none" w:sz="0" w:space="0" w:color="auto"/>
        <w:bottom w:val="none" w:sz="0" w:space="0" w:color="auto"/>
        <w:right w:val="none" w:sz="0" w:space="0" w:color="auto"/>
      </w:divBdr>
      <w:divsChild>
        <w:div w:id="1037661961">
          <w:marLeft w:val="0"/>
          <w:marRight w:val="0"/>
          <w:marTop w:val="0"/>
          <w:marBottom w:val="0"/>
          <w:divBdr>
            <w:top w:val="none" w:sz="0" w:space="0" w:color="auto"/>
            <w:left w:val="none" w:sz="0" w:space="0" w:color="auto"/>
            <w:bottom w:val="none" w:sz="0" w:space="0" w:color="auto"/>
            <w:right w:val="none" w:sz="0" w:space="0" w:color="auto"/>
          </w:divBdr>
          <w:divsChild>
            <w:div w:id="1451170623">
              <w:marLeft w:val="0"/>
              <w:marRight w:val="0"/>
              <w:marTop w:val="0"/>
              <w:marBottom w:val="0"/>
              <w:divBdr>
                <w:top w:val="none" w:sz="0" w:space="0" w:color="auto"/>
                <w:left w:val="none" w:sz="0" w:space="0" w:color="auto"/>
                <w:bottom w:val="none" w:sz="0" w:space="0" w:color="auto"/>
                <w:right w:val="none" w:sz="0" w:space="0" w:color="auto"/>
              </w:divBdr>
              <w:divsChild>
                <w:div w:id="765534793">
                  <w:marLeft w:val="0"/>
                  <w:marRight w:val="0"/>
                  <w:marTop w:val="0"/>
                  <w:marBottom w:val="0"/>
                  <w:divBdr>
                    <w:top w:val="none" w:sz="0" w:space="0" w:color="auto"/>
                    <w:left w:val="none" w:sz="0" w:space="0" w:color="auto"/>
                    <w:bottom w:val="none" w:sz="0" w:space="0" w:color="auto"/>
                    <w:right w:val="none" w:sz="0" w:space="0" w:color="auto"/>
                  </w:divBdr>
                  <w:divsChild>
                    <w:div w:id="1342196819">
                      <w:marLeft w:val="0"/>
                      <w:marRight w:val="0"/>
                      <w:marTop w:val="0"/>
                      <w:marBottom w:val="0"/>
                      <w:divBdr>
                        <w:top w:val="none" w:sz="0" w:space="0" w:color="auto"/>
                        <w:left w:val="none" w:sz="0" w:space="0" w:color="auto"/>
                        <w:bottom w:val="none" w:sz="0" w:space="0" w:color="auto"/>
                        <w:right w:val="none" w:sz="0" w:space="0" w:color="auto"/>
                      </w:divBdr>
                      <w:divsChild>
                        <w:div w:id="570696008">
                          <w:marLeft w:val="0"/>
                          <w:marRight w:val="0"/>
                          <w:marTop w:val="0"/>
                          <w:marBottom w:val="0"/>
                          <w:divBdr>
                            <w:top w:val="none" w:sz="0" w:space="0" w:color="auto"/>
                            <w:left w:val="none" w:sz="0" w:space="0" w:color="auto"/>
                            <w:bottom w:val="none" w:sz="0" w:space="0" w:color="auto"/>
                            <w:right w:val="none" w:sz="0" w:space="0" w:color="auto"/>
                          </w:divBdr>
                          <w:divsChild>
                            <w:div w:id="110519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0542622">
      <w:bodyDiv w:val="1"/>
      <w:marLeft w:val="0"/>
      <w:marRight w:val="0"/>
      <w:marTop w:val="0"/>
      <w:marBottom w:val="0"/>
      <w:divBdr>
        <w:top w:val="none" w:sz="0" w:space="0" w:color="auto"/>
        <w:left w:val="none" w:sz="0" w:space="0" w:color="auto"/>
        <w:bottom w:val="none" w:sz="0" w:space="0" w:color="auto"/>
        <w:right w:val="none" w:sz="0" w:space="0" w:color="auto"/>
      </w:divBdr>
    </w:div>
    <w:div w:id="1051416831">
      <w:bodyDiv w:val="1"/>
      <w:marLeft w:val="0"/>
      <w:marRight w:val="0"/>
      <w:marTop w:val="0"/>
      <w:marBottom w:val="0"/>
      <w:divBdr>
        <w:top w:val="none" w:sz="0" w:space="0" w:color="auto"/>
        <w:left w:val="none" w:sz="0" w:space="0" w:color="auto"/>
        <w:bottom w:val="none" w:sz="0" w:space="0" w:color="auto"/>
        <w:right w:val="none" w:sz="0" w:space="0" w:color="auto"/>
      </w:divBdr>
    </w:div>
    <w:div w:id="1129206244">
      <w:bodyDiv w:val="1"/>
      <w:marLeft w:val="0"/>
      <w:marRight w:val="0"/>
      <w:marTop w:val="0"/>
      <w:marBottom w:val="0"/>
      <w:divBdr>
        <w:top w:val="none" w:sz="0" w:space="0" w:color="auto"/>
        <w:left w:val="none" w:sz="0" w:space="0" w:color="auto"/>
        <w:bottom w:val="none" w:sz="0" w:space="0" w:color="auto"/>
        <w:right w:val="none" w:sz="0" w:space="0" w:color="auto"/>
      </w:divBdr>
    </w:div>
    <w:div w:id="1150058363">
      <w:bodyDiv w:val="1"/>
      <w:marLeft w:val="0"/>
      <w:marRight w:val="0"/>
      <w:marTop w:val="0"/>
      <w:marBottom w:val="0"/>
      <w:divBdr>
        <w:top w:val="none" w:sz="0" w:space="0" w:color="auto"/>
        <w:left w:val="none" w:sz="0" w:space="0" w:color="auto"/>
        <w:bottom w:val="none" w:sz="0" w:space="0" w:color="auto"/>
        <w:right w:val="none" w:sz="0" w:space="0" w:color="auto"/>
      </w:divBdr>
    </w:div>
    <w:div w:id="1174303428">
      <w:bodyDiv w:val="1"/>
      <w:marLeft w:val="0"/>
      <w:marRight w:val="0"/>
      <w:marTop w:val="0"/>
      <w:marBottom w:val="0"/>
      <w:divBdr>
        <w:top w:val="none" w:sz="0" w:space="0" w:color="auto"/>
        <w:left w:val="none" w:sz="0" w:space="0" w:color="auto"/>
        <w:bottom w:val="none" w:sz="0" w:space="0" w:color="auto"/>
        <w:right w:val="none" w:sz="0" w:space="0" w:color="auto"/>
      </w:divBdr>
    </w:div>
    <w:div w:id="1192762542">
      <w:bodyDiv w:val="1"/>
      <w:marLeft w:val="0"/>
      <w:marRight w:val="0"/>
      <w:marTop w:val="0"/>
      <w:marBottom w:val="0"/>
      <w:divBdr>
        <w:top w:val="none" w:sz="0" w:space="0" w:color="auto"/>
        <w:left w:val="none" w:sz="0" w:space="0" w:color="auto"/>
        <w:bottom w:val="none" w:sz="0" w:space="0" w:color="auto"/>
        <w:right w:val="none" w:sz="0" w:space="0" w:color="auto"/>
      </w:divBdr>
    </w:div>
    <w:div w:id="1209146284">
      <w:bodyDiv w:val="1"/>
      <w:marLeft w:val="0"/>
      <w:marRight w:val="0"/>
      <w:marTop w:val="0"/>
      <w:marBottom w:val="0"/>
      <w:divBdr>
        <w:top w:val="none" w:sz="0" w:space="0" w:color="auto"/>
        <w:left w:val="none" w:sz="0" w:space="0" w:color="auto"/>
        <w:bottom w:val="none" w:sz="0" w:space="0" w:color="auto"/>
        <w:right w:val="none" w:sz="0" w:space="0" w:color="auto"/>
      </w:divBdr>
    </w:div>
    <w:div w:id="1210267948">
      <w:bodyDiv w:val="1"/>
      <w:marLeft w:val="0"/>
      <w:marRight w:val="0"/>
      <w:marTop w:val="0"/>
      <w:marBottom w:val="0"/>
      <w:divBdr>
        <w:top w:val="none" w:sz="0" w:space="0" w:color="auto"/>
        <w:left w:val="none" w:sz="0" w:space="0" w:color="auto"/>
        <w:bottom w:val="none" w:sz="0" w:space="0" w:color="auto"/>
        <w:right w:val="none" w:sz="0" w:space="0" w:color="auto"/>
      </w:divBdr>
    </w:div>
    <w:div w:id="1219786032">
      <w:bodyDiv w:val="1"/>
      <w:marLeft w:val="0"/>
      <w:marRight w:val="0"/>
      <w:marTop w:val="0"/>
      <w:marBottom w:val="0"/>
      <w:divBdr>
        <w:top w:val="none" w:sz="0" w:space="0" w:color="auto"/>
        <w:left w:val="none" w:sz="0" w:space="0" w:color="auto"/>
        <w:bottom w:val="none" w:sz="0" w:space="0" w:color="auto"/>
        <w:right w:val="none" w:sz="0" w:space="0" w:color="auto"/>
      </w:divBdr>
    </w:div>
    <w:div w:id="1240285282">
      <w:bodyDiv w:val="1"/>
      <w:marLeft w:val="0"/>
      <w:marRight w:val="0"/>
      <w:marTop w:val="0"/>
      <w:marBottom w:val="0"/>
      <w:divBdr>
        <w:top w:val="none" w:sz="0" w:space="0" w:color="auto"/>
        <w:left w:val="none" w:sz="0" w:space="0" w:color="auto"/>
        <w:bottom w:val="none" w:sz="0" w:space="0" w:color="auto"/>
        <w:right w:val="none" w:sz="0" w:space="0" w:color="auto"/>
      </w:divBdr>
    </w:div>
    <w:div w:id="1247615104">
      <w:bodyDiv w:val="1"/>
      <w:marLeft w:val="0"/>
      <w:marRight w:val="0"/>
      <w:marTop w:val="0"/>
      <w:marBottom w:val="0"/>
      <w:divBdr>
        <w:top w:val="none" w:sz="0" w:space="0" w:color="auto"/>
        <w:left w:val="none" w:sz="0" w:space="0" w:color="auto"/>
        <w:bottom w:val="none" w:sz="0" w:space="0" w:color="auto"/>
        <w:right w:val="none" w:sz="0" w:space="0" w:color="auto"/>
      </w:divBdr>
    </w:div>
    <w:div w:id="1284188777">
      <w:bodyDiv w:val="1"/>
      <w:marLeft w:val="0"/>
      <w:marRight w:val="0"/>
      <w:marTop w:val="0"/>
      <w:marBottom w:val="0"/>
      <w:divBdr>
        <w:top w:val="none" w:sz="0" w:space="0" w:color="auto"/>
        <w:left w:val="none" w:sz="0" w:space="0" w:color="auto"/>
        <w:bottom w:val="none" w:sz="0" w:space="0" w:color="auto"/>
        <w:right w:val="none" w:sz="0" w:space="0" w:color="auto"/>
      </w:divBdr>
    </w:div>
    <w:div w:id="1300846209">
      <w:bodyDiv w:val="1"/>
      <w:marLeft w:val="0"/>
      <w:marRight w:val="0"/>
      <w:marTop w:val="0"/>
      <w:marBottom w:val="0"/>
      <w:divBdr>
        <w:top w:val="none" w:sz="0" w:space="0" w:color="auto"/>
        <w:left w:val="none" w:sz="0" w:space="0" w:color="auto"/>
        <w:bottom w:val="none" w:sz="0" w:space="0" w:color="auto"/>
        <w:right w:val="none" w:sz="0" w:space="0" w:color="auto"/>
      </w:divBdr>
    </w:div>
    <w:div w:id="1310477967">
      <w:bodyDiv w:val="1"/>
      <w:marLeft w:val="0"/>
      <w:marRight w:val="0"/>
      <w:marTop w:val="0"/>
      <w:marBottom w:val="0"/>
      <w:divBdr>
        <w:top w:val="none" w:sz="0" w:space="0" w:color="auto"/>
        <w:left w:val="none" w:sz="0" w:space="0" w:color="auto"/>
        <w:bottom w:val="none" w:sz="0" w:space="0" w:color="auto"/>
        <w:right w:val="none" w:sz="0" w:space="0" w:color="auto"/>
      </w:divBdr>
      <w:divsChild>
        <w:div w:id="627973910">
          <w:marLeft w:val="0"/>
          <w:marRight w:val="0"/>
          <w:marTop w:val="0"/>
          <w:marBottom w:val="0"/>
          <w:divBdr>
            <w:top w:val="none" w:sz="0" w:space="0" w:color="auto"/>
            <w:left w:val="none" w:sz="0" w:space="0" w:color="auto"/>
            <w:bottom w:val="none" w:sz="0" w:space="0" w:color="auto"/>
            <w:right w:val="none" w:sz="0" w:space="0" w:color="auto"/>
          </w:divBdr>
          <w:divsChild>
            <w:div w:id="412628575">
              <w:marLeft w:val="0"/>
              <w:marRight w:val="0"/>
              <w:marTop w:val="0"/>
              <w:marBottom w:val="0"/>
              <w:divBdr>
                <w:top w:val="none" w:sz="0" w:space="0" w:color="auto"/>
                <w:left w:val="none" w:sz="0" w:space="0" w:color="auto"/>
                <w:bottom w:val="none" w:sz="0" w:space="0" w:color="auto"/>
                <w:right w:val="none" w:sz="0" w:space="0" w:color="auto"/>
              </w:divBdr>
            </w:div>
            <w:div w:id="1509102868">
              <w:marLeft w:val="0"/>
              <w:marRight w:val="0"/>
              <w:marTop w:val="0"/>
              <w:marBottom w:val="0"/>
              <w:divBdr>
                <w:top w:val="none" w:sz="0" w:space="0" w:color="auto"/>
                <w:left w:val="none" w:sz="0" w:space="0" w:color="auto"/>
                <w:bottom w:val="none" w:sz="0" w:space="0" w:color="auto"/>
                <w:right w:val="none" w:sz="0" w:space="0" w:color="auto"/>
              </w:divBdr>
              <w:divsChild>
                <w:div w:id="1368065086">
                  <w:marLeft w:val="0"/>
                  <w:marRight w:val="0"/>
                  <w:marTop w:val="0"/>
                  <w:marBottom w:val="0"/>
                  <w:divBdr>
                    <w:top w:val="none" w:sz="0" w:space="0" w:color="auto"/>
                    <w:left w:val="none" w:sz="0" w:space="0" w:color="auto"/>
                    <w:bottom w:val="none" w:sz="0" w:space="0" w:color="auto"/>
                    <w:right w:val="none" w:sz="0" w:space="0" w:color="auto"/>
                  </w:divBdr>
                  <w:divsChild>
                    <w:div w:id="178311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835373">
              <w:marLeft w:val="0"/>
              <w:marRight w:val="0"/>
              <w:marTop w:val="0"/>
              <w:marBottom w:val="0"/>
              <w:divBdr>
                <w:top w:val="none" w:sz="0" w:space="0" w:color="auto"/>
                <w:left w:val="none" w:sz="0" w:space="0" w:color="auto"/>
                <w:bottom w:val="none" w:sz="0" w:space="0" w:color="auto"/>
                <w:right w:val="none" w:sz="0" w:space="0" w:color="auto"/>
              </w:divBdr>
              <w:divsChild>
                <w:div w:id="60843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782139">
          <w:marLeft w:val="0"/>
          <w:marRight w:val="0"/>
          <w:marTop w:val="0"/>
          <w:marBottom w:val="0"/>
          <w:divBdr>
            <w:top w:val="none" w:sz="0" w:space="0" w:color="auto"/>
            <w:left w:val="none" w:sz="0" w:space="0" w:color="auto"/>
            <w:bottom w:val="none" w:sz="0" w:space="0" w:color="auto"/>
            <w:right w:val="none" w:sz="0" w:space="0" w:color="auto"/>
          </w:divBdr>
          <w:divsChild>
            <w:div w:id="527454336">
              <w:marLeft w:val="0"/>
              <w:marRight w:val="0"/>
              <w:marTop w:val="0"/>
              <w:marBottom w:val="0"/>
              <w:divBdr>
                <w:top w:val="none" w:sz="0" w:space="0" w:color="auto"/>
                <w:left w:val="none" w:sz="0" w:space="0" w:color="auto"/>
                <w:bottom w:val="none" w:sz="0" w:space="0" w:color="auto"/>
                <w:right w:val="none" w:sz="0" w:space="0" w:color="auto"/>
              </w:divBdr>
              <w:divsChild>
                <w:div w:id="843322227">
                  <w:marLeft w:val="0"/>
                  <w:marRight w:val="0"/>
                  <w:marTop w:val="0"/>
                  <w:marBottom w:val="0"/>
                  <w:divBdr>
                    <w:top w:val="none" w:sz="0" w:space="0" w:color="auto"/>
                    <w:left w:val="none" w:sz="0" w:space="0" w:color="auto"/>
                    <w:bottom w:val="none" w:sz="0" w:space="0" w:color="auto"/>
                    <w:right w:val="none" w:sz="0" w:space="0" w:color="auto"/>
                  </w:divBdr>
                  <w:divsChild>
                    <w:div w:id="70768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2175141">
      <w:bodyDiv w:val="1"/>
      <w:marLeft w:val="0"/>
      <w:marRight w:val="0"/>
      <w:marTop w:val="0"/>
      <w:marBottom w:val="0"/>
      <w:divBdr>
        <w:top w:val="none" w:sz="0" w:space="0" w:color="auto"/>
        <w:left w:val="none" w:sz="0" w:space="0" w:color="auto"/>
        <w:bottom w:val="none" w:sz="0" w:space="0" w:color="auto"/>
        <w:right w:val="none" w:sz="0" w:space="0" w:color="auto"/>
      </w:divBdr>
      <w:divsChild>
        <w:div w:id="1978757694">
          <w:marLeft w:val="0"/>
          <w:marRight w:val="0"/>
          <w:marTop w:val="0"/>
          <w:marBottom w:val="0"/>
          <w:divBdr>
            <w:top w:val="none" w:sz="0" w:space="0" w:color="auto"/>
            <w:left w:val="none" w:sz="0" w:space="0" w:color="auto"/>
            <w:bottom w:val="none" w:sz="0" w:space="0" w:color="auto"/>
            <w:right w:val="none" w:sz="0" w:space="0" w:color="auto"/>
          </w:divBdr>
          <w:divsChild>
            <w:div w:id="862865763">
              <w:marLeft w:val="0"/>
              <w:marRight w:val="0"/>
              <w:marTop w:val="0"/>
              <w:marBottom w:val="0"/>
              <w:divBdr>
                <w:top w:val="none" w:sz="0" w:space="0" w:color="auto"/>
                <w:left w:val="none" w:sz="0" w:space="0" w:color="auto"/>
                <w:bottom w:val="none" w:sz="0" w:space="0" w:color="auto"/>
                <w:right w:val="none" w:sz="0" w:space="0" w:color="auto"/>
              </w:divBdr>
              <w:divsChild>
                <w:div w:id="9576448">
                  <w:marLeft w:val="0"/>
                  <w:marRight w:val="0"/>
                  <w:marTop w:val="0"/>
                  <w:marBottom w:val="0"/>
                  <w:divBdr>
                    <w:top w:val="none" w:sz="0" w:space="0" w:color="auto"/>
                    <w:left w:val="none" w:sz="0" w:space="0" w:color="auto"/>
                    <w:bottom w:val="none" w:sz="0" w:space="0" w:color="auto"/>
                    <w:right w:val="none" w:sz="0" w:space="0" w:color="auto"/>
                  </w:divBdr>
                  <w:divsChild>
                    <w:div w:id="1495220532">
                      <w:marLeft w:val="0"/>
                      <w:marRight w:val="0"/>
                      <w:marTop w:val="0"/>
                      <w:marBottom w:val="0"/>
                      <w:divBdr>
                        <w:top w:val="none" w:sz="0" w:space="0" w:color="auto"/>
                        <w:left w:val="none" w:sz="0" w:space="0" w:color="auto"/>
                        <w:bottom w:val="none" w:sz="0" w:space="0" w:color="auto"/>
                        <w:right w:val="none" w:sz="0" w:space="0" w:color="auto"/>
                      </w:divBdr>
                      <w:divsChild>
                        <w:div w:id="495847954">
                          <w:marLeft w:val="0"/>
                          <w:marRight w:val="0"/>
                          <w:marTop w:val="0"/>
                          <w:marBottom w:val="0"/>
                          <w:divBdr>
                            <w:top w:val="none" w:sz="0" w:space="0" w:color="auto"/>
                            <w:left w:val="none" w:sz="0" w:space="0" w:color="auto"/>
                            <w:bottom w:val="none" w:sz="0" w:space="0" w:color="auto"/>
                            <w:right w:val="none" w:sz="0" w:space="0" w:color="auto"/>
                          </w:divBdr>
                          <w:divsChild>
                            <w:div w:id="455607167">
                              <w:marLeft w:val="0"/>
                              <w:marRight w:val="0"/>
                              <w:marTop w:val="0"/>
                              <w:marBottom w:val="0"/>
                              <w:divBdr>
                                <w:top w:val="none" w:sz="0" w:space="0" w:color="auto"/>
                                <w:left w:val="none" w:sz="0" w:space="0" w:color="auto"/>
                                <w:bottom w:val="none" w:sz="0" w:space="0" w:color="auto"/>
                                <w:right w:val="none" w:sz="0" w:space="0" w:color="auto"/>
                              </w:divBdr>
                              <w:divsChild>
                                <w:div w:id="167676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3072312">
          <w:marLeft w:val="0"/>
          <w:marRight w:val="0"/>
          <w:marTop w:val="0"/>
          <w:marBottom w:val="0"/>
          <w:divBdr>
            <w:top w:val="none" w:sz="0" w:space="0" w:color="auto"/>
            <w:left w:val="none" w:sz="0" w:space="0" w:color="auto"/>
            <w:bottom w:val="none" w:sz="0" w:space="0" w:color="auto"/>
            <w:right w:val="none" w:sz="0" w:space="0" w:color="auto"/>
          </w:divBdr>
          <w:divsChild>
            <w:div w:id="1186484605">
              <w:marLeft w:val="0"/>
              <w:marRight w:val="0"/>
              <w:marTop w:val="0"/>
              <w:marBottom w:val="0"/>
              <w:divBdr>
                <w:top w:val="none" w:sz="0" w:space="0" w:color="auto"/>
                <w:left w:val="none" w:sz="0" w:space="0" w:color="auto"/>
                <w:bottom w:val="none" w:sz="0" w:space="0" w:color="auto"/>
                <w:right w:val="none" w:sz="0" w:space="0" w:color="auto"/>
              </w:divBdr>
              <w:divsChild>
                <w:div w:id="1708018831">
                  <w:marLeft w:val="0"/>
                  <w:marRight w:val="0"/>
                  <w:marTop w:val="0"/>
                  <w:marBottom w:val="0"/>
                  <w:divBdr>
                    <w:top w:val="none" w:sz="0" w:space="0" w:color="auto"/>
                    <w:left w:val="none" w:sz="0" w:space="0" w:color="auto"/>
                    <w:bottom w:val="none" w:sz="0" w:space="0" w:color="auto"/>
                    <w:right w:val="none" w:sz="0" w:space="0" w:color="auto"/>
                  </w:divBdr>
                  <w:divsChild>
                    <w:div w:id="471099784">
                      <w:marLeft w:val="0"/>
                      <w:marRight w:val="0"/>
                      <w:marTop w:val="0"/>
                      <w:marBottom w:val="0"/>
                      <w:divBdr>
                        <w:top w:val="none" w:sz="0" w:space="0" w:color="auto"/>
                        <w:left w:val="none" w:sz="0" w:space="0" w:color="auto"/>
                        <w:bottom w:val="none" w:sz="0" w:space="0" w:color="auto"/>
                        <w:right w:val="none" w:sz="0" w:space="0" w:color="auto"/>
                      </w:divBdr>
                      <w:divsChild>
                        <w:div w:id="1986232099">
                          <w:marLeft w:val="0"/>
                          <w:marRight w:val="0"/>
                          <w:marTop w:val="0"/>
                          <w:marBottom w:val="0"/>
                          <w:divBdr>
                            <w:top w:val="none" w:sz="0" w:space="0" w:color="auto"/>
                            <w:left w:val="none" w:sz="0" w:space="0" w:color="auto"/>
                            <w:bottom w:val="none" w:sz="0" w:space="0" w:color="auto"/>
                            <w:right w:val="none" w:sz="0" w:space="0" w:color="auto"/>
                          </w:divBdr>
                          <w:divsChild>
                            <w:div w:id="168624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802635">
                      <w:marLeft w:val="0"/>
                      <w:marRight w:val="0"/>
                      <w:marTop w:val="0"/>
                      <w:marBottom w:val="0"/>
                      <w:divBdr>
                        <w:top w:val="none" w:sz="0" w:space="0" w:color="auto"/>
                        <w:left w:val="none" w:sz="0" w:space="0" w:color="auto"/>
                        <w:bottom w:val="none" w:sz="0" w:space="0" w:color="auto"/>
                        <w:right w:val="none" w:sz="0" w:space="0" w:color="auto"/>
                      </w:divBdr>
                      <w:divsChild>
                        <w:div w:id="69025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962490">
                  <w:marLeft w:val="0"/>
                  <w:marRight w:val="0"/>
                  <w:marTop w:val="0"/>
                  <w:marBottom w:val="0"/>
                  <w:divBdr>
                    <w:top w:val="none" w:sz="0" w:space="0" w:color="auto"/>
                    <w:left w:val="none" w:sz="0" w:space="0" w:color="auto"/>
                    <w:bottom w:val="none" w:sz="0" w:space="0" w:color="auto"/>
                    <w:right w:val="none" w:sz="0" w:space="0" w:color="auto"/>
                  </w:divBdr>
                  <w:divsChild>
                    <w:div w:id="1181119703">
                      <w:marLeft w:val="0"/>
                      <w:marRight w:val="0"/>
                      <w:marTop w:val="0"/>
                      <w:marBottom w:val="0"/>
                      <w:divBdr>
                        <w:top w:val="none" w:sz="0" w:space="0" w:color="auto"/>
                        <w:left w:val="none" w:sz="0" w:space="0" w:color="auto"/>
                        <w:bottom w:val="none" w:sz="0" w:space="0" w:color="auto"/>
                        <w:right w:val="none" w:sz="0" w:space="0" w:color="auto"/>
                      </w:divBdr>
                      <w:divsChild>
                        <w:div w:id="1008797041">
                          <w:marLeft w:val="0"/>
                          <w:marRight w:val="0"/>
                          <w:marTop w:val="0"/>
                          <w:marBottom w:val="0"/>
                          <w:divBdr>
                            <w:top w:val="none" w:sz="0" w:space="0" w:color="auto"/>
                            <w:left w:val="none" w:sz="0" w:space="0" w:color="auto"/>
                            <w:bottom w:val="none" w:sz="0" w:space="0" w:color="auto"/>
                            <w:right w:val="none" w:sz="0" w:space="0" w:color="auto"/>
                          </w:divBdr>
                          <w:divsChild>
                            <w:div w:id="97668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1760118">
      <w:bodyDiv w:val="1"/>
      <w:marLeft w:val="0"/>
      <w:marRight w:val="0"/>
      <w:marTop w:val="0"/>
      <w:marBottom w:val="0"/>
      <w:divBdr>
        <w:top w:val="none" w:sz="0" w:space="0" w:color="auto"/>
        <w:left w:val="none" w:sz="0" w:space="0" w:color="auto"/>
        <w:bottom w:val="none" w:sz="0" w:space="0" w:color="auto"/>
        <w:right w:val="none" w:sz="0" w:space="0" w:color="auto"/>
      </w:divBdr>
    </w:div>
    <w:div w:id="1383095098">
      <w:bodyDiv w:val="1"/>
      <w:marLeft w:val="0"/>
      <w:marRight w:val="0"/>
      <w:marTop w:val="0"/>
      <w:marBottom w:val="0"/>
      <w:divBdr>
        <w:top w:val="none" w:sz="0" w:space="0" w:color="auto"/>
        <w:left w:val="none" w:sz="0" w:space="0" w:color="auto"/>
        <w:bottom w:val="none" w:sz="0" w:space="0" w:color="auto"/>
        <w:right w:val="none" w:sz="0" w:space="0" w:color="auto"/>
      </w:divBdr>
    </w:div>
    <w:div w:id="1385064381">
      <w:bodyDiv w:val="1"/>
      <w:marLeft w:val="0"/>
      <w:marRight w:val="0"/>
      <w:marTop w:val="0"/>
      <w:marBottom w:val="0"/>
      <w:divBdr>
        <w:top w:val="none" w:sz="0" w:space="0" w:color="auto"/>
        <w:left w:val="none" w:sz="0" w:space="0" w:color="auto"/>
        <w:bottom w:val="none" w:sz="0" w:space="0" w:color="auto"/>
        <w:right w:val="none" w:sz="0" w:space="0" w:color="auto"/>
      </w:divBdr>
    </w:div>
    <w:div w:id="1391346528">
      <w:bodyDiv w:val="1"/>
      <w:marLeft w:val="0"/>
      <w:marRight w:val="0"/>
      <w:marTop w:val="0"/>
      <w:marBottom w:val="0"/>
      <w:divBdr>
        <w:top w:val="none" w:sz="0" w:space="0" w:color="auto"/>
        <w:left w:val="none" w:sz="0" w:space="0" w:color="auto"/>
        <w:bottom w:val="none" w:sz="0" w:space="0" w:color="auto"/>
        <w:right w:val="none" w:sz="0" w:space="0" w:color="auto"/>
      </w:divBdr>
    </w:div>
    <w:div w:id="1404793683">
      <w:bodyDiv w:val="1"/>
      <w:marLeft w:val="0"/>
      <w:marRight w:val="0"/>
      <w:marTop w:val="0"/>
      <w:marBottom w:val="0"/>
      <w:divBdr>
        <w:top w:val="none" w:sz="0" w:space="0" w:color="auto"/>
        <w:left w:val="none" w:sz="0" w:space="0" w:color="auto"/>
        <w:bottom w:val="none" w:sz="0" w:space="0" w:color="auto"/>
        <w:right w:val="none" w:sz="0" w:space="0" w:color="auto"/>
      </w:divBdr>
    </w:div>
    <w:div w:id="1421948327">
      <w:bodyDiv w:val="1"/>
      <w:marLeft w:val="0"/>
      <w:marRight w:val="0"/>
      <w:marTop w:val="0"/>
      <w:marBottom w:val="0"/>
      <w:divBdr>
        <w:top w:val="none" w:sz="0" w:space="0" w:color="auto"/>
        <w:left w:val="none" w:sz="0" w:space="0" w:color="auto"/>
        <w:bottom w:val="none" w:sz="0" w:space="0" w:color="auto"/>
        <w:right w:val="none" w:sz="0" w:space="0" w:color="auto"/>
      </w:divBdr>
    </w:div>
    <w:div w:id="1427730043">
      <w:bodyDiv w:val="1"/>
      <w:marLeft w:val="0"/>
      <w:marRight w:val="0"/>
      <w:marTop w:val="0"/>
      <w:marBottom w:val="0"/>
      <w:divBdr>
        <w:top w:val="none" w:sz="0" w:space="0" w:color="auto"/>
        <w:left w:val="none" w:sz="0" w:space="0" w:color="auto"/>
        <w:bottom w:val="none" w:sz="0" w:space="0" w:color="auto"/>
        <w:right w:val="none" w:sz="0" w:space="0" w:color="auto"/>
      </w:divBdr>
    </w:div>
    <w:div w:id="1448740984">
      <w:bodyDiv w:val="1"/>
      <w:marLeft w:val="0"/>
      <w:marRight w:val="0"/>
      <w:marTop w:val="0"/>
      <w:marBottom w:val="0"/>
      <w:divBdr>
        <w:top w:val="none" w:sz="0" w:space="0" w:color="auto"/>
        <w:left w:val="none" w:sz="0" w:space="0" w:color="auto"/>
        <w:bottom w:val="none" w:sz="0" w:space="0" w:color="auto"/>
        <w:right w:val="none" w:sz="0" w:space="0" w:color="auto"/>
      </w:divBdr>
    </w:div>
    <w:div w:id="1464958836">
      <w:bodyDiv w:val="1"/>
      <w:marLeft w:val="0"/>
      <w:marRight w:val="0"/>
      <w:marTop w:val="0"/>
      <w:marBottom w:val="0"/>
      <w:divBdr>
        <w:top w:val="none" w:sz="0" w:space="0" w:color="auto"/>
        <w:left w:val="none" w:sz="0" w:space="0" w:color="auto"/>
        <w:bottom w:val="none" w:sz="0" w:space="0" w:color="auto"/>
        <w:right w:val="none" w:sz="0" w:space="0" w:color="auto"/>
      </w:divBdr>
    </w:div>
    <w:div w:id="1468354768">
      <w:bodyDiv w:val="1"/>
      <w:marLeft w:val="0"/>
      <w:marRight w:val="0"/>
      <w:marTop w:val="0"/>
      <w:marBottom w:val="0"/>
      <w:divBdr>
        <w:top w:val="none" w:sz="0" w:space="0" w:color="auto"/>
        <w:left w:val="none" w:sz="0" w:space="0" w:color="auto"/>
        <w:bottom w:val="none" w:sz="0" w:space="0" w:color="auto"/>
        <w:right w:val="none" w:sz="0" w:space="0" w:color="auto"/>
      </w:divBdr>
    </w:div>
    <w:div w:id="1475029179">
      <w:bodyDiv w:val="1"/>
      <w:marLeft w:val="0"/>
      <w:marRight w:val="0"/>
      <w:marTop w:val="0"/>
      <w:marBottom w:val="0"/>
      <w:divBdr>
        <w:top w:val="none" w:sz="0" w:space="0" w:color="auto"/>
        <w:left w:val="none" w:sz="0" w:space="0" w:color="auto"/>
        <w:bottom w:val="none" w:sz="0" w:space="0" w:color="auto"/>
        <w:right w:val="none" w:sz="0" w:space="0" w:color="auto"/>
      </w:divBdr>
    </w:div>
    <w:div w:id="1480002837">
      <w:bodyDiv w:val="1"/>
      <w:marLeft w:val="0"/>
      <w:marRight w:val="0"/>
      <w:marTop w:val="0"/>
      <w:marBottom w:val="0"/>
      <w:divBdr>
        <w:top w:val="none" w:sz="0" w:space="0" w:color="auto"/>
        <w:left w:val="none" w:sz="0" w:space="0" w:color="auto"/>
        <w:bottom w:val="none" w:sz="0" w:space="0" w:color="auto"/>
        <w:right w:val="none" w:sz="0" w:space="0" w:color="auto"/>
      </w:divBdr>
      <w:divsChild>
        <w:div w:id="1660772414">
          <w:marLeft w:val="0"/>
          <w:marRight w:val="0"/>
          <w:marTop w:val="0"/>
          <w:marBottom w:val="0"/>
          <w:divBdr>
            <w:top w:val="none" w:sz="0" w:space="0" w:color="auto"/>
            <w:left w:val="none" w:sz="0" w:space="0" w:color="auto"/>
            <w:bottom w:val="none" w:sz="0" w:space="0" w:color="auto"/>
            <w:right w:val="none" w:sz="0" w:space="0" w:color="auto"/>
          </w:divBdr>
          <w:divsChild>
            <w:div w:id="145039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25800">
      <w:bodyDiv w:val="1"/>
      <w:marLeft w:val="0"/>
      <w:marRight w:val="0"/>
      <w:marTop w:val="0"/>
      <w:marBottom w:val="0"/>
      <w:divBdr>
        <w:top w:val="none" w:sz="0" w:space="0" w:color="auto"/>
        <w:left w:val="none" w:sz="0" w:space="0" w:color="auto"/>
        <w:bottom w:val="none" w:sz="0" w:space="0" w:color="auto"/>
        <w:right w:val="none" w:sz="0" w:space="0" w:color="auto"/>
      </w:divBdr>
    </w:div>
    <w:div w:id="1501117795">
      <w:bodyDiv w:val="1"/>
      <w:marLeft w:val="0"/>
      <w:marRight w:val="0"/>
      <w:marTop w:val="0"/>
      <w:marBottom w:val="0"/>
      <w:divBdr>
        <w:top w:val="none" w:sz="0" w:space="0" w:color="auto"/>
        <w:left w:val="none" w:sz="0" w:space="0" w:color="auto"/>
        <w:bottom w:val="none" w:sz="0" w:space="0" w:color="auto"/>
        <w:right w:val="none" w:sz="0" w:space="0" w:color="auto"/>
      </w:divBdr>
    </w:div>
    <w:div w:id="1538929622">
      <w:bodyDiv w:val="1"/>
      <w:marLeft w:val="0"/>
      <w:marRight w:val="0"/>
      <w:marTop w:val="0"/>
      <w:marBottom w:val="0"/>
      <w:divBdr>
        <w:top w:val="none" w:sz="0" w:space="0" w:color="auto"/>
        <w:left w:val="none" w:sz="0" w:space="0" w:color="auto"/>
        <w:bottom w:val="none" w:sz="0" w:space="0" w:color="auto"/>
        <w:right w:val="none" w:sz="0" w:space="0" w:color="auto"/>
      </w:divBdr>
    </w:div>
    <w:div w:id="1542521478">
      <w:bodyDiv w:val="1"/>
      <w:marLeft w:val="0"/>
      <w:marRight w:val="0"/>
      <w:marTop w:val="0"/>
      <w:marBottom w:val="0"/>
      <w:divBdr>
        <w:top w:val="none" w:sz="0" w:space="0" w:color="auto"/>
        <w:left w:val="none" w:sz="0" w:space="0" w:color="auto"/>
        <w:bottom w:val="none" w:sz="0" w:space="0" w:color="auto"/>
        <w:right w:val="none" w:sz="0" w:space="0" w:color="auto"/>
      </w:divBdr>
    </w:div>
    <w:div w:id="1553811372">
      <w:bodyDiv w:val="1"/>
      <w:marLeft w:val="0"/>
      <w:marRight w:val="0"/>
      <w:marTop w:val="0"/>
      <w:marBottom w:val="0"/>
      <w:divBdr>
        <w:top w:val="none" w:sz="0" w:space="0" w:color="auto"/>
        <w:left w:val="none" w:sz="0" w:space="0" w:color="auto"/>
        <w:bottom w:val="none" w:sz="0" w:space="0" w:color="auto"/>
        <w:right w:val="none" w:sz="0" w:space="0" w:color="auto"/>
      </w:divBdr>
    </w:div>
    <w:div w:id="1577933978">
      <w:bodyDiv w:val="1"/>
      <w:marLeft w:val="0"/>
      <w:marRight w:val="0"/>
      <w:marTop w:val="0"/>
      <w:marBottom w:val="0"/>
      <w:divBdr>
        <w:top w:val="none" w:sz="0" w:space="0" w:color="auto"/>
        <w:left w:val="none" w:sz="0" w:space="0" w:color="auto"/>
        <w:bottom w:val="none" w:sz="0" w:space="0" w:color="auto"/>
        <w:right w:val="none" w:sz="0" w:space="0" w:color="auto"/>
      </w:divBdr>
    </w:div>
    <w:div w:id="1626767067">
      <w:bodyDiv w:val="1"/>
      <w:marLeft w:val="0"/>
      <w:marRight w:val="0"/>
      <w:marTop w:val="0"/>
      <w:marBottom w:val="0"/>
      <w:divBdr>
        <w:top w:val="none" w:sz="0" w:space="0" w:color="auto"/>
        <w:left w:val="none" w:sz="0" w:space="0" w:color="auto"/>
        <w:bottom w:val="none" w:sz="0" w:space="0" w:color="auto"/>
        <w:right w:val="none" w:sz="0" w:space="0" w:color="auto"/>
      </w:divBdr>
    </w:div>
    <w:div w:id="1638490272">
      <w:bodyDiv w:val="1"/>
      <w:marLeft w:val="0"/>
      <w:marRight w:val="0"/>
      <w:marTop w:val="0"/>
      <w:marBottom w:val="0"/>
      <w:divBdr>
        <w:top w:val="none" w:sz="0" w:space="0" w:color="auto"/>
        <w:left w:val="none" w:sz="0" w:space="0" w:color="auto"/>
        <w:bottom w:val="none" w:sz="0" w:space="0" w:color="auto"/>
        <w:right w:val="none" w:sz="0" w:space="0" w:color="auto"/>
      </w:divBdr>
    </w:div>
    <w:div w:id="1644042684">
      <w:bodyDiv w:val="1"/>
      <w:marLeft w:val="0"/>
      <w:marRight w:val="0"/>
      <w:marTop w:val="0"/>
      <w:marBottom w:val="0"/>
      <w:divBdr>
        <w:top w:val="none" w:sz="0" w:space="0" w:color="auto"/>
        <w:left w:val="none" w:sz="0" w:space="0" w:color="auto"/>
        <w:bottom w:val="none" w:sz="0" w:space="0" w:color="auto"/>
        <w:right w:val="none" w:sz="0" w:space="0" w:color="auto"/>
      </w:divBdr>
    </w:div>
    <w:div w:id="1645889411">
      <w:bodyDiv w:val="1"/>
      <w:marLeft w:val="0"/>
      <w:marRight w:val="0"/>
      <w:marTop w:val="0"/>
      <w:marBottom w:val="0"/>
      <w:divBdr>
        <w:top w:val="none" w:sz="0" w:space="0" w:color="auto"/>
        <w:left w:val="none" w:sz="0" w:space="0" w:color="auto"/>
        <w:bottom w:val="none" w:sz="0" w:space="0" w:color="auto"/>
        <w:right w:val="none" w:sz="0" w:space="0" w:color="auto"/>
      </w:divBdr>
    </w:div>
    <w:div w:id="1649482448">
      <w:bodyDiv w:val="1"/>
      <w:marLeft w:val="0"/>
      <w:marRight w:val="0"/>
      <w:marTop w:val="0"/>
      <w:marBottom w:val="0"/>
      <w:divBdr>
        <w:top w:val="none" w:sz="0" w:space="0" w:color="auto"/>
        <w:left w:val="none" w:sz="0" w:space="0" w:color="auto"/>
        <w:bottom w:val="none" w:sz="0" w:space="0" w:color="auto"/>
        <w:right w:val="none" w:sz="0" w:space="0" w:color="auto"/>
      </w:divBdr>
    </w:div>
    <w:div w:id="1668316270">
      <w:bodyDiv w:val="1"/>
      <w:marLeft w:val="0"/>
      <w:marRight w:val="0"/>
      <w:marTop w:val="0"/>
      <w:marBottom w:val="0"/>
      <w:divBdr>
        <w:top w:val="none" w:sz="0" w:space="0" w:color="auto"/>
        <w:left w:val="none" w:sz="0" w:space="0" w:color="auto"/>
        <w:bottom w:val="none" w:sz="0" w:space="0" w:color="auto"/>
        <w:right w:val="none" w:sz="0" w:space="0" w:color="auto"/>
      </w:divBdr>
    </w:div>
    <w:div w:id="1674798668">
      <w:bodyDiv w:val="1"/>
      <w:marLeft w:val="0"/>
      <w:marRight w:val="0"/>
      <w:marTop w:val="0"/>
      <w:marBottom w:val="0"/>
      <w:divBdr>
        <w:top w:val="none" w:sz="0" w:space="0" w:color="auto"/>
        <w:left w:val="none" w:sz="0" w:space="0" w:color="auto"/>
        <w:bottom w:val="none" w:sz="0" w:space="0" w:color="auto"/>
        <w:right w:val="none" w:sz="0" w:space="0" w:color="auto"/>
      </w:divBdr>
    </w:div>
    <w:div w:id="1682010195">
      <w:bodyDiv w:val="1"/>
      <w:marLeft w:val="0"/>
      <w:marRight w:val="0"/>
      <w:marTop w:val="0"/>
      <w:marBottom w:val="0"/>
      <w:divBdr>
        <w:top w:val="none" w:sz="0" w:space="0" w:color="auto"/>
        <w:left w:val="none" w:sz="0" w:space="0" w:color="auto"/>
        <w:bottom w:val="none" w:sz="0" w:space="0" w:color="auto"/>
        <w:right w:val="none" w:sz="0" w:space="0" w:color="auto"/>
      </w:divBdr>
    </w:div>
    <w:div w:id="1733430592">
      <w:bodyDiv w:val="1"/>
      <w:marLeft w:val="0"/>
      <w:marRight w:val="0"/>
      <w:marTop w:val="0"/>
      <w:marBottom w:val="0"/>
      <w:divBdr>
        <w:top w:val="none" w:sz="0" w:space="0" w:color="auto"/>
        <w:left w:val="none" w:sz="0" w:space="0" w:color="auto"/>
        <w:bottom w:val="none" w:sz="0" w:space="0" w:color="auto"/>
        <w:right w:val="none" w:sz="0" w:space="0" w:color="auto"/>
      </w:divBdr>
    </w:div>
    <w:div w:id="1736204336">
      <w:bodyDiv w:val="1"/>
      <w:marLeft w:val="0"/>
      <w:marRight w:val="0"/>
      <w:marTop w:val="0"/>
      <w:marBottom w:val="0"/>
      <w:divBdr>
        <w:top w:val="none" w:sz="0" w:space="0" w:color="auto"/>
        <w:left w:val="none" w:sz="0" w:space="0" w:color="auto"/>
        <w:bottom w:val="none" w:sz="0" w:space="0" w:color="auto"/>
        <w:right w:val="none" w:sz="0" w:space="0" w:color="auto"/>
      </w:divBdr>
    </w:div>
    <w:div w:id="1742411358">
      <w:bodyDiv w:val="1"/>
      <w:marLeft w:val="0"/>
      <w:marRight w:val="0"/>
      <w:marTop w:val="0"/>
      <w:marBottom w:val="0"/>
      <w:divBdr>
        <w:top w:val="none" w:sz="0" w:space="0" w:color="auto"/>
        <w:left w:val="none" w:sz="0" w:space="0" w:color="auto"/>
        <w:bottom w:val="none" w:sz="0" w:space="0" w:color="auto"/>
        <w:right w:val="none" w:sz="0" w:space="0" w:color="auto"/>
      </w:divBdr>
    </w:div>
    <w:div w:id="1773208336">
      <w:bodyDiv w:val="1"/>
      <w:marLeft w:val="0"/>
      <w:marRight w:val="0"/>
      <w:marTop w:val="0"/>
      <w:marBottom w:val="0"/>
      <w:divBdr>
        <w:top w:val="none" w:sz="0" w:space="0" w:color="auto"/>
        <w:left w:val="none" w:sz="0" w:space="0" w:color="auto"/>
        <w:bottom w:val="none" w:sz="0" w:space="0" w:color="auto"/>
        <w:right w:val="none" w:sz="0" w:space="0" w:color="auto"/>
      </w:divBdr>
    </w:div>
    <w:div w:id="1773739335">
      <w:bodyDiv w:val="1"/>
      <w:marLeft w:val="0"/>
      <w:marRight w:val="0"/>
      <w:marTop w:val="0"/>
      <w:marBottom w:val="0"/>
      <w:divBdr>
        <w:top w:val="none" w:sz="0" w:space="0" w:color="auto"/>
        <w:left w:val="none" w:sz="0" w:space="0" w:color="auto"/>
        <w:bottom w:val="none" w:sz="0" w:space="0" w:color="auto"/>
        <w:right w:val="none" w:sz="0" w:space="0" w:color="auto"/>
      </w:divBdr>
    </w:div>
    <w:div w:id="1831603252">
      <w:bodyDiv w:val="1"/>
      <w:marLeft w:val="0"/>
      <w:marRight w:val="0"/>
      <w:marTop w:val="0"/>
      <w:marBottom w:val="0"/>
      <w:divBdr>
        <w:top w:val="none" w:sz="0" w:space="0" w:color="auto"/>
        <w:left w:val="none" w:sz="0" w:space="0" w:color="auto"/>
        <w:bottom w:val="none" w:sz="0" w:space="0" w:color="auto"/>
        <w:right w:val="none" w:sz="0" w:space="0" w:color="auto"/>
      </w:divBdr>
    </w:div>
    <w:div w:id="1834252924">
      <w:bodyDiv w:val="1"/>
      <w:marLeft w:val="0"/>
      <w:marRight w:val="0"/>
      <w:marTop w:val="0"/>
      <w:marBottom w:val="0"/>
      <w:divBdr>
        <w:top w:val="none" w:sz="0" w:space="0" w:color="auto"/>
        <w:left w:val="none" w:sz="0" w:space="0" w:color="auto"/>
        <w:bottom w:val="none" w:sz="0" w:space="0" w:color="auto"/>
        <w:right w:val="none" w:sz="0" w:space="0" w:color="auto"/>
      </w:divBdr>
    </w:div>
    <w:div w:id="1839728476">
      <w:bodyDiv w:val="1"/>
      <w:marLeft w:val="0"/>
      <w:marRight w:val="0"/>
      <w:marTop w:val="0"/>
      <w:marBottom w:val="0"/>
      <w:divBdr>
        <w:top w:val="none" w:sz="0" w:space="0" w:color="auto"/>
        <w:left w:val="none" w:sz="0" w:space="0" w:color="auto"/>
        <w:bottom w:val="none" w:sz="0" w:space="0" w:color="auto"/>
        <w:right w:val="none" w:sz="0" w:space="0" w:color="auto"/>
      </w:divBdr>
    </w:div>
    <w:div w:id="1860390700">
      <w:bodyDiv w:val="1"/>
      <w:marLeft w:val="0"/>
      <w:marRight w:val="0"/>
      <w:marTop w:val="0"/>
      <w:marBottom w:val="0"/>
      <w:divBdr>
        <w:top w:val="none" w:sz="0" w:space="0" w:color="auto"/>
        <w:left w:val="none" w:sz="0" w:space="0" w:color="auto"/>
        <w:bottom w:val="none" w:sz="0" w:space="0" w:color="auto"/>
        <w:right w:val="none" w:sz="0" w:space="0" w:color="auto"/>
      </w:divBdr>
    </w:div>
    <w:div w:id="1875773227">
      <w:bodyDiv w:val="1"/>
      <w:marLeft w:val="0"/>
      <w:marRight w:val="0"/>
      <w:marTop w:val="0"/>
      <w:marBottom w:val="0"/>
      <w:divBdr>
        <w:top w:val="none" w:sz="0" w:space="0" w:color="auto"/>
        <w:left w:val="none" w:sz="0" w:space="0" w:color="auto"/>
        <w:bottom w:val="none" w:sz="0" w:space="0" w:color="auto"/>
        <w:right w:val="none" w:sz="0" w:space="0" w:color="auto"/>
      </w:divBdr>
    </w:div>
    <w:div w:id="1894148018">
      <w:bodyDiv w:val="1"/>
      <w:marLeft w:val="0"/>
      <w:marRight w:val="0"/>
      <w:marTop w:val="0"/>
      <w:marBottom w:val="0"/>
      <w:divBdr>
        <w:top w:val="none" w:sz="0" w:space="0" w:color="auto"/>
        <w:left w:val="none" w:sz="0" w:space="0" w:color="auto"/>
        <w:bottom w:val="none" w:sz="0" w:space="0" w:color="auto"/>
        <w:right w:val="none" w:sz="0" w:space="0" w:color="auto"/>
      </w:divBdr>
    </w:div>
    <w:div w:id="1902474839">
      <w:bodyDiv w:val="1"/>
      <w:marLeft w:val="0"/>
      <w:marRight w:val="0"/>
      <w:marTop w:val="0"/>
      <w:marBottom w:val="0"/>
      <w:divBdr>
        <w:top w:val="none" w:sz="0" w:space="0" w:color="auto"/>
        <w:left w:val="none" w:sz="0" w:space="0" w:color="auto"/>
        <w:bottom w:val="none" w:sz="0" w:space="0" w:color="auto"/>
        <w:right w:val="none" w:sz="0" w:space="0" w:color="auto"/>
      </w:divBdr>
    </w:div>
    <w:div w:id="1935092024">
      <w:bodyDiv w:val="1"/>
      <w:marLeft w:val="0"/>
      <w:marRight w:val="0"/>
      <w:marTop w:val="0"/>
      <w:marBottom w:val="0"/>
      <w:divBdr>
        <w:top w:val="none" w:sz="0" w:space="0" w:color="auto"/>
        <w:left w:val="none" w:sz="0" w:space="0" w:color="auto"/>
        <w:bottom w:val="none" w:sz="0" w:space="0" w:color="auto"/>
        <w:right w:val="none" w:sz="0" w:space="0" w:color="auto"/>
      </w:divBdr>
    </w:div>
    <w:div w:id="1947272366">
      <w:bodyDiv w:val="1"/>
      <w:marLeft w:val="0"/>
      <w:marRight w:val="0"/>
      <w:marTop w:val="0"/>
      <w:marBottom w:val="0"/>
      <w:divBdr>
        <w:top w:val="none" w:sz="0" w:space="0" w:color="auto"/>
        <w:left w:val="none" w:sz="0" w:space="0" w:color="auto"/>
        <w:bottom w:val="none" w:sz="0" w:space="0" w:color="auto"/>
        <w:right w:val="none" w:sz="0" w:space="0" w:color="auto"/>
      </w:divBdr>
    </w:div>
    <w:div w:id="1956403275">
      <w:bodyDiv w:val="1"/>
      <w:marLeft w:val="0"/>
      <w:marRight w:val="0"/>
      <w:marTop w:val="0"/>
      <w:marBottom w:val="0"/>
      <w:divBdr>
        <w:top w:val="none" w:sz="0" w:space="0" w:color="auto"/>
        <w:left w:val="none" w:sz="0" w:space="0" w:color="auto"/>
        <w:bottom w:val="none" w:sz="0" w:space="0" w:color="auto"/>
        <w:right w:val="none" w:sz="0" w:space="0" w:color="auto"/>
      </w:divBdr>
    </w:div>
    <w:div w:id="1957102803">
      <w:bodyDiv w:val="1"/>
      <w:marLeft w:val="0"/>
      <w:marRight w:val="0"/>
      <w:marTop w:val="0"/>
      <w:marBottom w:val="0"/>
      <w:divBdr>
        <w:top w:val="none" w:sz="0" w:space="0" w:color="auto"/>
        <w:left w:val="none" w:sz="0" w:space="0" w:color="auto"/>
        <w:bottom w:val="none" w:sz="0" w:space="0" w:color="auto"/>
        <w:right w:val="none" w:sz="0" w:space="0" w:color="auto"/>
      </w:divBdr>
    </w:div>
    <w:div w:id="1960448207">
      <w:bodyDiv w:val="1"/>
      <w:marLeft w:val="0"/>
      <w:marRight w:val="0"/>
      <w:marTop w:val="0"/>
      <w:marBottom w:val="0"/>
      <w:divBdr>
        <w:top w:val="none" w:sz="0" w:space="0" w:color="auto"/>
        <w:left w:val="none" w:sz="0" w:space="0" w:color="auto"/>
        <w:bottom w:val="none" w:sz="0" w:space="0" w:color="auto"/>
        <w:right w:val="none" w:sz="0" w:space="0" w:color="auto"/>
      </w:divBdr>
    </w:div>
    <w:div w:id="1978489868">
      <w:bodyDiv w:val="1"/>
      <w:marLeft w:val="0"/>
      <w:marRight w:val="0"/>
      <w:marTop w:val="0"/>
      <w:marBottom w:val="0"/>
      <w:divBdr>
        <w:top w:val="none" w:sz="0" w:space="0" w:color="auto"/>
        <w:left w:val="none" w:sz="0" w:space="0" w:color="auto"/>
        <w:bottom w:val="none" w:sz="0" w:space="0" w:color="auto"/>
        <w:right w:val="none" w:sz="0" w:space="0" w:color="auto"/>
      </w:divBdr>
    </w:div>
    <w:div w:id="1982955233">
      <w:bodyDiv w:val="1"/>
      <w:marLeft w:val="0"/>
      <w:marRight w:val="0"/>
      <w:marTop w:val="0"/>
      <w:marBottom w:val="0"/>
      <w:divBdr>
        <w:top w:val="none" w:sz="0" w:space="0" w:color="auto"/>
        <w:left w:val="none" w:sz="0" w:space="0" w:color="auto"/>
        <w:bottom w:val="none" w:sz="0" w:space="0" w:color="auto"/>
        <w:right w:val="none" w:sz="0" w:space="0" w:color="auto"/>
      </w:divBdr>
      <w:divsChild>
        <w:div w:id="936333825">
          <w:marLeft w:val="0"/>
          <w:marRight w:val="0"/>
          <w:marTop w:val="0"/>
          <w:marBottom w:val="0"/>
          <w:divBdr>
            <w:top w:val="none" w:sz="0" w:space="0" w:color="auto"/>
            <w:left w:val="none" w:sz="0" w:space="0" w:color="auto"/>
            <w:bottom w:val="none" w:sz="0" w:space="0" w:color="auto"/>
            <w:right w:val="none" w:sz="0" w:space="0" w:color="auto"/>
          </w:divBdr>
          <w:divsChild>
            <w:div w:id="1906379827">
              <w:marLeft w:val="0"/>
              <w:marRight w:val="0"/>
              <w:marTop w:val="0"/>
              <w:marBottom w:val="0"/>
              <w:divBdr>
                <w:top w:val="none" w:sz="0" w:space="0" w:color="auto"/>
                <w:left w:val="none" w:sz="0" w:space="0" w:color="auto"/>
                <w:bottom w:val="none" w:sz="0" w:space="0" w:color="auto"/>
                <w:right w:val="none" w:sz="0" w:space="0" w:color="auto"/>
              </w:divBdr>
            </w:div>
            <w:div w:id="1367757688">
              <w:marLeft w:val="0"/>
              <w:marRight w:val="0"/>
              <w:marTop w:val="0"/>
              <w:marBottom w:val="0"/>
              <w:divBdr>
                <w:top w:val="none" w:sz="0" w:space="0" w:color="auto"/>
                <w:left w:val="none" w:sz="0" w:space="0" w:color="auto"/>
                <w:bottom w:val="none" w:sz="0" w:space="0" w:color="auto"/>
                <w:right w:val="none" w:sz="0" w:space="0" w:color="auto"/>
              </w:divBdr>
              <w:divsChild>
                <w:div w:id="1012226894">
                  <w:marLeft w:val="0"/>
                  <w:marRight w:val="0"/>
                  <w:marTop w:val="0"/>
                  <w:marBottom w:val="0"/>
                  <w:divBdr>
                    <w:top w:val="none" w:sz="0" w:space="0" w:color="auto"/>
                    <w:left w:val="none" w:sz="0" w:space="0" w:color="auto"/>
                    <w:bottom w:val="none" w:sz="0" w:space="0" w:color="auto"/>
                    <w:right w:val="none" w:sz="0" w:space="0" w:color="auto"/>
                  </w:divBdr>
                  <w:divsChild>
                    <w:div w:id="213898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356431">
              <w:marLeft w:val="0"/>
              <w:marRight w:val="0"/>
              <w:marTop w:val="0"/>
              <w:marBottom w:val="0"/>
              <w:divBdr>
                <w:top w:val="none" w:sz="0" w:space="0" w:color="auto"/>
                <w:left w:val="none" w:sz="0" w:space="0" w:color="auto"/>
                <w:bottom w:val="none" w:sz="0" w:space="0" w:color="auto"/>
                <w:right w:val="none" w:sz="0" w:space="0" w:color="auto"/>
              </w:divBdr>
              <w:divsChild>
                <w:div w:id="83055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904170">
          <w:marLeft w:val="0"/>
          <w:marRight w:val="0"/>
          <w:marTop w:val="0"/>
          <w:marBottom w:val="0"/>
          <w:divBdr>
            <w:top w:val="none" w:sz="0" w:space="0" w:color="auto"/>
            <w:left w:val="none" w:sz="0" w:space="0" w:color="auto"/>
            <w:bottom w:val="none" w:sz="0" w:space="0" w:color="auto"/>
            <w:right w:val="none" w:sz="0" w:space="0" w:color="auto"/>
          </w:divBdr>
          <w:divsChild>
            <w:div w:id="322198711">
              <w:marLeft w:val="0"/>
              <w:marRight w:val="0"/>
              <w:marTop w:val="0"/>
              <w:marBottom w:val="0"/>
              <w:divBdr>
                <w:top w:val="none" w:sz="0" w:space="0" w:color="auto"/>
                <w:left w:val="none" w:sz="0" w:space="0" w:color="auto"/>
                <w:bottom w:val="none" w:sz="0" w:space="0" w:color="auto"/>
                <w:right w:val="none" w:sz="0" w:space="0" w:color="auto"/>
              </w:divBdr>
              <w:divsChild>
                <w:div w:id="154734123">
                  <w:marLeft w:val="0"/>
                  <w:marRight w:val="0"/>
                  <w:marTop w:val="0"/>
                  <w:marBottom w:val="0"/>
                  <w:divBdr>
                    <w:top w:val="none" w:sz="0" w:space="0" w:color="auto"/>
                    <w:left w:val="none" w:sz="0" w:space="0" w:color="auto"/>
                    <w:bottom w:val="none" w:sz="0" w:space="0" w:color="auto"/>
                    <w:right w:val="none" w:sz="0" w:space="0" w:color="auto"/>
                  </w:divBdr>
                  <w:divsChild>
                    <w:div w:id="5178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522436">
      <w:bodyDiv w:val="1"/>
      <w:marLeft w:val="0"/>
      <w:marRight w:val="0"/>
      <w:marTop w:val="0"/>
      <w:marBottom w:val="0"/>
      <w:divBdr>
        <w:top w:val="none" w:sz="0" w:space="0" w:color="auto"/>
        <w:left w:val="none" w:sz="0" w:space="0" w:color="auto"/>
        <w:bottom w:val="none" w:sz="0" w:space="0" w:color="auto"/>
        <w:right w:val="none" w:sz="0" w:space="0" w:color="auto"/>
      </w:divBdr>
    </w:div>
    <w:div w:id="2003308668">
      <w:bodyDiv w:val="1"/>
      <w:marLeft w:val="0"/>
      <w:marRight w:val="0"/>
      <w:marTop w:val="0"/>
      <w:marBottom w:val="0"/>
      <w:divBdr>
        <w:top w:val="none" w:sz="0" w:space="0" w:color="auto"/>
        <w:left w:val="none" w:sz="0" w:space="0" w:color="auto"/>
        <w:bottom w:val="none" w:sz="0" w:space="0" w:color="auto"/>
        <w:right w:val="none" w:sz="0" w:space="0" w:color="auto"/>
      </w:divBdr>
    </w:div>
    <w:div w:id="2021815759">
      <w:bodyDiv w:val="1"/>
      <w:marLeft w:val="0"/>
      <w:marRight w:val="0"/>
      <w:marTop w:val="0"/>
      <w:marBottom w:val="0"/>
      <w:divBdr>
        <w:top w:val="none" w:sz="0" w:space="0" w:color="auto"/>
        <w:left w:val="none" w:sz="0" w:space="0" w:color="auto"/>
        <w:bottom w:val="none" w:sz="0" w:space="0" w:color="auto"/>
        <w:right w:val="none" w:sz="0" w:space="0" w:color="auto"/>
      </w:divBdr>
    </w:div>
    <w:div w:id="2031948806">
      <w:bodyDiv w:val="1"/>
      <w:marLeft w:val="0"/>
      <w:marRight w:val="0"/>
      <w:marTop w:val="0"/>
      <w:marBottom w:val="0"/>
      <w:divBdr>
        <w:top w:val="none" w:sz="0" w:space="0" w:color="auto"/>
        <w:left w:val="none" w:sz="0" w:space="0" w:color="auto"/>
        <w:bottom w:val="none" w:sz="0" w:space="0" w:color="auto"/>
        <w:right w:val="none" w:sz="0" w:space="0" w:color="auto"/>
      </w:divBdr>
    </w:div>
    <w:div w:id="2032411453">
      <w:bodyDiv w:val="1"/>
      <w:marLeft w:val="0"/>
      <w:marRight w:val="0"/>
      <w:marTop w:val="0"/>
      <w:marBottom w:val="0"/>
      <w:divBdr>
        <w:top w:val="none" w:sz="0" w:space="0" w:color="auto"/>
        <w:left w:val="none" w:sz="0" w:space="0" w:color="auto"/>
        <w:bottom w:val="none" w:sz="0" w:space="0" w:color="auto"/>
        <w:right w:val="none" w:sz="0" w:space="0" w:color="auto"/>
      </w:divBdr>
    </w:div>
    <w:div w:id="2047683222">
      <w:bodyDiv w:val="1"/>
      <w:marLeft w:val="0"/>
      <w:marRight w:val="0"/>
      <w:marTop w:val="0"/>
      <w:marBottom w:val="0"/>
      <w:divBdr>
        <w:top w:val="none" w:sz="0" w:space="0" w:color="auto"/>
        <w:left w:val="none" w:sz="0" w:space="0" w:color="auto"/>
        <w:bottom w:val="none" w:sz="0" w:space="0" w:color="auto"/>
        <w:right w:val="none" w:sz="0" w:space="0" w:color="auto"/>
      </w:divBdr>
    </w:div>
    <w:div w:id="2057466827">
      <w:bodyDiv w:val="1"/>
      <w:marLeft w:val="0"/>
      <w:marRight w:val="0"/>
      <w:marTop w:val="0"/>
      <w:marBottom w:val="0"/>
      <w:divBdr>
        <w:top w:val="none" w:sz="0" w:space="0" w:color="auto"/>
        <w:left w:val="none" w:sz="0" w:space="0" w:color="auto"/>
        <w:bottom w:val="none" w:sz="0" w:space="0" w:color="auto"/>
        <w:right w:val="none" w:sz="0" w:space="0" w:color="auto"/>
      </w:divBdr>
    </w:div>
    <w:div w:id="2068258081">
      <w:bodyDiv w:val="1"/>
      <w:marLeft w:val="0"/>
      <w:marRight w:val="0"/>
      <w:marTop w:val="0"/>
      <w:marBottom w:val="0"/>
      <w:divBdr>
        <w:top w:val="none" w:sz="0" w:space="0" w:color="auto"/>
        <w:left w:val="none" w:sz="0" w:space="0" w:color="auto"/>
        <w:bottom w:val="none" w:sz="0" w:space="0" w:color="auto"/>
        <w:right w:val="none" w:sz="0" w:space="0" w:color="auto"/>
      </w:divBdr>
      <w:divsChild>
        <w:div w:id="1251038958">
          <w:marLeft w:val="0"/>
          <w:marRight w:val="0"/>
          <w:marTop w:val="0"/>
          <w:marBottom w:val="0"/>
          <w:divBdr>
            <w:top w:val="none" w:sz="0" w:space="0" w:color="auto"/>
            <w:left w:val="none" w:sz="0" w:space="0" w:color="auto"/>
            <w:bottom w:val="none" w:sz="0" w:space="0" w:color="auto"/>
            <w:right w:val="none" w:sz="0" w:space="0" w:color="auto"/>
          </w:divBdr>
          <w:divsChild>
            <w:div w:id="810443498">
              <w:marLeft w:val="0"/>
              <w:marRight w:val="0"/>
              <w:marTop w:val="0"/>
              <w:marBottom w:val="0"/>
              <w:divBdr>
                <w:top w:val="none" w:sz="0" w:space="0" w:color="auto"/>
                <w:left w:val="none" w:sz="0" w:space="0" w:color="auto"/>
                <w:bottom w:val="none" w:sz="0" w:space="0" w:color="auto"/>
                <w:right w:val="none" w:sz="0" w:space="0" w:color="auto"/>
              </w:divBdr>
              <w:divsChild>
                <w:div w:id="738869777">
                  <w:marLeft w:val="0"/>
                  <w:marRight w:val="0"/>
                  <w:marTop w:val="0"/>
                  <w:marBottom w:val="0"/>
                  <w:divBdr>
                    <w:top w:val="none" w:sz="0" w:space="0" w:color="auto"/>
                    <w:left w:val="none" w:sz="0" w:space="0" w:color="auto"/>
                    <w:bottom w:val="none" w:sz="0" w:space="0" w:color="auto"/>
                    <w:right w:val="none" w:sz="0" w:space="0" w:color="auto"/>
                  </w:divBdr>
                  <w:divsChild>
                    <w:div w:id="1261795501">
                      <w:marLeft w:val="0"/>
                      <w:marRight w:val="0"/>
                      <w:marTop w:val="0"/>
                      <w:marBottom w:val="0"/>
                      <w:divBdr>
                        <w:top w:val="none" w:sz="0" w:space="0" w:color="auto"/>
                        <w:left w:val="none" w:sz="0" w:space="0" w:color="auto"/>
                        <w:bottom w:val="none" w:sz="0" w:space="0" w:color="auto"/>
                        <w:right w:val="none" w:sz="0" w:space="0" w:color="auto"/>
                      </w:divBdr>
                      <w:divsChild>
                        <w:div w:id="175727698">
                          <w:marLeft w:val="0"/>
                          <w:marRight w:val="0"/>
                          <w:marTop w:val="0"/>
                          <w:marBottom w:val="0"/>
                          <w:divBdr>
                            <w:top w:val="none" w:sz="0" w:space="0" w:color="auto"/>
                            <w:left w:val="none" w:sz="0" w:space="0" w:color="auto"/>
                            <w:bottom w:val="none" w:sz="0" w:space="0" w:color="auto"/>
                            <w:right w:val="none" w:sz="0" w:space="0" w:color="auto"/>
                          </w:divBdr>
                          <w:divsChild>
                            <w:div w:id="66743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1049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https://www.frontiersin.org/journals/applied-mathematics-and-statistics/articles/10.3389/fams.2020.571544/full" TargetMode="External"/><Relationship Id="rId50" Type="http://schemas.openxmlformats.org/officeDocument/2006/relationships/hyperlink" Target="https://www.ncbi.nlm.nih.gov/pmc/articles/PMC9070409/pdf/CMMM2022-1556025.pdf" TargetMode="External"/><Relationship Id="rId55" Type="http://schemas.openxmlformats.org/officeDocument/2006/relationships/hyperlink" Target="https://www.kaggle.com/datasets/albertovidalrod/uk-daily-covid-data-countries-and-regions/dat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kaggle.com/datasets/albertovidalrod/uk-daily-covid-data-countries-and-regions/data" TargetMode="External"/><Relationship Id="rId29" Type="http://schemas.openxmlformats.org/officeDocument/2006/relationships/image" Target="media/image15.png"/><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www.kaggle.com/datasets/albertovidalrod/uk-daily-covid-data-countries-and-regions" TargetMode="External"/><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5.png"/><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facebook.github.io/prophet/docs/diagnostics.html" TargetMode="External"/><Relationship Id="rId56" Type="http://schemas.openxmlformats.org/officeDocument/2006/relationships/hyperlink" Target="https://www.england.nhs.uk/2021/06/nhs-covid-vaccine-first-dose-drive-enters-the-home-straight-as-final-cohort-called-forward/" TargetMode="External"/><Relationship Id="rId8" Type="http://schemas.openxmlformats.org/officeDocument/2006/relationships/image" Target="media/image1.png"/><Relationship Id="rId51" Type="http://schemas.openxmlformats.org/officeDocument/2006/relationships/hyperlink" Target="https://www.instituteforgovernment.org.uk/sites/default/files/2022-12/timeline-coronavirus-lockdown-december-2021.pdf" TargetMode="Externa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www.researchgate.net/profile/Ouadoud-Mohammed-2/publication/344866592_Covid-19_forecasting_in_Morocco_using_FBprophet_Facebook's_Framework_in_Python/links/5f94bc88a6fdccfd7b7d5d43/Covid-19-forecasting-in-Morocco-using-FBprophet-Facebooks-Framework-in-Python.pdf" TargetMode="External"/><Relationship Id="rId59"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hyperlink" Target="https://data.who.int/dashboards/covid19/deaths?n=c"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kaggle.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www.researchgate.net/profile/Mashael-Khayyat-2/publication/349833934_Time_Series_Facebook_Prophet_Model_and_Python_for_COVID-19_Outbreak_Prediction/links/604319e292851c077f1c8b58/Time-Series-Facebook-Prophet-Model-and-Python-for-COVID-19-Outbreak-Prediction.pdf" TargetMode="External"/><Relationship Id="rId57" Type="http://schemas.openxmlformats.org/officeDocument/2006/relationships/hyperlink" Target="https://www.england.nhs.uk/2021/09/nhs-begins-covid-19-booster-vaccination-campaign/" TargetMode="External"/><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www.emerald.com/insight/content/doi/10.1108/ACI-09-2020-0059/full/pdf" TargetMode="External"/><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customXml" Target="ink/ink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26T16:39:37.670"/>
    </inkml:context>
    <inkml:brush xml:id="br0">
      <inkml:brushProperty name="width" value="0.035" units="cm"/>
      <inkml:brushProperty name="height" value="0.035" units="cm"/>
    </inkml:brush>
  </inkml:definitions>
  <inkml:trace contextRef="#ctx0" brushRef="#br0">1207 1958 24575,'-1'-17'0,"2"1"0,0-1 0,1 0 0,1 0 0,0 0 0,1 1 0,1 0 0,1 0 0,0 0 0,1 0 0,0 1 0,17-23 0,17-31 0,58-132 0,-83 167 0,34-55 0,-50 89 0,0 0 0,0 0 0,0-1 0,0 1 0,0 0 0,0-1 0,0 1 0,1 0 0,-1 0 0,0-1 0,0 1 0,0 0 0,0 0 0,0 0 0,1-1 0,-1 1 0,0 0 0,0 0 0,0 0 0,1-1 0,-1 1 0,0 0 0,0 0 0,1 0 0,-1 0 0,0 0 0,0 0 0,1 0 0,-1 0 0,0-1 0,1 1 0,-1 0 0,0 0 0,0 0 0,1 0 0,-1 0 0,0 0 0,1 1 0,-1-1 0,0 0 0,0 0 0,1 0 0,-1 0 0,0 0 0,0 0 0,1 0 0,-1 0 0,0 1 0,6 17 0,-3 28 0,-3-46 0,-3 77 0,1-47 0,1 0 0,5 49 0,-4-79 0,0 0 0,0 0 0,0 1 0,0-1 0,0 0 0,0 0 0,0 1 0,0-1 0,0 0 0,0 0 0,0 1 0,0-1 0,0 0 0,0 1 0,0-1 0,0 0 0,0 0 0,0 1 0,1-1 0,-1 0 0,0 0 0,0 0 0,0 1 0,0-1 0,1 0 0,-1 0 0,0 0 0,0 1 0,0-1 0,1 0 0,-1 0 0,0 0 0,0 0 0,1 1 0,-1-1 0,0 0 0,0 0 0,1 0 0,-1 0 0,0 0 0,0 0 0,1 0 0,-1 0 0,0 0 0,0 0 0,1 0 0,-1 0 0,0 0 0,0 0 0,1 0 0,-1 0 0,1-1 0,13-15 0,7-25 0,-1-12 0,-3-2 0,16-88 0,-12 47 0,0-17 0,-21 140 0,1-6 0,-1 0 0,-4 31 0,-6-18 0,-1 0 0,-1 0 0,-20 38 0,-22 59 0,48-105 0,2 1 0,1 0 0,1 0 0,1 1 0,5 52 0,-1 0 0,0-28 0,-2-33 0,0-1 0,-1 1 0,0-1 0,-2 0 0,-5 28 0,7-46 0,0 1 0,0-1 0,0 1 0,0-1 0,0 1 0,0-1 0,0 0 0,0 1 0,0-1 0,-1 1 0,1-1 0,0 1 0,0-1 0,0 0 0,0 1 0,-1-1 0,1 0 0,0 1 0,0-1 0,-1 0 0,1 1 0,0-1 0,-1 0 0,1 0 0,0 1 0,-1-1 0,1 0 0,-1 0 0,1 1 0,0-1 0,-1 0 0,0 0 0,-4-13 0,2-26 0,19-42 0,3 0 0,4 2 0,4 0 0,59-124 0,-53 149 0,-25 42 0,0-1 0,-1 0 0,7-16 0,-9 16 0,19-44 0,-23 55 0,0 1 0,0-1 0,0 0 0,0 0 0,0 1 0,0-1 0,0 1 0,1-1 0,-1 1 0,0 0 0,1 0 0,-1-1 0,1 1 0,0 0 0,-1 0 0,1 0 0,0 1 0,0-1 0,0 0 0,-1 1 0,1-1 0,0 1 0,0-1 0,0 1 0,2 0 0,-2 0 0,0 1 0,-1 0 0,1 0 0,-1-1 0,0 1 0,1 0 0,-1 0 0,0 0 0,1 1 0,-1-1 0,0 0 0,0 0 0,0 1 0,0-1 0,0 0 0,0 1 0,0-1 0,-1 1 0,1-1 0,0 1 0,-1 0 0,0-1 0,1 1 0,-1 0 0,0-1 0,1 3 0,2 50 0,-3-47 0,-2 234 0,3-229 0,4-11 0,10-24 0,15-45 0,-29 65 0,1-4 0,13-26 0,-8 29 0,-3 21 0,-3 203 0,-4-106 0,9-116 0,6-15 0,12-22 0,20-36 0,88-113 0,-35 54 0,-8 7 0,-11 17 0,88-165 0,67-254 0,-223 503 0,24-74 0,-27 73 0,2 0 0,0 0 0,2 1 0,14-24 0,-25 49 0,0 1 0,0 0 0,0-1 0,0 1 0,0-1 0,0 1 0,0 0 0,1-1 0,-1 1 0,0 0 0,0-1 0,0 1 0,0 0 0,0-1 0,1 1 0,-1 0 0,0-1 0,0 1 0,1 0 0,-1 0 0,0-1 0,0 1 0,1 0 0,-1 0 0,0-1 0,1 1 0,-1 0 0,0 0 0,1 0 0,-1 0 0,0 0 0,1 0 0,-1-1 0,1 1 0,-1 0 0,0 0 0,1 0 0,-1 0 0,0 0 0,1 0 0,-1 0 0,0 0 0,1 1 0,-1-1 0,1 0 0,1 22 0,-10 35 0,8-55 0,-29 166 0,-82 264 0,-1-97 0,-52 140 0,61-139 0,98-320 0,-1 0 0,0 0 0,-1 0 0,-13 21 0,44-116 0,56-135 0,-5 16 0,32-92 0,-84 243 0,-22 45 0,0 0 0,-1 0 0,1 1 0,0-1 0,0 0 0,0 1 0,1-1 0,-1 1 0,0-1 0,1 1 0,-1 0 0,0-1 0,1 1 0,0 0 0,-1 0 0,1 0 0,-1 0 0,1 0 0,0 1 0,0-1 0,0 1 0,0-1 0,2 0 0,-2 2 0,-1 0 0,0 0 0,0 0 0,0 0 0,1 0 0,-1 0 0,0 0 0,0 0 0,0 1 0,0-1 0,-1 0 0,1 1 0,0-1 0,-1 0 0,1 1 0,0-1 0,-1 1 0,0-1 0,1 1 0,-1-1 0,0 1 0,0 1 0,4 42 0,-4-39 0,-2 331 0,-2-287 0,-2 0 0,-2 0 0,-18 60 0,-6-17 0,55-156 0,16-66 0,-18 54 0,35-165 0,12-38 0,-67 274 0,0 0 0,1 0 0,0 0 0,0 0 0,0 0 0,0 0 0,1 0 0,0 1 0,4-6 0,-7 9 0,1 0 0,-1-1 0,0 1 0,1 0 0,-1 0 0,0-1 0,1 1 0,-1 0 0,1 0 0,-1 0 0,0 0 0,1-1 0,-1 1 0,1 0 0,-1 0 0,1 0 0,-1 0 0,0 0 0,1 0 0,-1 0 0,1 0 0,-1 0 0,1 1 0,-1-1 0,0 0 0,1 0 0,-1 0 0,1 0 0,-1 1 0,0-1 0,1 0 0,-1 0 0,1 1 0,0 1 0,1 0 0,-1 0 0,0 0 0,0 0 0,0 1 0,0-1 0,0 0 0,0 0 0,-1 1 0,1 3 0,5 36 0,-3-1 0,-1 1 0,-6 54 0,2-9 0,0-50 0,-1-1 0,-16 70 0,33-151 0,2 1 0,44-83 0,6-15 0,147-327 0,-121 278 0,-67 139 0,2 1 0,3 1 0,1 2 0,3 1 0,45-49 0,-78 95 0,0-1 0,1 1 0,-1 0 0,0-1 0,0 1 0,1 0 0,-1 0 0,0 0 0,1 0 0,-1 0 0,1 0 0,0 0 0,-1 1 0,1-1 0,0 0 0,-1 1 0,1-1 0,0 1 0,0 0 0,2-1 0,-3 2 0,0-1 0,0 1 0,0 0 0,0-1 0,0 1 0,0 0 0,0 0 0,0 0 0,0 0 0,-1 0 0,1 0 0,0 0 0,-1 0 0,1 0 0,-1 0 0,1 0 0,-1 0 0,1 0 0,-1 0 0,0 0 0,1 1 0,-1 0 0,2 14 0,0-1 0,-1 1 0,-2 24 0,1-28 0,-19 402 0,6-297 0,-42 183 0,-32 59 0,86-355 0,-2 11 0,-1 0 0,-1 0 0,0 0 0,-7 14 0,6-27 0,2-13 0,3-17 0,10-54 0,37-141 0,1-10 0,23-119 0,-46 241 0,-14 60 0,-6 25 0,1 1 0,1-1 0,1 1 0,1 0 0,1 1 0,23-43 0,-31 66 0,-1 1 0,0 0 0,0-1 0,1 1 0,-1 0 0,0 0 0,1-1 0,-1 1 0,0 0 0,1 0 0,-1-1 0,0 1 0,1 0 0,-1 0 0,1 0 0,-1 0 0,0-1 0,1 1 0,-1 0 0,1 0 0,-1 0 0,0 0 0,1 0 0,-1 0 0,1 0 0,-1 0 0,1 0 0,-1 1 0,0-1 0,1 0 0,-1 0 0,1 0 0,-1 0 0,0 0 0,1 1 0,-1-1 0,0 0 0,1 0 0,-1 1 0,0-1 0,1 0 0,-1 1 0,0-1 0,0 0 0,1 1 0,-1-1 0,0 0 0,0 1 0,0-1 0,1 0 0,-1 1 0,0-1 0,0 1 0,0-1 0,0 1 0,0-1 0,0 0 0,0 1 0,0-1 0,0 1 0,0 0 0,9 31 0,-9-30 0,10 64 0,-4 1 0,-2 0 0,-7 92 0,0-36 0,3-5 0,-5 1 0,-28 160 0,27-237 0,2-1 0,1 49 0,-1 15 0,4-103 0,0 0 0,0 1 0,0-1 0,-1 0 0,1 0 0,-1 1 0,0-1 0,1 0 0,-1 0 0,0 0 0,0 0 0,0 0 0,-1 0 0,1 0 0,0 0 0,-1-1 0,1 1 0,-1 0 0,0-1 0,0 1 0,1-1 0,-1 0 0,0 0 0,0 1 0,0-1 0,0 0 0,0-1 0,-1 1 0,1 0 0,0-1 0,0 1 0,0-1 0,-1 0 0,1 1 0,0-1 0,-3 0 0,-9-1 0,0-1 0,0 0 0,0 0 0,-24-9 0,19 6 0,-330-100-129,-50-11-432,-385-54-781,78 79 1342,330 54-289,-111-5-137,93 16 3173,1340 30-3183,1266-5-6239,-1456-1 7254,-2 1 3726,-752 1-4345,21 2 1006,-23-3-971,0 1 0,1 0 0,-1 0 0,0 0 0,1 0 0,-1 0 0,1 0 0,-1 0 0,0 0 1,1 0-1,-1 1 0,0-1 0,1 0 0,-1 0 0,0 0 0,1 0 0,-1 0 0,0 1 0,1-1 0,-1 0 0,0 0 0,1 0 0,-1 1 0,0-1 0,0 0 0,1 1 1,-1-1-1,0 0 0,0 0 0,1 1 0,-1-1 0,0 1 0,0-1 0,0 0 0,0 1 0,0-1 0,0 0 0,0 1 0,0-1 0,0 0 0,1 1 0,-2 0 0,-3 4-6672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7A72A8-4295-4B33-B2E2-5FBFE41ABE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60</Pages>
  <Words>17986</Words>
  <Characters>102526</Characters>
  <Application>Microsoft Office Word</Application>
  <DocSecurity>0</DocSecurity>
  <Lines>854</Lines>
  <Paragraphs>240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Enes Karaduman</dc:creator>
  <cp:keywords/>
  <dc:description/>
  <cp:lastModifiedBy>Enes Karaduman</cp:lastModifiedBy>
  <cp:revision>1102</cp:revision>
  <dcterms:created xsi:type="dcterms:W3CDTF">2024-07-23T21:10:00Z</dcterms:created>
  <dcterms:modified xsi:type="dcterms:W3CDTF">2024-08-26T17:18:00Z</dcterms:modified>
</cp:coreProperties>
</file>